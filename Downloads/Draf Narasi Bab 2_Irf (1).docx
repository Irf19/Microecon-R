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5DAC" w:rsidRDefault="00855DAC" w:rsidP="00855DAC">
      <w:pPr>
        <w:ind w:left="149"/>
        <w:rPr>
          <w:rFonts w:ascii="Arial" w:eastAsia="Arial" w:hAnsi="Arial" w:cs="Arial"/>
          <w:sz w:val="24"/>
          <w:szCs w:val="24"/>
        </w:rPr>
      </w:pPr>
      <w:r>
        <w:rPr>
          <w:rFonts w:ascii="Arial" w:eastAsia="Arial" w:hAnsi="Arial" w:cs="Arial"/>
          <w:b/>
          <w:spacing w:val="-2"/>
          <w:sz w:val="24"/>
          <w:szCs w:val="24"/>
        </w:rPr>
        <w:t>S</w:t>
      </w:r>
      <w:r>
        <w:rPr>
          <w:rFonts w:ascii="Arial" w:eastAsia="Arial" w:hAnsi="Arial" w:cs="Arial"/>
          <w:b/>
          <w:sz w:val="24"/>
          <w:szCs w:val="24"/>
        </w:rPr>
        <w:t>i</w:t>
      </w:r>
      <w:r>
        <w:rPr>
          <w:rFonts w:ascii="Arial" w:eastAsia="Arial" w:hAnsi="Arial" w:cs="Arial"/>
          <w:b/>
          <w:spacing w:val="1"/>
          <w:sz w:val="24"/>
          <w:szCs w:val="24"/>
        </w:rPr>
        <w:t>s</w:t>
      </w:r>
      <w:r>
        <w:rPr>
          <w:rFonts w:ascii="Arial" w:eastAsia="Arial" w:hAnsi="Arial" w:cs="Arial"/>
          <w:b/>
          <w:sz w:val="24"/>
          <w:szCs w:val="24"/>
        </w:rPr>
        <w:t>tem</w:t>
      </w:r>
      <w:r>
        <w:rPr>
          <w:rFonts w:ascii="Arial" w:eastAsia="Arial" w:hAnsi="Arial" w:cs="Arial"/>
          <w:b/>
          <w:spacing w:val="-1"/>
          <w:sz w:val="24"/>
          <w:szCs w:val="24"/>
        </w:rPr>
        <w:t xml:space="preserve"> </w:t>
      </w:r>
      <w:r>
        <w:rPr>
          <w:rFonts w:ascii="Arial" w:eastAsia="Arial" w:hAnsi="Arial" w:cs="Arial"/>
          <w:b/>
          <w:sz w:val="24"/>
          <w:szCs w:val="24"/>
        </w:rPr>
        <w:t>P</w:t>
      </w:r>
      <w:r>
        <w:rPr>
          <w:rFonts w:ascii="Arial" w:eastAsia="Arial" w:hAnsi="Arial" w:cs="Arial"/>
          <w:b/>
          <w:spacing w:val="1"/>
          <w:sz w:val="24"/>
          <w:szCs w:val="24"/>
        </w:rPr>
        <w:t>e</w:t>
      </w:r>
      <w:r>
        <w:rPr>
          <w:rFonts w:ascii="Arial" w:eastAsia="Arial" w:hAnsi="Arial" w:cs="Arial"/>
          <w:b/>
          <w:sz w:val="24"/>
          <w:szCs w:val="24"/>
        </w:rPr>
        <w:t>n</w:t>
      </w:r>
      <w:r>
        <w:rPr>
          <w:rFonts w:ascii="Arial" w:eastAsia="Arial" w:hAnsi="Arial" w:cs="Arial"/>
          <w:b/>
          <w:spacing w:val="-2"/>
          <w:sz w:val="24"/>
          <w:szCs w:val="24"/>
        </w:rPr>
        <w:t>j</w:t>
      </w:r>
      <w:r>
        <w:rPr>
          <w:rFonts w:ascii="Arial" w:eastAsia="Arial" w:hAnsi="Arial" w:cs="Arial"/>
          <w:b/>
          <w:spacing w:val="1"/>
          <w:sz w:val="24"/>
          <w:szCs w:val="24"/>
        </w:rPr>
        <w:t>a</w:t>
      </w:r>
      <w:r>
        <w:rPr>
          <w:rFonts w:ascii="Arial" w:eastAsia="Arial" w:hAnsi="Arial" w:cs="Arial"/>
          <w:b/>
          <w:sz w:val="24"/>
          <w:szCs w:val="24"/>
        </w:rPr>
        <w:t>min</w:t>
      </w:r>
      <w:r>
        <w:rPr>
          <w:rFonts w:ascii="Arial" w:eastAsia="Arial" w:hAnsi="Arial" w:cs="Arial"/>
          <w:b/>
          <w:spacing w:val="-1"/>
          <w:sz w:val="24"/>
          <w:szCs w:val="24"/>
        </w:rPr>
        <w:t>a</w:t>
      </w:r>
      <w:r>
        <w:rPr>
          <w:rFonts w:ascii="Arial" w:eastAsia="Arial" w:hAnsi="Arial" w:cs="Arial"/>
          <w:b/>
          <w:sz w:val="24"/>
          <w:szCs w:val="24"/>
        </w:rPr>
        <w:t>n M</w:t>
      </w:r>
      <w:r>
        <w:rPr>
          <w:rFonts w:ascii="Arial" w:eastAsia="Arial" w:hAnsi="Arial" w:cs="Arial"/>
          <w:b/>
          <w:spacing w:val="-1"/>
          <w:sz w:val="24"/>
          <w:szCs w:val="24"/>
        </w:rPr>
        <w:t>u</w:t>
      </w:r>
      <w:r>
        <w:rPr>
          <w:rFonts w:ascii="Arial" w:eastAsia="Arial" w:hAnsi="Arial" w:cs="Arial"/>
          <w:b/>
          <w:sz w:val="24"/>
          <w:szCs w:val="24"/>
        </w:rPr>
        <w:t>tu</w:t>
      </w:r>
    </w:p>
    <w:p w:rsidR="00855DAC" w:rsidRDefault="00855DAC" w:rsidP="00855DAC">
      <w:pPr>
        <w:spacing w:line="160" w:lineRule="exact"/>
        <w:rPr>
          <w:sz w:val="16"/>
          <w:szCs w:val="16"/>
        </w:rPr>
      </w:pPr>
    </w:p>
    <w:p w:rsidR="00855DAC" w:rsidRDefault="00855DAC" w:rsidP="00855DAC">
      <w:pPr>
        <w:spacing w:line="200" w:lineRule="exact"/>
      </w:pPr>
    </w:p>
    <w:p w:rsidR="00855DAC" w:rsidRDefault="00855DAC" w:rsidP="00855DAC">
      <w:pPr>
        <w:ind w:left="149"/>
        <w:rPr>
          <w:rFonts w:ascii="Arial" w:eastAsia="Arial" w:hAnsi="Arial" w:cs="Arial"/>
          <w:sz w:val="24"/>
          <w:szCs w:val="24"/>
        </w:rPr>
      </w:pPr>
      <w:r>
        <w:rPr>
          <w:rFonts w:ascii="Arial" w:eastAsia="Arial" w:hAnsi="Arial" w:cs="Arial"/>
          <w:spacing w:val="1"/>
          <w:sz w:val="24"/>
          <w:szCs w:val="24"/>
        </w:rPr>
        <w:t>2</w:t>
      </w:r>
      <w:r>
        <w:rPr>
          <w:rFonts w:ascii="Arial" w:eastAsia="Arial" w:hAnsi="Arial" w:cs="Arial"/>
          <w:sz w:val="24"/>
          <w:szCs w:val="24"/>
        </w:rPr>
        <w:t>.1</w:t>
      </w:r>
      <w:r>
        <w:rPr>
          <w:rFonts w:ascii="Arial" w:eastAsia="Arial" w:hAnsi="Arial" w:cs="Arial"/>
          <w:spacing w:val="2"/>
          <w:sz w:val="24"/>
          <w:szCs w:val="24"/>
        </w:rPr>
        <w:t xml:space="preserve"> </w:t>
      </w:r>
      <w:r>
        <w:rPr>
          <w:rFonts w:ascii="Arial" w:eastAsia="Arial" w:hAnsi="Arial" w:cs="Arial"/>
          <w:sz w:val="24"/>
          <w:szCs w:val="24"/>
        </w:rPr>
        <w:t>Sis</w:t>
      </w:r>
      <w:r>
        <w:rPr>
          <w:rFonts w:ascii="Arial" w:eastAsia="Arial" w:hAnsi="Arial" w:cs="Arial"/>
          <w:spacing w:val="-2"/>
          <w:sz w:val="24"/>
          <w:szCs w:val="24"/>
        </w:rPr>
        <w:t>t</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2"/>
          <w:sz w:val="24"/>
          <w:szCs w:val="24"/>
        </w:rPr>
        <w:t xml:space="preserve"> </w:t>
      </w:r>
      <w:r>
        <w:rPr>
          <w:rFonts w:ascii="Arial" w:eastAsia="Arial" w:hAnsi="Arial" w:cs="Arial"/>
          <w:spacing w:val="1"/>
          <w:sz w:val="24"/>
          <w:szCs w:val="24"/>
        </w:rPr>
        <w:t>P</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z w:val="24"/>
          <w:szCs w:val="24"/>
        </w:rPr>
        <w:t>j</w:t>
      </w:r>
      <w:r>
        <w:rPr>
          <w:rFonts w:ascii="Arial" w:eastAsia="Arial" w:hAnsi="Arial" w:cs="Arial"/>
          <w:spacing w:val="-2"/>
          <w:sz w:val="24"/>
          <w:szCs w:val="24"/>
        </w:rPr>
        <w:t>a</w:t>
      </w:r>
      <w:r>
        <w:rPr>
          <w:rFonts w:ascii="Arial" w:eastAsia="Arial" w:hAnsi="Arial" w:cs="Arial"/>
          <w:spacing w:val="1"/>
          <w:sz w:val="24"/>
          <w:szCs w:val="24"/>
        </w:rPr>
        <w:t>m</w:t>
      </w:r>
      <w:r>
        <w:rPr>
          <w:rFonts w:ascii="Arial" w:eastAsia="Arial" w:hAnsi="Arial" w:cs="Arial"/>
          <w:sz w:val="24"/>
          <w:szCs w:val="24"/>
        </w:rPr>
        <w:t>in</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Mutu</w:t>
      </w:r>
      <w:r>
        <w:rPr>
          <w:rFonts w:ascii="Arial" w:eastAsia="Arial" w:hAnsi="Arial" w:cs="Arial"/>
          <w:spacing w:val="2"/>
          <w:sz w:val="24"/>
          <w:szCs w:val="24"/>
        </w:rPr>
        <w:t xml:space="preserve"> </w:t>
      </w:r>
      <w:r>
        <w:rPr>
          <w:rFonts w:ascii="Arial" w:eastAsia="Arial" w:hAnsi="Arial" w:cs="Arial"/>
          <w:sz w:val="24"/>
          <w:szCs w:val="24"/>
        </w:rPr>
        <w:t>I</w:t>
      </w:r>
      <w:r>
        <w:rPr>
          <w:rFonts w:ascii="Arial" w:eastAsia="Arial" w:hAnsi="Arial" w:cs="Arial"/>
          <w:spacing w:val="1"/>
          <w:sz w:val="24"/>
          <w:szCs w:val="24"/>
        </w:rPr>
        <w:t>n</w:t>
      </w:r>
      <w:r>
        <w:rPr>
          <w:rFonts w:ascii="Arial" w:eastAsia="Arial" w:hAnsi="Arial" w:cs="Arial"/>
          <w:spacing w:val="-2"/>
          <w:sz w:val="24"/>
          <w:szCs w:val="24"/>
        </w:rPr>
        <w:t>t</w:t>
      </w:r>
      <w:r>
        <w:rPr>
          <w:rFonts w:ascii="Arial" w:eastAsia="Arial" w:hAnsi="Arial" w:cs="Arial"/>
          <w:spacing w:val="1"/>
          <w:sz w:val="24"/>
          <w:szCs w:val="24"/>
        </w:rPr>
        <w:t>e</w:t>
      </w:r>
      <w:r>
        <w:rPr>
          <w:rFonts w:ascii="Arial" w:eastAsia="Arial" w:hAnsi="Arial" w:cs="Arial"/>
          <w:sz w:val="24"/>
          <w:szCs w:val="24"/>
        </w:rPr>
        <w:t>rn</w:t>
      </w:r>
      <w:r>
        <w:rPr>
          <w:rFonts w:ascii="Arial" w:eastAsia="Arial" w:hAnsi="Arial" w:cs="Arial"/>
          <w:spacing w:val="1"/>
          <w:sz w:val="24"/>
          <w:szCs w:val="24"/>
        </w:rPr>
        <w:t>a</w:t>
      </w:r>
      <w:r>
        <w:rPr>
          <w:rFonts w:ascii="Arial" w:eastAsia="Arial" w:hAnsi="Arial" w:cs="Arial"/>
          <w:sz w:val="24"/>
          <w:szCs w:val="24"/>
        </w:rPr>
        <w:t>l</w:t>
      </w:r>
      <w:r>
        <w:rPr>
          <w:rFonts w:ascii="Arial" w:eastAsia="Arial" w:hAnsi="Arial" w:cs="Arial"/>
          <w:spacing w:val="1"/>
          <w:sz w:val="24"/>
          <w:szCs w:val="24"/>
        </w:rPr>
        <w:t xml:space="preserve"> </w:t>
      </w:r>
      <w:r>
        <w:rPr>
          <w:rFonts w:ascii="Arial" w:eastAsia="Arial" w:hAnsi="Arial" w:cs="Arial"/>
          <w:sz w:val="24"/>
          <w:szCs w:val="24"/>
        </w:rPr>
        <w:t>(SP</w:t>
      </w:r>
      <w:r>
        <w:rPr>
          <w:rFonts w:ascii="Arial" w:eastAsia="Arial" w:hAnsi="Arial" w:cs="Arial"/>
          <w:spacing w:val="-1"/>
          <w:sz w:val="24"/>
          <w:szCs w:val="24"/>
        </w:rPr>
        <w:t>M</w:t>
      </w:r>
      <w:r>
        <w:rPr>
          <w:rFonts w:ascii="Arial" w:eastAsia="Arial" w:hAnsi="Arial" w:cs="Arial"/>
          <w:sz w:val="24"/>
          <w:szCs w:val="24"/>
        </w:rPr>
        <w:t>I)</w:t>
      </w:r>
    </w:p>
    <w:p w:rsidR="00DB0FF4" w:rsidRDefault="00DB0FF4" w:rsidP="00DB0FF4">
      <w:pPr>
        <w:spacing w:line="275" w:lineRule="auto"/>
        <w:ind w:right="64"/>
        <w:rPr>
          <w:sz w:val="15"/>
          <w:szCs w:val="15"/>
        </w:rPr>
      </w:pPr>
    </w:p>
    <w:p w:rsidR="00855DAC" w:rsidRDefault="007478E8" w:rsidP="00DB0FF4">
      <w:pPr>
        <w:spacing w:line="275" w:lineRule="auto"/>
        <w:ind w:right="64"/>
        <w:rPr>
          <w:rFonts w:ascii="Arial" w:eastAsia="Arial" w:hAnsi="Arial" w:cs="Arial"/>
          <w:i/>
          <w:color w:val="5B9BD5" w:themeColor="accent1"/>
          <w:sz w:val="24"/>
          <w:szCs w:val="24"/>
        </w:rPr>
      </w:pPr>
      <w:r>
        <w:rPr>
          <w:rFonts w:ascii="Arial" w:eastAsia="Arial" w:hAnsi="Arial" w:cs="Arial"/>
          <w:i/>
          <w:color w:val="5B9BD5" w:themeColor="accent1"/>
          <w:sz w:val="24"/>
          <w:szCs w:val="24"/>
        </w:rPr>
        <w:t>Uraian mengenai</w:t>
      </w:r>
      <w:r w:rsidR="00855DAC" w:rsidRPr="00DB0FF4">
        <w:rPr>
          <w:rFonts w:ascii="Arial" w:eastAsia="Arial" w:hAnsi="Arial" w:cs="Arial"/>
          <w:i/>
          <w:color w:val="5B9BD5" w:themeColor="accent1"/>
          <w:sz w:val="24"/>
          <w:szCs w:val="24"/>
        </w:rPr>
        <w:t xml:space="preserve"> </w:t>
      </w:r>
      <w:r w:rsidR="00855DAC" w:rsidRPr="00DB0FF4">
        <w:rPr>
          <w:rFonts w:ascii="Arial" w:eastAsia="Arial" w:hAnsi="Arial" w:cs="Arial"/>
          <w:i/>
          <w:color w:val="5B9BD5" w:themeColor="accent1"/>
          <w:spacing w:val="5"/>
          <w:sz w:val="24"/>
          <w:szCs w:val="24"/>
        </w:rPr>
        <w:t xml:space="preserve"> </w:t>
      </w:r>
      <w:r w:rsidR="00855DAC" w:rsidRPr="00DB0FF4">
        <w:rPr>
          <w:rFonts w:ascii="Arial" w:eastAsia="Arial" w:hAnsi="Arial" w:cs="Arial"/>
          <w:i/>
          <w:color w:val="5B9BD5" w:themeColor="accent1"/>
          <w:spacing w:val="1"/>
          <w:sz w:val="24"/>
          <w:szCs w:val="24"/>
        </w:rPr>
        <w:t>do</w:t>
      </w:r>
      <w:r w:rsidR="00855DAC" w:rsidRPr="00DB0FF4">
        <w:rPr>
          <w:rFonts w:ascii="Arial" w:eastAsia="Arial" w:hAnsi="Arial" w:cs="Arial"/>
          <w:i/>
          <w:color w:val="5B9BD5" w:themeColor="accent1"/>
          <w:spacing w:val="-2"/>
          <w:sz w:val="24"/>
          <w:szCs w:val="24"/>
        </w:rPr>
        <w:t>k</w:t>
      </w:r>
      <w:r w:rsidR="00855DAC" w:rsidRPr="00DB0FF4">
        <w:rPr>
          <w:rFonts w:ascii="Arial" w:eastAsia="Arial" w:hAnsi="Arial" w:cs="Arial"/>
          <w:i/>
          <w:color w:val="5B9BD5" w:themeColor="accent1"/>
          <w:spacing w:val="-1"/>
          <w:sz w:val="24"/>
          <w:szCs w:val="24"/>
        </w:rPr>
        <w:t>u</w:t>
      </w:r>
      <w:r w:rsidR="00855DAC" w:rsidRPr="00DB0FF4">
        <w:rPr>
          <w:rFonts w:ascii="Arial" w:eastAsia="Arial" w:hAnsi="Arial" w:cs="Arial"/>
          <w:i/>
          <w:color w:val="5B9BD5" w:themeColor="accent1"/>
          <w:spacing w:val="1"/>
          <w:sz w:val="24"/>
          <w:szCs w:val="24"/>
        </w:rPr>
        <w:t>m</w:t>
      </w:r>
      <w:r w:rsidR="00855DAC" w:rsidRPr="00DB0FF4">
        <w:rPr>
          <w:rFonts w:ascii="Arial" w:eastAsia="Arial" w:hAnsi="Arial" w:cs="Arial"/>
          <w:i/>
          <w:color w:val="5B9BD5" w:themeColor="accent1"/>
          <w:spacing w:val="-1"/>
          <w:sz w:val="24"/>
          <w:szCs w:val="24"/>
        </w:rPr>
        <w:t>e</w:t>
      </w:r>
      <w:r w:rsidR="00855DAC" w:rsidRPr="00DB0FF4">
        <w:rPr>
          <w:rFonts w:ascii="Arial" w:eastAsia="Arial" w:hAnsi="Arial" w:cs="Arial"/>
          <w:i/>
          <w:color w:val="5B9BD5" w:themeColor="accent1"/>
          <w:sz w:val="24"/>
          <w:szCs w:val="24"/>
        </w:rPr>
        <w:t xml:space="preserve">n </w:t>
      </w:r>
      <w:r w:rsidR="00855DAC" w:rsidRPr="00DB0FF4">
        <w:rPr>
          <w:rFonts w:ascii="Arial" w:eastAsia="Arial" w:hAnsi="Arial" w:cs="Arial"/>
          <w:i/>
          <w:color w:val="5B9BD5" w:themeColor="accent1"/>
          <w:spacing w:val="4"/>
          <w:sz w:val="24"/>
          <w:szCs w:val="24"/>
        </w:rPr>
        <w:t xml:space="preserve"> </w:t>
      </w:r>
      <w:r w:rsidR="00855DAC" w:rsidRPr="00DB0FF4">
        <w:rPr>
          <w:rFonts w:ascii="Arial" w:eastAsia="Arial" w:hAnsi="Arial" w:cs="Arial"/>
          <w:i/>
          <w:color w:val="5B9BD5" w:themeColor="accent1"/>
          <w:spacing w:val="3"/>
          <w:sz w:val="24"/>
          <w:szCs w:val="24"/>
        </w:rPr>
        <w:t>f</w:t>
      </w:r>
      <w:r w:rsidR="00855DAC" w:rsidRPr="00DB0FF4">
        <w:rPr>
          <w:rFonts w:ascii="Arial" w:eastAsia="Arial" w:hAnsi="Arial" w:cs="Arial"/>
          <w:i/>
          <w:color w:val="5B9BD5" w:themeColor="accent1"/>
          <w:spacing w:val="1"/>
          <w:sz w:val="24"/>
          <w:szCs w:val="24"/>
        </w:rPr>
        <w:t>o</w:t>
      </w:r>
      <w:r w:rsidR="00855DAC" w:rsidRPr="00DB0FF4">
        <w:rPr>
          <w:rFonts w:ascii="Arial" w:eastAsia="Arial" w:hAnsi="Arial" w:cs="Arial"/>
          <w:i/>
          <w:color w:val="5B9BD5" w:themeColor="accent1"/>
          <w:spacing w:val="-3"/>
          <w:sz w:val="24"/>
          <w:szCs w:val="24"/>
        </w:rPr>
        <w:t>r</w:t>
      </w:r>
      <w:r w:rsidR="00855DAC" w:rsidRPr="00DB0FF4">
        <w:rPr>
          <w:rFonts w:ascii="Arial" w:eastAsia="Arial" w:hAnsi="Arial" w:cs="Arial"/>
          <w:i/>
          <w:color w:val="5B9BD5" w:themeColor="accent1"/>
          <w:spacing w:val="1"/>
          <w:sz w:val="24"/>
          <w:szCs w:val="24"/>
        </w:rPr>
        <w:t>ma</w:t>
      </w:r>
      <w:r w:rsidR="00855DAC" w:rsidRPr="00DB0FF4">
        <w:rPr>
          <w:rFonts w:ascii="Arial" w:eastAsia="Arial" w:hAnsi="Arial" w:cs="Arial"/>
          <w:i/>
          <w:color w:val="5B9BD5" w:themeColor="accent1"/>
          <w:sz w:val="24"/>
          <w:szCs w:val="24"/>
        </w:rPr>
        <w:t xml:space="preserve">l </w:t>
      </w:r>
      <w:r w:rsidR="00855DAC" w:rsidRPr="00DB0FF4">
        <w:rPr>
          <w:rFonts w:ascii="Arial" w:eastAsia="Arial" w:hAnsi="Arial" w:cs="Arial"/>
          <w:i/>
          <w:color w:val="5B9BD5" w:themeColor="accent1"/>
          <w:spacing w:val="8"/>
          <w:sz w:val="24"/>
          <w:szCs w:val="24"/>
        </w:rPr>
        <w:t xml:space="preserve"> </w:t>
      </w:r>
      <w:r w:rsidR="00855DAC" w:rsidRPr="00DB0FF4">
        <w:rPr>
          <w:rFonts w:ascii="Arial" w:eastAsia="Arial" w:hAnsi="Arial" w:cs="Arial"/>
          <w:i/>
          <w:color w:val="5B9BD5" w:themeColor="accent1"/>
          <w:spacing w:val="1"/>
          <w:sz w:val="24"/>
          <w:szCs w:val="24"/>
        </w:rPr>
        <w:t>pe</w:t>
      </w:r>
      <w:r w:rsidR="00855DAC" w:rsidRPr="00DB0FF4">
        <w:rPr>
          <w:rFonts w:ascii="Arial" w:eastAsia="Arial" w:hAnsi="Arial" w:cs="Arial"/>
          <w:i/>
          <w:color w:val="5B9BD5" w:themeColor="accent1"/>
          <w:spacing w:val="-1"/>
          <w:sz w:val="24"/>
          <w:szCs w:val="24"/>
        </w:rPr>
        <w:t>n</w:t>
      </w:r>
      <w:r w:rsidR="00855DAC" w:rsidRPr="00DB0FF4">
        <w:rPr>
          <w:rFonts w:ascii="Arial" w:eastAsia="Arial" w:hAnsi="Arial" w:cs="Arial"/>
          <w:i/>
          <w:color w:val="5B9BD5" w:themeColor="accent1"/>
          <w:spacing w:val="1"/>
          <w:sz w:val="24"/>
          <w:szCs w:val="24"/>
        </w:rPr>
        <w:t>e</w:t>
      </w:r>
      <w:r w:rsidR="00855DAC" w:rsidRPr="00DB0FF4">
        <w:rPr>
          <w:rFonts w:ascii="Arial" w:eastAsia="Arial" w:hAnsi="Arial" w:cs="Arial"/>
          <w:i/>
          <w:color w:val="5B9BD5" w:themeColor="accent1"/>
          <w:sz w:val="24"/>
          <w:szCs w:val="24"/>
        </w:rPr>
        <w:t>t</w:t>
      </w:r>
      <w:r w:rsidR="00855DAC" w:rsidRPr="00DB0FF4">
        <w:rPr>
          <w:rFonts w:ascii="Arial" w:eastAsia="Arial" w:hAnsi="Arial" w:cs="Arial"/>
          <w:i/>
          <w:color w:val="5B9BD5" w:themeColor="accent1"/>
          <w:spacing w:val="-1"/>
          <w:sz w:val="24"/>
          <w:szCs w:val="24"/>
        </w:rPr>
        <w:t>a</w:t>
      </w:r>
      <w:r w:rsidR="00855DAC" w:rsidRPr="00DB0FF4">
        <w:rPr>
          <w:rFonts w:ascii="Arial" w:eastAsia="Arial" w:hAnsi="Arial" w:cs="Arial"/>
          <w:i/>
          <w:color w:val="5B9BD5" w:themeColor="accent1"/>
          <w:spacing w:val="1"/>
          <w:sz w:val="24"/>
          <w:szCs w:val="24"/>
        </w:rPr>
        <w:t>p</w:t>
      </w:r>
      <w:r w:rsidR="00855DAC" w:rsidRPr="00DB0FF4">
        <w:rPr>
          <w:rFonts w:ascii="Arial" w:eastAsia="Arial" w:hAnsi="Arial" w:cs="Arial"/>
          <w:i/>
          <w:color w:val="5B9BD5" w:themeColor="accent1"/>
          <w:spacing w:val="-1"/>
          <w:sz w:val="24"/>
          <w:szCs w:val="24"/>
        </w:rPr>
        <w:t>a</w:t>
      </w:r>
      <w:r w:rsidR="00855DAC" w:rsidRPr="00DB0FF4">
        <w:rPr>
          <w:rFonts w:ascii="Arial" w:eastAsia="Arial" w:hAnsi="Arial" w:cs="Arial"/>
          <w:i/>
          <w:color w:val="5B9BD5" w:themeColor="accent1"/>
          <w:sz w:val="24"/>
          <w:szCs w:val="24"/>
        </w:rPr>
        <w:t xml:space="preserve">n </w:t>
      </w:r>
      <w:r w:rsidR="00855DAC" w:rsidRPr="00DB0FF4">
        <w:rPr>
          <w:rFonts w:ascii="Arial" w:eastAsia="Arial" w:hAnsi="Arial" w:cs="Arial"/>
          <w:i/>
          <w:color w:val="5B9BD5" w:themeColor="accent1"/>
          <w:spacing w:val="6"/>
          <w:sz w:val="24"/>
          <w:szCs w:val="24"/>
        </w:rPr>
        <w:t xml:space="preserve"> </w:t>
      </w:r>
      <w:r w:rsidR="00855DAC" w:rsidRPr="00DB0FF4">
        <w:rPr>
          <w:rFonts w:ascii="Arial" w:eastAsia="Arial" w:hAnsi="Arial" w:cs="Arial"/>
          <w:i/>
          <w:color w:val="5B9BD5" w:themeColor="accent1"/>
          <w:spacing w:val="1"/>
          <w:sz w:val="24"/>
          <w:szCs w:val="24"/>
        </w:rPr>
        <w:t>un</w:t>
      </w:r>
      <w:r w:rsidR="00855DAC" w:rsidRPr="00DB0FF4">
        <w:rPr>
          <w:rFonts w:ascii="Arial" w:eastAsia="Arial" w:hAnsi="Arial" w:cs="Arial"/>
          <w:i/>
          <w:color w:val="5B9BD5" w:themeColor="accent1"/>
          <w:sz w:val="24"/>
          <w:szCs w:val="24"/>
        </w:rPr>
        <w:t>s</w:t>
      </w:r>
      <w:r w:rsidR="00855DAC" w:rsidRPr="00DB0FF4">
        <w:rPr>
          <w:rFonts w:ascii="Arial" w:eastAsia="Arial" w:hAnsi="Arial" w:cs="Arial"/>
          <w:i/>
          <w:color w:val="5B9BD5" w:themeColor="accent1"/>
          <w:spacing w:val="1"/>
          <w:sz w:val="24"/>
          <w:szCs w:val="24"/>
        </w:rPr>
        <w:t>u</w:t>
      </w:r>
      <w:r w:rsidR="00855DAC" w:rsidRPr="00DB0FF4">
        <w:rPr>
          <w:rFonts w:ascii="Arial" w:eastAsia="Arial" w:hAnsi="Arial" w:cs="Arial"/>
          <w:i/>
          <w:color w:val="5B9BD5" w:themeColor="accent1"/>
          <w:sz w:val="24"/>
          <w:szCs w:val="24"/>
        </w:rPr>
        <w:t xml:space="preserve">r </w:t>
      </w:r>
      <w:r w:rsidR="00855DAC" w:rsidRPr="00DB0FF4">
        <w:rPr>
          <w:rFonts w:ascii="Arial" w:eastAsia="Arial" w:hAnsi="Arial" w:cs="Arial"/>
          <w:i/>
          <w:color w:val="5B9BD5" w:themeColor="accent1"/>
          <w:spacing w:val="4"/>
          <w:sz w:val="24"/>
          <w:szCs w:val="24"/>
        </w:rPr>
        <w:t xml:space="preserve"> </w:t>
      </w:r>
      <w:r w:rsidR="00855DAC" w:rsidRPr="00DB0FF4">
        <w:rPr>
          <w:rFonts w:ascii="Arial" w:eastAsia="Arial" w:hAnsi="Arial" w:cs="Arial"/>
          <w:i/>
          <w:color w:val="5B9BD5" w:themeColor="accent1"/>
          <w:spacing w:val="1"/>
          <w:sz w:val="24"/>
          <w:szCs w:val="24"/>
        </w:rPr>
        <w:t>pe</w:t>
      </w:r>
      <w:r w:rsidR="00855DAC" w:rsidRPr="00DB0FF4">
        <w:rPr>
          <w:rFonts w:ascii="Arial" w:eastAsia="Arial" w:hAnsi="Arial" w:cs="Arial"/>
          <w:i/>
          <w:color w:val="5B9BD5" w:themeColor="accent1"/>
          <w:sz w:val="24"/>
          <w:szCs w:val="24"/>
        </w:rPr>
        <w:t>lak</w:t>
      </w:r>
      <w:r w:rsidR="00855DAC" w:rsidRPr="00DB0FF4">
        <w:rPr>
          <w:rFonts w:ascii="Arial" w:eastAsia="Arial" w:hAnsi="Arial" w:cs="Arial"/>
          <w:i/>
          <w:color w:val="5B9BD5" w:themeColor="accent1"/>
          <w:spacing w:val="-2"/>
          <w:sz w:val="24"/>
          <w:szCs w:val="24"/>
        </w:rPr>
        <w:t>s</w:t>
      </w:r>
      <w:r w:rsidR="00855DAC" w:rsidRPr="00DB0FF4">
        <w:rPr>
          <w:rFonts w:ascii="Arial" w:eastAsia="Arial" w:hAnsi="Arial" w:cs="Arial"/>
          <w:i/>
          <w:color w:val="5B9BD5" w:themeColor="accent1"/>
          <w:spacing w:val="1"/>
          <w:sz w:val="24"/>
          <w:szCs w:val="24"/>
        </w:rPr>
        <w:t>an</w:t>
      </w:r>
      <w:r w:rsidR="00855DAC" w:rsidRPr="00DB0FF4">
        <w:rPr>
          <w:rFonts w:ascii="Arial" w:eastAsia="Arial" w:hAnsi="Arial" w:cs="Arial"/>
          <w:i/>
          <w:color w:val="5B9BD5" w:themeColor="accent1"/>
          <w:sz w:val="24"/>
          <w:szCs w:val="24"/>
        </w:rPr>
        <w:t xml:space="preserve">a </w:t>
      </w:r>
      <w:r w:rsidR="00855DAC" w:rsidRPr="00DB0FF4">
        <w:rPr>
          <w:rFonts w:ascii="Arial" w:eastAsia="Arial" w:hAnsi="Arial" w:cs="Arial"/>
          <w:i/>
          <w:color w:val="5B9BD5" w:themeColor="accent1"/>
          <w:spacing w:val="5"/>
          <w:sz w:val="24"/>
          <w:szCs w:val="24"/>
        </w:rPr>
        <w:t xml:space="preserve"> </w:t>
      </w:r>
      <w:r w:rsidR="00855DAC" w:rsidRPr="00DB0FF4">
        <w:rPr>
          <w:rFonts w:ascii="Arial" w:eastAsia="Arial" w:hAnsi="Arial" w:cs="Arial"/>
          <w:i/>
          <w:color w:val="5B9BD5" w:themeColor="accent1"/>
          <w:spacing w:val="1"/>
          <w:sz w:val="24"/>
          <w:szCs w:val="24"/>
        </w:rPr>
        <w:t>p</w:t>
      </w:r>
      <w:r w:rsidR="00855DAC" w:rsidRPr="00DB0FF4">
        <w:rPr>
          <w:rFonts w:ascii="Arial" w:eastAsia="Arial" w:hAnsi="Arial" w:cs="Arial"/>
          <w:i/>
          <w:color w:val="5B9BD5" w:themeColor="accent1"/>
          <w:spacing w:val="-1"/>
          <w:sz w:val="24"/>
          <w:szCs w:val="24"/>
        </w:rPr>
        <w:t>e</w:t>
      </w:r>
      <w:r w:rsidR="00855DAC" w:rsidRPr="00DB0FF4">
        <w:rPr>
          <w:rFonts w:ascii="Arial" w:eastAsia="Arial" w:hAnsi="Arial" w:cs="Arial"/>
          <w:i/>
          <w:color w:val="5B9BD5" w:themeColor="accent1"/>
          <w:spacing w:val="1"/>
          <w:sz w:val="24"/>
          <w:szCs w:val="24"/>
        </w:rPr>
        <w:t>n</w:t>
      </w:r>
      <w:r w:rsidR="00855DAC" w:rsidRPr="00DB0FF4">
        <w:rPr>
          <w:rFonts w:ascii="Arial" w:eastAsia="Arial" w:hAnsi="Arial" w:cs="Arial"/>
          <w:i/>
          <w:color w:val="5B9BD5" w:themeColor="accent1"/>
          <w:spacing w:val="-3"/>
          <w:sz w:val="24"/>
          <w:szCs w:val="24"/>
        </w:rPr>
        <w:t>j</w:t>
      </w:r>
      <w:r w:rsidR="00855DAC" w:rsidRPr="00DB0FF4">
        <w:rPr>
          <w:rFonts w:ascii="Arial" w:eastAsia="Arial" w:hAnsi="Arial" w:cs="Arial"/>
          <w:i/>
          <w:color w:val="5B9BD5" w:themeColor="accent1"/>
          <w:spacing w:val="1"/>
          <w:sz w:val="24"/>
          <w:szCs w:val="24"/>
        </w:rPr>
        <w:t>am</w:t>
      </w:r>
      <w:r w:rsidR="00855DAC" w:rsidRPr="00DB0FF4">
        <w:rPr>
          <w:rFonts w:ascii="Arial" w:eastAsia="Arial" w:hAnsi="Arial" w:cs="Arial"/>
          <w:i/>
          <w:color w:val="5B9BD5" w:themeColor="accent1"/>
          <w:sz w:val="24"/>
          <w:szCs w:val="24"/>
        </w:rPr>
        <w:t>i</w:t>
      </w:r>
      <w:r w:rsidR="00855DAC" w:rsidRPr="00DB0FF4">
        <w:rPr>
          <w:rFonts w:ascii="Arial" w:eastAsia="Arial" w:hAnsi="Arial" w:cs="Arial"/>
          <w:i/>
          <w:color w:val="5B9BD5" w:themeColor="accent1"/>
          <w:spacing w:val="-2"/>
          <w:sz w:val="24"/>
          <w:szCs w:val="24"/>
        </w:rPr>
        <w:t>n</w:t>
      </w:r>
      <w:r w:rsidR="00855DAC" w:rsidRPr="00DB0FF4">
        <w:rPr>
          <w:rFonts w:ascii="Arial" w:eastAsia="Arial" w:hAnsi="Arial" w:cs="Arial"/>
          <w:i/>
          <w:color w:val="5B9BD5" w:themeColor="accent1"/>
          <w:spacing w:val="1"/>
          <w:sz w:val="24"/>
          <w:szCs w:val="24"/>
        </w:rPr>
        <w:t>a</w:t>
      </w:r>
      <w:r w:rsidR="00855DAC" w:rsidRPr="00DB0FF4">
        <w:rPr>
          <w:rFonts w:ascii="Arial" w:eastAsia="Arial" w:hAnsi="Arial" w:cs="Arial"/>
          <w:i/>
          <w:color w:val="5B9BD5" w:themeColor="accent1"/>
          <w:sz w:val="24"/>
          <w:szCs w:val="24"/>
        </w:rPr>
        <w:t xml:space="preserve">n </w:t>
      </w:r>
      <w:r w:rsidR="00855DAC" w:rsidRPr="00DB0FF4">
        <w:rPr>
          <w:rFonts w:ascii="Arial" w:eastAsia="Arial" w:hAnsi="Arial" w:cs="Arial"/>
          <w:i/>
          <w:color w:val="5B9BD5" w:themeColor="accent1"/>
          <w:spacing w:val="1"/>
          <w:sz w:val="24"/>
          <w:szCs w:val="24"/>
        </w:rPr>
        <w:t>mu</w:t>
      </w:r>
      <w:r w:rsidR="00855DAC" w:rsidRPr="00DB0FF4">
        <w:rPr>
          <w:rFonts w:ascii="Arial" w:eastAsia="Arial" w:hAnsi="Arial" w:cs="Arial"/>
          <w:i/>
          <w:color w:val="5B9BD5" w:themeColor="accent1"/>
          <w:spacing w:val="-2"/>
          <w:sz w:val="24"/>
          <w:szCs w:val="24"/>
        </w:rPr>
        <w:t>t</w:t>
      </w:r>
      <w:r w:rsidR="00855DAC" w:rsidRPr="00DB0FF4">
        <w:rPr>
          <w:rFonts w:ascii="Arial" w:eastAsia="Arial" w:hAnsi="Arial" w:cs="Arial"/>
          <w:i/>
          <w:color w:val="5B9BD5" w:themeColor="accent1"/>
          <w:sz w:val="24"/>
          <w:szCs w:val="24"/>
        </w:rPr>
        <w:t>u</w:t>
      </w:r>
      <w:r w:rsidR="00855DAC" w:rsidRPr="00DB0FF4">
        <w:rPr>
          <w:rFonts w:ascii="Arial" w:eastAsia="Arial" w:hAnsi="Arial" w:cs="Arial"/>
          <w:i/>
          <w:color w:val="5B9BD5" w:themeColor="accent1"/>
          <w:spacing w:val="1"/>
          <w:sz w:val="24"/>
          <w:szCs w:val="24"/>
        </w:rPr>
        <w:t xml:space="preserve"> </w:t>
      </w:r>
      <w:r w:rsidR="00855DAC" w:rsidRPr="00DB0FF4">
        <w:rPr>
          <w:rFonts w:ascii="Arial" w:eastAsia="Arial" w:hAnsi="Arial" w:cs="Arial"/>
          <w:i/>
          <w:color w:val="5B9BD5" w:themeColor="accent1"/>
          <w:sz w:val="24"/>
          <w:szCs w:val="24"/>
        </w:rPr>
        <w:t>i</w:t>
      </w:r>
      <w:r w:rsidR="00855DAC" w:rsidRPr="00DB0FF4">
        <w:rPr>
          <w:rFonts w:ascii="Arial" w:eastAsia="Arial" w:hAnsi="Arial" w:cs="Arial"/>
          <w:i/>
          <w:color w:val="5B9BD5" w:themeColor="accent1"/>
          <w:spacing w:val="1"/>
          <w:sz w:val="24"/>
          <w:szCs w:val="24"/>
        </w:rPr>
        <w:t>n</w:t>
      </w:r>
      <w:r w:rsidR="00855DAC" w:rsidRPr="00DB0FF4">
        <w:rPr>
          <w:rFonts w:ascii="Arial" w:eastAsia="Arial" w:hAnsi="Arial" w:cs="Arial"/>
          <w:i/>
          <w:color w:val="5B9BD5" w:themeColor="accent1"/>
          <w:spacing w:val="-2"/>
          <w:sz w:val="24"/>
          <w:szCs w:val="24"/>
        </w:rPr>
        <w:t>t</w:t>
      </w:r>
      <w:r w:rsidR="00855DAC" w:rsidRPr="00DB0FF4">
        <w:rPr>
          <w:rFonts w:ascii="Arial" w:eastAsia="Arial" w:hAnsi="Arial" w:cs="Arial"/>
          <w:i/>
          <w:color w:val="5B9BD5" w:themeColor="accent1"/>
          <w:spacing w:val="1"/>
          <w:sz w:val="24"/>
          <w:szCs w:val="24"/>
        </w:rPr>
        <w:t>e</w:t>
      </w:r>
      <w:r w:rsidR="00855DAC" w:rsidRPr="00DB0FF4">
        <w:rPr>
          <w:rFonts w:ascii="Arial" w:eastAsia="Arial" w:hAnsi="Arial" w:cs="Arial"/>
          <w:i/>
          <w:color w:val="5B9BD5" w:themeColor="accent1"/>
          <w:sz w:val="24"/>
          <w:szCs w:val="24"/>
        </w:rPr>
        <w:t>rn</w:t>
      </w:r>
      <w:r w:rsidR="00855DAC" w:rsidRPr="00DB0FF4">
        <w:rPr>
          <w:rFonts w:ascii="Arial" w:eastAsia="Arial" w:hAnsi="Arial" w:cs="Arial"/>
          <w:i/>
          <w:color w:val="5B9BD5" w:themeColor="accent1"/>
          <w:spacing w:val="1"/>
          <w:sz w:val="24"/>
          <w:szCs w:val="24"/>
        </w:rPr>
        <w:t>a</w:t>
      </w:r>
      <w:r w:rsidR="00855DAC" w:rsidRPr="00DB0FF4">
        <w:rPr>
          <w:rFonts w:ascii="Arial" w:eastAsia="Arial" w:hAnsi="Arial" w:cs="Arial"/>
          <w:i/>
          <w:color w:val="5B9BD5" w:themeColor="accent1"/>
          <w:sz w:val="24"/>
          <w:szCs w:val="24"/>
        </w:rPr>
        <w:t xml:space="preserve">l </w:t>
      </w:r>
      <w:r w:rsidR="00855DAC" w:rsidRPr="00DB0FF4">
        <w:rPr>
          <w:rFonts w:ascii="Arial" w:eastAsia="Arial" w:hAnsi="Arial" w:cs="Arial"/>
          <w:i/>
          <w:color w:val="5B9BD5" w:themeColor="accent1"/>
          <w:spacing w:val="1"/>
          <w:sz w:val="24"/>
          <w:szCs w:val="24"/>
        </w:rPr>
        <w:t>d</w:t>
      </w:r>
      <w:r w:rsidR="00855DAC" w:rsidRPr="00DB0FF4">
        <w:rPr>
          <w:rFonts w:ascii="Arial" w:eastAsia="Arial" w:hAnsi="Arial" w:cs="Arial"/>
          <w:i/>
          <w:color w:val="5B9BD5" w:themeColor="accent1"/>
          <w:sz w:val="24"/>
          <w:szCs w:val="24"/>
        </w:rPr>
        <w:t>i</w:t>
      </w:r>
      <w:r w:rsidR="00855DAC" w:rsidRPr="00DB0FF4">
        <w:rPr>
          <w:rFonts w:ascii="Arial" w:eastAsia="Arial" w:hAnsi="Arial" w:cs="Arial"/>
          <w:i/>
          <w:color w:val="5B9BD5" w:themeColor="accent1"/>
          <w:spacing w:val="-2"/>
          <w:sz w:val="24"/>
          <w:szCs w:val="24"/>
        </w:rPr>
        <w:t xml:space="preserve"> </w:t>
      </w:r>
      <w:r w:rsidR="00855DAC" w:rsidRPr="00DB0FF4">
        <w:rPr>
          <w:rFonts w:ascii="Arial" w:eastAsia="Arial" w:hAnsi="Arial" w:cs="Arial"/>
          <w:i/>
          <w:color w:val="5B9BD5" w:themeColor="accent1"/>
          <w:spacing w:val="1"/>
          <w:sz w:val="24"/>
          <w:szCs w:val="24"/>
        </w:rPr>
        <w:t>pe</w:t>
      </w:r>
      <w:r w:rsidR="00855DAC" w:rsidRPr="00DB0FF4">
        <w:rPr>
          <w:rFonts w:ascii="Arial" w:eastAsia="Arial" w:hAnsi="Arial" w:cs="Arial"/>
          <w:i/>
          <w:color w:val="5B9BD5" w:themeColor="accent1"/>
          <w:sz w:val="24"/>
          <w:szCs w:val="24"/>
        </w:rPr>
        <w:t>r</w:t>
      </w:r>
      <w:r w:rsidR="00855DAC" w:rsidRPr="00DB0FF4">
        <w:rPr>
          <w:rFonts w:ascii="Arial" w:eastAsia="Arial" w:hAnsi="Arial" w:cs="Arial"/>
          <w:i/>
          <w:color w:val="5B9BD5" w:themeColor="accent1"/>
          <w:spacing w:val="-2"/>
          <w:sz w:val="24"/>
          <w:szCs w:val="24"/>
        </w:rPr>
        <w:t>g</w:t>
      </w:r>
      <w:r w:rsidR="00855DAC" w:rsidRPr="00DB0FF4">
        <w:rPr>
          <w:rFonts w:ascii="Arial" w:eastAsia="Arial" w:hAnsi="Arial" w:cs="Arial"/>
          <w:i/>
          <w:color w:val="5B9BD5" w:themeColor="accent1"/>
          <w:spacing w:val="1"/>
          <w:sz w:val="24"/>
          <w:szCs w:val="24"/>
        </w:rPr>
        <w:t>u</w:t>
      </w:r>
      <w:r w:rsidR="00855DAC" w:rsidRPr="00DB0FF4">
        <w:rPr>
          <w:rFonts w:ascii="Arial" w:eastAsia="Arial" w:hAnsi="Arial" w:cs="Arial"/>
          <w:i/>
          <w:color w:val="5B9BD5" w:themeColor="accent1"/>
          <w:sz w:val="24"/>
          <w:szCs w:val="24"/>
        </w:rPr>
        <w:t>ru</w:t>
      </w:r>
      <w:r w:rsidR="00855DAC" w:rsidRPr="00DB0FF4">
        <w:rPr>
          <w:rFonts w:ascii="Arial" w:eastAsia="Arial" w:hAnsi="Arial" w:cs="Arial"/>
          <w:i/>
          <w:color w:val="5B9BD5" w:themeColor="accent1"/>
          <w:spacing w:val="1"/>
          <w:sz w:val="24"/>
          <w:szCs w:val="24"/>
        </w:rPr>
        <w:t>a</w:t>
      </w:r>
      <w:r w:rsidR="00855DAC" w:rsidRPr="00DB0FF4">
        <w:rPr>
          <w:rFonts w:ascii="Arial" w:eastAsia="Arial" w:hAnsi="Arial" w:cs="Arial"/>
          <w:i/>
          <w:color w:val="5B9BD5" w:themeColor="accent1"/>
          <w:sz w:val="24"/>
          <w:szCs w:val="24"/>
        </w:rPr>
        <w:t>n</w:t>
      </w:r>
      <w:r w:rsidR="00855DAC" w:rsidRPr="00DB0FF4">
        <w:rPr>
          <w:rFonts w:ascii="Arial" w:eastAsia="Arial" w:hAnsi="Arial" w:cs="Arial"/>
          <w:i/>
          <w:color w:val="5B9BD5" w:themeColor="accent1"/>
          <w:spacing w:val="-1"/>
          <w:sz w:val="24"/>
          <w:szCs w:val="24"/>
        </w:rPr>
        <w:t xml:space="preserve"> </w:t>
      </w:r>
      <w:r w:rsidR="00855DAC" w:rsidRPr="00DB0FF4">
        <w:rPr>
          <w:rFonts w:ascii="Arial" w:eastAsia="Arial" w:hAnsi="Arial" w:cs="Arial"/>
          <w:i/>
          <w:color w:val="5B9BD5" w:themeColor="accent1"/>
          <w:sz w:val="24"/>
          <w:szCs w:val="24"/>
        </w:rPr>
        <w:t>ti</w:t>
      </w:r>
      <w:r w:rsidR="00855DAC" w:rsidRPr="00DB0FF4">
        <w:rPr>
          <w:rFonts w:ascii="Arial" w:eastAsia="Arial" w:hAnsi="Arial" w:cs="Arial"/>
          <w:i/>
          <w:color w:val="5B9BD5" w:themeColor="accent1"/>
          <w:spacing w:val="1"/>
          <w:sz w:val="24"/>
          <w:szCs w:val="24"/>
        </w:rPr>
        <w:t>n</w:t>
      </w:r>
      <w:r w:rsidR="00855DAC" w:rsidRPr="00DB0FF4">
        <w:rPr>
          <w:rFonts w:ascii="Arial" w:eastAsia="Arial" w:hAnsi="Arial" w:cs="Arial"/>
          <w:i/>
          <w:color w:val="5B9BD5" w:themeColor="accent1"/>
          <w:spacing w:val="-1"/>
          <w:sz w:val="24"/>
          <w:szCs w:val="24"/>
        </w:rPr>
        <w:t>gg</w:t>
      </w:r>
      <w:r w:rsidR="00DB0FF4" w:rsidRPr="00DB0FF4">
        <w:rPr>
          <w:rFonts w:ascii="Arial" w:eastAsia="Arial" w:hAnsi="Arial" w:cs="Arial"/>
          <w:i/>
          <w:color w:val="5B9BD5" w:themeColor="accent1"/>
          <w:sz w:val="24"/>
          <w:szCs w:val="24"/>
        </w:rPr>
        <w:t>i</w:t>
      </w:r>
    </w:p>
    <w:p w:rsidR="00585CFD" w:rsidRDefault="007478E8" w:rsidP="00193035">
      <w:pPr>
        <w:spacing w:line="270" w:lineRule="auto"/>
        <w:ind w:right="81"/>
        <w:rPr>
          <w:rFonts w:ascii="Arial" w:eastAsia="Arial" w:hAnsi="Arial" w:cs="Arial"/>
          <w:color w:val="000000"/>
          <w:sz w:val="24"/>
          <w:szCs w:val="24"/>
        </w:rPr>
      </w:pPr>
      <w:r>
        <w:rPr>
          <w:rFonts w:ascii="Arial" w:eastAsia="Arial" w:hAnsi="Arial" w:cs="Arial"/>
          <w:sz w:val="24"/>
          <w:szCs w:val="24"/>
        </w:rPr>
        <w:t xml:space="preserve">Organ pelaksana penjaminan mutu di Universitas Ma Chung dibentuk sejak awal pendirian universitas melalui </w:t>
      </w:r>
      <w:r w:rsidR="00193035">
        <w:rPr>
          <w:rFonts w:ascii="Arial" w:eastAsia="Arial" w:hAnsi="Arial" w:cs="Arial"/>
          <w:spacing w:val="1"/>
          <w:sz w:val="24"/>
          <w:szCs w:val="24"/>
        </w:rPr>
        <w:t xml:space="preserve">Surat Keputusan Rektor Universitas Ma Chung dengan nomor </w:t>
      </w:r>
      <w:hyperlink r:id="rId6">
        <w:r w:rsidR="00193035">
          <w:rPr>
            <w:rFonts w:ascii="Arial" w:eastAsia="Arial" w:hAnsi="Arial" w:cs="Arial"/>
            <w:color w:val="0462C1"/>
            <w:spacing w:val="1"/>
            <w:sz w:val="24"/>
            <w:szCs w:val="24"/>
            <w:u w:val="thick" w:color="0462C1"/>
          </w:rPr>
          <w:t xml:space="preserve"> 0</w:t>
        </w:r>
        <w:r w:rsidR="00193035">
          <w:rPr>
            <w:rFonts w:ascii="Arial" w:eastAsia="Arial" w:hAnsi="Arial" w:cs="Arial"/>
            <w:color w:val="0462C1"/>
            <w:spacing w:val="-3"/>
            <w:sz w:val="24"/>
            <w:szCs w:val="24"/>
            <w:u w:val="thick" w:color="0462C1"/>
          </w:rPr>
          <w:t>0</w:t>
        </w:r>
        <w:r w:rsidR="00193035">
          <w:rPr>
            <w:rFonts w:ascii="Arial" w:eastAsia="Arial" w:hAnsi="Arial" w:cs="Arial"/>
            <w:color w:val="0462C1"/>
            <w:spacing w:val="1"/>
            <w:sz w:val="24"/>
            <w:szCs w:val="24"/>
            <w:u w:val="thick" w:color="0462C1"/>
          </w:rPr>
          <w:t>35</w:t>
        </w:r>
        <w:r w:rsidR="00193035">
          <w:rPr>
            <w:rFonts w:ascii="Arial" w:eastAsia="Arial" w:hAnsi="Arial" w:cs="Arial"/>
            <w:color w:val="0462C1"/>
            <w:sz w:val="24"/>
            <w:szCs w:val="24"/>
            <w:u w:val="thick" w:color="0462C1"/>
          </w:rPr>
          <w:t>A</w:t>
        </w:r>
        <w:r w:rsidR="00193035">
          <w:rPr>
            <w:rFonts w:ascii="Arial" w:eastAsia="Arial" w:hAnsi="Arial" w:cs="Arial"/>
            <w:color w:val="0462C1"/>
            <w:spacing w:val="-1"/>
            <w:sz w:val="24"/>
            <w:szCs w:val="24"/>
            <w:u w:val="thick" w:color="0462C1"/>
          </w:rPr>
          <w:t>/</w:t>
        </w:r>
        <w:r w:rsidR="00193035">
          <w:rPr>
            <w:rFonts w:ascii="Arial" w:eastAsia="Arial" w:hAnsi="Arial" w:cs="Arial"/>
            <w:color w:val="0462C1"/>
            <w:sz w:val="24"/>
            <w:szCs w:val="24"/>
            <w:u w:val="thick" w:color="0462C1"/>
          </w:rPr>
          <w:t>Ma</w:t>
        </w:r>
        <w:r w:rsidR="00193035">
          <w:rPr>
            <w:rFonts w:ascii="Arial" w:eastAsia="Arial" w:hAnsi="Arial" w:cs="Arial"/>
            <w:color w:val="0462C1"/>
            <w:spacing w:val="3"/>
            <w:sz w:val="24"/>
            <w:szCs w:val="24"/>
            <w:u w:val="thick" w:color="0462C1"/>
          </w:rPr>
          <w:t xml:space="preserve"> </w:t>
        </w:r>
        <w:r w:rsidR="00193035">
          <w:rPr>
            <w:rFonts w:ascii="Arial" w:eastAsia="Arial" w:hAnsi="Arial" w:cs="Arial"/>
            <w:color w:val="0462C1"/>
            <w:spacing w:val="1"/>
            <w:sz w:val="24"/>
            <w:szCs w:val="24"/>
            <w:u w:val="thick" w:color="0462C1"/>
          </w:rPr>
          <w:t>Ch</w:t>
        </w:r>
        <w:r w:rsidR="00193035">
          <w:rPr>
            <w:rFonts w:ascii="Arial" w:eastAsia="Arial" w:hAnsi="Arial" w:cs="Arial"/>
            <w:color w:val="0462C1"/>
            <w:spacing w:val="-3"/>
            <w:sz w:val="24"/>
            <w:szCs w:val="24"/>
            <w:u w:val="thick" w:color="0462C1"/>
          </w:rPr>
          <w:t>u</w:t>
        </w:r>
        <w:r w:rsidR="00193035">
          <w:rPr>
            <w:rFonts w:ascii="Arial" w:eastAsia="Arial" w:hAnsi="Arial" w:cs="Arial"/>
            <w:color w:val="0462C1"/>
            <w:spacing w:val="1"/>
            <w:sz w:val="24"/>
            <w:szCs w:val="24"/>
            <w:u w:val="thick" w:color="0462C1"/>
          </w:rPr>
          <w:t>ng</w:t>
        </w:r>
        <w:r w:rsidR="00193035">
          <w:rPr>
            <w:rFonts w:ascii="Arial" w:eastAsia="Arial" w:hAnsi="Arial" w:cs="Arial"/>
            <w:color w:val="0462C1"/>
            <w:spacing w:val="-1"/>
            <w:sz w:val="24"/>
            <w:szCs w:val="24"/>
            <w:u w:val="thick" w:color="0462C1"/>
          </w:rPr>
          <w:t>/</w:t>
        </w:r>
        <w:r w:rsidR="00193035">
          <w:rPr>
            <w:rFonts w:ascii="Arial" w:eastAsia="Arial" w:hAnsi="Arial" w:cs="Arial"/>
            <w:color w:val="0462C1"/>
            <w:sz w:val="24"/>
            <w:szCs w:val="24"/>
            <w:u w:val="thick" w:color="0462C1"/>
          </w:rPr>
          <w:t>S</w:t>
        </w:r>
        <w:r w:rsidR="00193035">
          <w:rPr>
            <w:rFonts w:ascii="Arial" w:eastAsia="Arial" w:hAnsi="Arial" w:cs="Arial"/>
            <w:color w:val="0462C1"/>
            <w:spacing w:val="5"/>
            <w:sz w:val="24"/>
            <w:szCs w:val="24"/>
            <w:u w:val="thick" w:color="0462C1"/>
          </w:rPr>
          <w:t>K</w:t>
        </w:r>
        <w:r w:rsidR="00193035">
          <w:rPr>
            <w:rFonts w:ascii="Arial" w:eastAsia="Arial" w:hAnsi="Arial" w:cs="Arial"/>
            <w:color w:val="0462C1"/>
            <w:spacing w:val="-5"/>
            <w:sz w:val="24"/>
            <w:szCs w:val="24"/>
            <w:u w:val="thick" w:color="0462C1"/>
          </w:rPr>
          <w:t>-</w:t>
        </w:r>
        <w:r w:rsidR="00193035">
          <w:rPr>
            <w:rFonts w:ascii="Arial" w:eastAsia="Arial" w:hAnsi="Arial" w:cs="Arial"/>
            <w:color w:val="0462C1"/>
            <w:spacing w:val="1"/>
            <w:sz w:val="24"/>
            <w:szCs w:val="24"/>
            <w:u w:val="thick" w:color="0462C1"/>
          </w:rPr>
          <w:t>Re</w:t>
        </w:r>
        <w:r w:rsidR="00193035">
          <w:rPr>
            <w:rFonts w:ascii="Arial" w:eastAsia="Arial" w:hAnsi="Arial" w:cs="Arial"/>
            <w:color w:val="0462C1"/>
            <w:sz w:val="24"/>
            <w:szCs w:val="24"/>
            <w:u w:val="thick" w:color="0462C1"/>
          </w:rPr>
          <w:t>k</w:t>
        </w:r>
        <w:r w:rsidR="00193035">
          <w:rPr>
            <w:rFonts w:ascii="Arial" w:eastAsia="Arial" w:hAnsi="Arial" w:cs="Arial"/>
            <w:color w:val="0462C1"/>
            <w:spacing w:val="-1"/>
            <w:sz w:val="24"/>
            <w:szCs w:val="24"/>
            <w:u w:val="thick" w:color="0462C1"/>
          </w:rPr>
          <w:t>/I</w:t>
        </w:r>
        <w:r w:rsidR="00193035">
          <w:rPr>
            <w:rFonts w:ascii="Arial" w:eastAsia="Arial" w:hAnsi="Arial" w:cs="Arial"/>
            <w:color w:val="0462C1"/>
            <w:sz w:val="24"/>
            <w:szCs w:val="24"/>
            <w:u w:val="thick" w:color="0462C1"/>
          </w:rPr>
          <w:t>X</w:t>
        </w:r>
        <w:r w:rsidR="00193035">
          <w:rPr>
            <w:rFonts w:ascii="Arial" w:eastAsia="Arial" w:hAnsi="Arial" w:cs="Arial"/>
            <w:color w:val="0462C1"/>
            <w:spacing w:val="-1"/>
            <w:sz w:val="24"/>
            <w:szCs w:val="24"/>
            <w:u w:val="thick" w:color="0462C1"/>
          </w:rPr>
          <w:t>/</w:t>
        </w:r>
        <w:r w:rsidR="00193035">
          <w:rPr>
            <w:rFonts w:ascii="Arial" w:eastAsia="Arial" w:hAnsi="Arial" w:cs="Arial"/>
            <w:color w:val="0462C1"/>
            <w:spacing w:val="1"/>
            <w:sz w:val="24"/>
            <w:szCs w:val="24"/>
            <w:u w:val="thick" w:color="0462C1"/>
          </w:rPr>
          <w:t>200</w:t>
        </w:r>
        <w:r w:rsidR="00193035">
          <w:rPr>
            <w:rFonts w:ascii="Arial" w:eastAsia="Arial" w:hAnsi="Arial" w:cs="Arial"/>
            <w:color w:val="0462C1"/>
            <w:spacing w:val="3"/>
            <w:sz w:val="24"/>
            <w:szCs w:val="24"/>
            <w:u w:val="thick" w:color="0462C1"/>
          </w:rPr>
          <w:t>7</w:t>
        </w:r>
      </w:hyperlink>
      <w:r w:rsidR="00193035">
        <w:rPr>
          <w:rFonts w:ascii="Arial" w:eastAsia="Arial" w:hAnsi="Arial" w:cs="Arial"/>
          <w:color w:val="000000"/>
          <w:sz w:val="24"/>
          <w:szCs w:val="24"/>
        </w:rPr>
        <w:t xml:space="preserve"> tertanggal 3 September 2007 tentang Pembentukan Direktorat Penjaminan Mutu </w:t>
      </w:r>
      <w:r w:rsidR="00585CFD">
        <w:rPr>
          <w:rFonts w:ascii="Arial" w:eastAsia="Arial" w:hAnsi="Arial" w:cs="Arial"/>
          <w:color w:val="000000"/>
          <w:sz w:val="24"/>
          <w:szCs w:val="24"/>
        </w:rPr>
        <w:t xml:space="preserve">(DPM) </w:t>
      </w:r>
      <w:r w:rsidR="00193035">
        <w:rPr>
          <w:rFonts w:ascii="Arial" w:eastAsia="Arial" w:hAnsi="Arial" w:cs="Arial"/>
          <w:color w:val="000000"/>
          <w:sz w:val="24"/>
          <w:szCs w:val="24"/>
        </w:rPr>
        <w:t xml:space="preserve">Universitas Ma Chung. </w:t>
      </w:r>
    </w:p>
    <w:p w:rsidR="00371FAF" w:rsidRDefault="00585CFD" w:rsidP="00193035">
      <w:pPr>
        <w:spacing w:line="270" w:lineRule="auto"/>
        <w:ind w:right="81"/>
        <w:rPr>
          <w:rFonts w:ascii="Arial" w:eastAsia="Arial" w:hAnsi="Arial" w:cs="Arial"/>
          <w:color w:val="000000"/>
          <w:sz w:val="24"/>
          <w:szCs w:val="24"/>
        </w:rPr>
      </w:pPr>
      <w:r>
        <w:rPr>
          <w:rFonts w:ascii="Arial" w:eastAsia="Arial" w:hAnsi="Arial" w:cs="Arial"/>
          <w:color w:val="000000"/>
          <w:sz w:val="24"/>
          <w:szCs w:val="24"/>
        </w:rPr>
        <w:t>Melalui S</w:t>
      </w:r>
      <w:r w:rsidR="003001E3">
        <w:rPr>
          <w:rFonts w:ascii="Arial" w:eastAsia="Arial" w:hAnsi="Arial" w:cs="Arial"/>
          <w:color w:val="000000"/>
          <w:sz w:val="24"/>
          <w:szCs w:val="24"/>
        </w:rPr>
        <w:t xml:space="preserve">urat </w:t>
      </w:r>
      <w:r>
        <w:rPr>
          <w:rFonts w:ascii="Arial" w:eastAsia="Arial" w:hAnsi="Arial" w:cs="Arial"/>
          <w:color w:val="000000"/>
          <w:sz w:val="24"/>
          <w:szCs w:val="24"/>
        </w:rPr>
        <w:t>K</w:t>
      </w:r>
      <w:r w:rsidR="003001E3">
        <w:rPr>
          <w:rFonts w:ascii="Arial" w:eastAsia="Arial" w:hAnsi="Arial" w:cs="Arial"/>
          <w:color w:val="000000"/>
          <w:sz w:val="24"/>
          <w:szCs w:val="24"/>
        </w:rPr>
        <w:t>eputusan</w:t>
      </w:r>
      <w:r>
        <w:rPr>
          <w:rFonts w:ascii="Arial" w:eastAsia="Arial" w:hAnsi="Arial" w:cs="Arial"/>
          <w:color w:val="000000"/>
          <w:sz w:val="24"/>
          <w:szCs w:val="24"/>
        </w:rPr>
        <w:t xml:space="preserve"> Rektor nomor 0001/MACHUNG/SK-REK/I/2020 tentang Organisasi dan Tata Kerja di Lingkungan Universitas Ma Chung, DPM berganti nama menjadi Lembaga Penjaminan Mutu (LPM). </w:t>
      </w:r>
      <w:r w:rsidR="00371FAF">
        <w:rPr>
          <w:rFonts w:ascii="Arial" w:eastAsia="Arial" w:hAnsi="Arial" w:cs="Arial"/>
          <w:color w:val="000000"/>
          <w:sz w:val="24"/>
          <w:szCs w:val="24"/>
        </w:rPr>
        <w:t>Melalui perubahan Statuta Universitas Ma Chung Tahun 2022, saat ini LPM telah bertransformasi menjadi Lembaga Penjaminan Mutu dan Pengawasan Internal (LPMPI).</w:t>
      </w:r>
    </w:p>
    <w:p w:rsidR="00371FAF" w:rsidRDefault="00371FAF" w:rsidP="00193035">
      <w:pPr>
        <w:spacing w:line="270" w:lineRule="auto"/>
        <w:ind w:right="81"/>
        <w:rPr>
          <w:rFonts w:ascii="Arial" w:eastAsia="Arial" w:hAnsi="Arial" w:cs="Arial"/>
          <w:color w:val="000000"/>
          <w:sz w:val="24"/>
          <w:szCs w:val="24"/>
        </w:rPr>
      </w:pPr>
    </w:p>
    <w:p w:rsidR="00124CB6" w:rsidRDefault="00371FAF" w:rsidP="00193035">
      <w:pPr>
        <w:spacing w:line="270" w:lineRule="auto"/>
        <w:ind w:right="81"/>
        <w:rPr>
          <w:rFonts w:ascii="Arial" w:eastAsia="Arial" w:hAnsi="Arial" w:cs="Arial"/>
          <w:color w:val="000000"/>
          <w:sz w:val="24"/>
          <w:szCs w:val="24"/>
        </w:rPr>
      </w:pPr>
      <w:r>
        <w:rPr>
          <w:rFonts w:ascii="Arial" w:eastAsia="Arial" w:hAnsi="Arial" w:cs="Arial"/>
          <w:color w:val="000000"/>
          <w:sz w:val="24"/>
          <w:szCs w:val="24"/>
        </w:rPr>
        <w:t xml:space="preserve">Sistem pelaksanaan penjaminan mutu di Universitas Ma Chung menggunakan model gabungan, yaitu dengan mengintegrasikan SPMI pada manajemen perguruan tinggi/melekat pada para pengelola </w:t>
      </w:r>
      <w:r w:rsidR="00124CB6">
        <w:rPr>
          <w:rFonts w:ascii="Arial" w:eastAsia="Arial" w:hAnsi="Arial" w:cs="Arial"/>
          <w:color w:val="000000"/>
          <w:sz w:val="24"/>
          <w:szCs w:val="24"/>
        </w:rPr>
        <w:t>serta</w:t>
      </w:r>
      <w:r>
        <w:rPr>
          <w:rFonts w:ascii="Arial" w:eastAsia="Arial" w:hAnsi="Arial" w:cs="Arial"/>
          <w:color w:val="000000"/>
          <w:sz w:val="24"/>
          <w:szCs w:val="24"/>
        </w:rPr>
        <w:t xml:space="preserve"> melalui unit khusus yang mengkoordinasikan Sistem Penjaminan Mutu (SPM) dan</w:t>
      </w:r>
      <w:r w:rsidR="00143486">
        <w:rPr>
          <w:rFonts w:ascii="Arial" w:eastAsia="Arial" w:hAnsi="Arial" w:cs="Arial"/>
          <w:color w:val="000000"/>
          <w:sz w:val="24"/>
          <w:szCs w:val="24"/>
        </w:rPr>
        <w:t xml:space="preserve"> Satuan Pengawas Internal (SPI). Pada aras fakultas terdapat Koordinator Penjaminan Mutu (KPM) yang diangkat melalui Surat Keputusan Rektor. KPM melakukan monitoring mu</w:t>
      </w:r>
      <w:r w:rsidR="00124CB6">
        <w:rPr>
          <w:rFonts w:ascii="Arial" w:eastAsia="Arial" w:hAnsi="Arial" w:cs="Arial"/>
          <w:color w:val="000000"/>
          <w:sz w:val="24"/>
          <w:szCs w:val="24"/>
        </w:rPr>
        <w:t xml:space="preserve">tu setiap fakultas secara rutin dan melaporkan hasilnya kepada Kepala LPMPI. Selain itu pada </w:t>
      </w:r>
      <w:r w:rsidR="003001E3">
        <w:rPr>
          <w:rFonts w:ascii="Arial" w:eastAsia="Arial" w:hAnsi="Arial" w:cs="Arial"/>
          <w:color w:val="000000"/>
          <w:sz w:val="24"/>
          <w:szCs w:val="24"/>
        </w:rPr>
        <w:t xml:space="preserve">pelaksanaan kegiatan audit mutu internal (AMI), LPMPI dibantu oleh auditor internal yang diangkat melalui Surat Keputusan Rektor. </w:t>
      </w:r>
      <w:r w:rsidR="00870822">
        <w:rPr>
          <w:rFonts w:ascii="Arial" w:eastAsia="Arial" w:hAnsi="Arial" w:cs="Arial"/>
          <w:color w:val="000000"/>
          <w:sz w:val="24"/>
          <w:szCs w:val="24"/>
        </w:rPr>
        <w:t>Auditor internal terdiri</w:t>
      </w:r>
      <w:r w:rsidR="00124CB6">
        <w:rPr>
          <w:rFonts w:ascii="Arial" w:eastAsia="Arial" w:hAnsi="Arial" w:cs="Arial"/>
          <w:color w:val="000000"/>
          <w:sz w:val="24"/>
          <w:szCs w:val="24"/>
        </w:rPr>
        <w:t xml:space="preserve"> dari para auditor internal bidang akademik dan auditor internal bidang non akademik. </w:t>
      </w:r>
    </w:p>
    <w:p w:rsidR="00124CB6" w:rsidRDefault="00124CB6" w:rsidP="00193035">
      <w:pPr>
        <w:spacing w:line="270" w:lineRule="auto"/>
        <w:ind w:right="81"/>
        <w:rPr>
          <w:rFonts w:ascii="Arial" w:eastAsia="Arial" w:hAnsi="Arial" w:cs="Arial"/>
          <w:color w:val="000000"/>
          <w:sz w:val="24"/>
          <w:szCs w:val="24"/>
        </w:rPr>
      </w:pPr>
    </w:p>
    <w:p w:rsidR="00870822" w:rsidRDefault="00870822" w:rsidP="00870822">
      <w:pPr>
        <w:spacing w:line="271" w:lineRule="auto"/>
        <w:ind w:right="473"/>
        <w:jc w:val="both"/>
        <w:rPr>
          <w:rFonts w:ascii="Arial" w:eastAsia="Arial" w:hAnsi="Arial" w:cs="Arial"/>
          <w:sz w:val="24"/>
          <w:szCs w:val="24"/>
        </w:rPr>
      </w:pP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z w:val="24"/>
          <w:szCs w:val="24"/>
        </w:rPr>
        <w:t>r</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z w:val="24"/>
          <w:szCs w:val="24"/>
        </w:rPr>
        <w:t xml:space="preserve">r </w:t>
      </w:r>
      <w:r>
        <w:rPr>
          <w:rFonts w:ascii="Arial" w:eastAsia="Arial" w:hAnsi="Arial" w:cs="Arial"/>
          <w:spacing w:val="-1"/>
          <w:sz w:val="24"/>
          <w:szCs w:val="24"/>
        </w:rPr>
        <w:t>f</w:t>
      </w:r>
      <w:r>
        <w:rPr>
          <w:rFonts w:ascii="Arial" w:eastAsia="Arial" w:hAnsi="Arial" w:cs="Arial"/>
          <w:spacing w:val="1"/>
          <w:sz w:val="24"/>
          <w:szCs w:val="24"/>
        </w:rPr>
        <w:t>ung</w:t>
      </w:r>
      <w:r>
        <w:rPr>
          <w:rFonts w:ascii="Arial" w:eastAsia="Arial" w:hAnsi="Arial" w:cs="Arial"/>
          <w:sz w:val="24"/>
          <w:szCs w:val="24"/>
        </w:rPr>
        <w:t>s</w:t>
      </w:r>
      <w:r>
        <w:rPr>
          <w:rFonts w:ascii="Arial" w:eastAsia="Arial" w:hAnsi="Arial" w:cs="Arial"/>
          <w:spacing w:val="1"/>
          <w:sz w:val="24"/>
          <w:szCs w:val="24"/>
        </w:rPr>
        <w:t>io</w:t>
      </w:r>
      <w:r>
        <w:rPr>
          <w:rFonts w:ascii="Arial" w:eastAsia="Arial" w:hAnsi="Arial" w:cs="Arial"/>
          <w:spacing w:val="-3"/>
          <w:sz w:val="24"/>
          <w:szCs w:val="24"/>
        </w:rPr>
        <w:t>n</w:t>
      </w:r>
      <w:r>
        <w:rPr>
          <w:rFonts w:ascii="Arial" w:eastAsia="Arial" w:hAnsi="Arial" w:cs="Arial"/>
          <w:spacing w:val="1"/>
          <w:sz w:val="24"/>
          <w:szCs w:val="24"/>
        </w:rPr>
        <w:t>a</w:t>
      </w:r>
      <w:r>
        <w:rPr>
          <w:rFonts w:ascii="Arial" w:eastAsia="Arial" w:hAnsi="Arial" w:cs="Arial"/>
          <w:sz w:val="24"/>
          <w:szCs w:val="24"/>
        </w:rPr>
        <w:t>l</w:t>
      </w:r>
      <w:r>
        <w:rPr>
          <w:rFonts w:ascii="Arial" w:eastAsia="Arial" w:hAnsi="Arial" w:cs="Arial"/>
          <w:spacing w:val="1"/>
          <w:sz w:val="24"/>
          <w:szCs w:val="24"/>
        </w:rPr>
        <w:t xml:space="preserve"> o</w:t>
      </w:r>
      <w:r>
        <w:rPr>
          <w:rFonts w:ascii="Arial" w:eastAsia="Arial" w:hAnsi="Arial" w:cs="Arial"/>
          <w:sz w:val="24"/>
          <w:szCs w:val="24"/>
        </w:rPr>
        <w:t>r</w:t>
      </w:r>
      <w:r>
        <w:rPr>
          <w:rFonts w:ascii="Arial" w:eastAsia="Arial" w:hAnsi="Arial" w:cs="Arial"/>
          <w:spacing w:val="-3"/>
          <w:sz w:val="24"/>
          <w:szCs w:val="24"/>
        </w:rPr>
        <w:t>g</w:t>
      </w:r>
      <w:r>
        <w:rPr>
          <w:rFonts w:ascii="Arial" w:eastAsia="Arial" w:hAnsi="Arial" w:cs="Arial"/>
          <w:spacing w:val="1"/>
          <w:sz w:val="24"/>
          <w:szCs w:val="24"/>
        </w:rPr>
        <w:t>ani</w:t>
      </w:r>
      <w:r>
        <w:rPr>
          <w:rFonts w:ascii="Arial" w:eastAsia="Arial" w:hAnsi="Arial" w:cs="Arial"/>
          <w:spacing w:val="-5"/>
          <w:sz w:val="24"/>
          <w:szCs w:val="24"/>
        </w:rPr>
        <w:t>s</w:t>
      </w:r>
      <w:r>
        <w:rPr>
          <w:rFonts w:ascii="Arial" w:eastAsia="Arial" w:hAnsi="Arial" w:cs="Arial"/>
          <w:spacing w:val="1"/>
          <w:sz w:val="24"/>
          <w:szCs w:val="24"/>
        </w:rPr>
        <w:t>a</w:t>
      </w:r>
      <w:r>
        <w:rPr>
          <w:rFonts w:ascii="Arial" w:eastAsia="Arial" w:hAnsi="Arial" w:cs="Arial"/>
          <w:sz w:val="24"/>
          <w:szCs w:val="24"/>
        </w:rPr>
        <w:t>si</w:t>
      </w:r>
      <w:r>
        <w:rPr>
          <w:rFonts w:ascii="Arial" w:eastAsia="Arial" w:hAnsi="Arial" w:cs="Arial"/>
          <w:spacing w:val="1"/>
          <w:sz w:val="24"/>
          <w:szCs w:val="24"/>
        </w:rPr>
        <w:t xml:space="preserve"> p</w:t>
      </w:r>
      <w:r>
        <w:rPr>
          <w:rFonts w:ascii="Arial" w:eastAsia="Arial" w:hAnsi="Arial" w:cs="Arial"/>
          <w:spacing w:val="-3"/>
          <w:sz w:val="24"/>
          <w:szCs w:val="24"/>
        </w:rPr>
        <w:t>e</w:t>
      </w:r>
      <w:r>
        <w:rPr>
          <w:rFonts w:ascii="Arial" w:eastAsia="Arial" w:hAnsi="Arial" w:cs="Arial"/>
          <w:spacing w:val="1"/>
          <w:sz w:val="24"/>
          <w:szCs w:val="24"/>
        </w:rPr>
        <w:t>nja</w:t>
      </w:r>
      <w:r>
        <w:rPr>
          <w:rFonts w:ascii="Arial" w:eastAsia="Arial" w:hAnsi="Arial" w:cs="Arial"/>
          <w:spacing w:val="-5"/>
          <w:sz w:val="24"/>
          <w:szCs w:val="24"/>
        </w:rPr>
        <w:t>m</w:t>
      </w:r>
      <w:r>
        <w:rPr>
          <w:rFonts w:ascii="Arial" w:eastAsia="Arial" w:hAnsi="Arial" w:cs="Arial"/>
          <w:spacing w:val="1"/>
          <w:sz w:val="24"/>
          <w:szCs w:val="24"/>
        </w:rPr>
        <w:t>in</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1"/>
          <w:sz w:val="24"/>
          <w:szCs w:val="24"/>
        </w:rPr>
        <w:t xml:space="preserve"> </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1"/>
          <w:sz w:val="24"/>
          <w:szCs w:val="24"/>
        </w:rPr>
        <w:t>u</w:t>
      </w:r>
      <w:r>
        <w:rPr>
          <w:rFonts w:ascii="Arial" w:eastAsia="Arial" w:hAnsi="Arial" w:cs="Arial"/>
          <w:spacing w:val="-3"/>
          <w:sz w:val="24"/>
          <w:szCs w:val="24"/>
        </w:rPr>
        <w:t>a</w:t>
      </w:r>
      <w:r>
        <w:rPr>
          <w:rFonts w:ascii="Arial" w:eastAsia="Arial" w:hAnsi="Arial" w:cs="Arial"/>
          <w:sz w:val="24"/>
          <w:szCs w:val="24"/>
        </w:rPr>
        <w:t xml:space="preserve">i </w:t>
      </w:r>
      <w:r>
        <w:rPr>
          <w:rFonts w:ascii="Arial" w:eastAsia="Arial" w:hAnsi="Arial" w:cs="Arial"/>
          <w:spacing w:val="1"/>
          <w:sz w:val="24"/>
          <w:szCs w:val="24"/>
        </w:rPr>
        <w:t>den</w:t>
      </w:r>
      <w:r>
        <w:rPr>
          <w:rFonts w:ascii="Arial" w:eastAsia="Arial" w:hAnsi="Arial" w:cs="Arial"/>
          <w:spacing w:val="-3"/>
          <w:sz w:val="24"/>
          <w:szCs w:val="24"/>
        </w:rPr>
        <w:t>g</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5"/>
          <w:sz w:val="24"/>
          <w:szCs w:val="24"/>
        </w:rPr>
        <w:t xml:space="preserve"> </w:t>
      </w:r>
      <w:r>
        <w:rPr>
          <w:rFonts w:ascii="Arial" w:eastAsia="Arial" w:hAnsi="Arial" w:cs="Arial"/>
          <w:spacing w:val="1"/>
          <w:sz w:val="24"/>
          <w:szCs w:val="24"/>
        </w:rPr>
        <w:t>o</w:t>
      </w:r>
      <w:r>
        <w:rPr>
          <w:rFonts w:ascii="Arial" w:eastAsia="Arial" w:hAnsi="Arial" w:cs="Arial"/>
          <w:sz w:val="24"/>
          <w:szCs w:val="24"/>
        </w:rPr>
        <w:t>r</w:t>
      </w:r>
      <w:r>
        <w:rPr>
          <w:rFonts w:ascii="Arial" w:eastAsia="Arial" w:hAnsi="Arial" w:cs="Arial"/>
          <w:spacing w:val="-3"/>
          <w:sz w:val="24"/>
          <w:szCs w:val="24"/>
        </w:rPr>
        <w:t>g</w:t>
      </w:r>
      <w:r>
        <w:rPr>
          <w:rFonts w:ascii="Arial" w:eastAsia="Arial" w:hAnsi="Arial" w:cs="Arial"/>
          <w:spacing w:val="1"/>
          <w:sz w:val="24"/>
          <w:szCs w:val="24"/>
        </w:rPr>
        <w:t>ani</w:t>
      </w:r>
      <w:r>
        <w:rPr>
          <w:rFonts w:ascii="Arial" w:eastAsia="Arial" w:hAnsi="Arial" w:cs="Arial"/>
          <w:spacing w:val="-5"/>
          <w:sz w:val="24"/>
          <w:szCs w:val="24"/>
        </w:rPr>
        <w:t>s</w:t>
      </w:r>
      <w:r>
        <w:rPr>
          <w:rFonts w:ascii="Arial" w:eastAsia="Arial" w:hAnsi="Arial" w:cs="Arial"/>
          <w:spacing w:val="1"/>
          <w:sz w:val="24"/>
          <w:szCs w:val="24"/>
        </w:rPr>
        <w:t>a</w:t>
      </w:r>
      <w:r>
        <w:rPr>
          <w:rFonts w:ascii="Arial" w:eastAsia="Arial" w:hAnsi="Arial" w:cs="Arial"/>
          <w:sz w:val="24"/>
          <w:szCs w:val="24"/>
        </w:rPr>
        <w:t>si</w:t>
      </w:r>
      <w:r>
        <w:rPr>
          <w:rFonts w:ascii="Arial" w:eastAsia="Arial" w:hAnsi="Arial" w:cs="Arial"/>
          <w:spacing w:val="5"/>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pacing w:val="-1"/>
          <w:sz w:val="24"/>
          <w:szCs w:val="24"/>
        </w:rPr>
        <w:t>t</w:t>
      </w:r>
      <w:r>
        <w:rPr>
          <w:rFonts w:ascii="Arial" w:eastAsia="Arial" w:hAnsi="Arial" w:cs="Arial"/>
          <w:sz w:val="24"/>
          <w:szCs w:val="24"/>
        </w:rPr>
        <w:t>a</w:t>
      </w:r>
      <w:r>
        <w:rPr>
          <w:rFonts w:ascii="Arial" w:eastAsia="Arial" w:hAnsi="Arial" w:cs="Arial"/>
          <w:spacing w:val="5"/>
          <w:sz w:val="24"/>
          <w:szCs w:val="24"/>
        </w:rPr>
        <w:t xml:space="preserve"> </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3"/>
          <w:sz w:val="24"/>
          <w:szCs w:val="24"/>
        </w:rPr>
        <w:t>j</w:t>
      </w:r>
      <w:r>
        <w:rPr>
          <w:rFonts w:ascii="Arial" w:eastAsia="Arial" w:hAnsi="Arial" w:cs="Arial"/>
          <w:sz w:val="24"/>
          <w:szCs w:val="24"/>
        </w:rPr>
        <w:t>a</w:t>
      </w:r>
      <w:r>
        <w:rPr>
          <w:rFonts w:ascii="Arial" w:eastAsia="Arial" w:hAnsi="Arial" w:cs="Arial"/>
          <w:spacing w:val="5"/>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ahu</w:t>
      </w:r>
      <w:r>
        <w:rPr>
          <w:rFonts w:ascii="Arial" w:eastAsia="Arial" w:hAnsi="Arial" w:cs="Arial"/>
          <w:sz w:val="24"/>
          <w:szCs w:val="24"/>
        </w:rPr>
        <w:t xml:space="preserve">n </w:t>
      </w:r>
      <w:r>
        <w:rPr>
          <w:rFonts w:ascii="Arial" w:eastAsia="Arial" w:hAnsi="Arial" w:cs="Arial"/>
          <w:spacing w:val="1"/>
          <w:sz w:val="24"/>
          <w:szCs w:val="24"/>
        </w:rPr>
        <w:t>201</w:t>
      </w:r>
      <w:r>
        <w:rPr>
          <w:rFonts w:ascii="Arial" w:eastAsia="Arial" w:hAnsi="Arial" w:cs="Arial"/>
          <w:sz w:val="24"/>
          <w:szCs w:val="24"/>
        </w:rPr>
        <w:t xml:space="preserve">9 </w:t>
      </w:r>
      <w:r>
        <w:rPr>
          <w:rFonts w:ascii="Arial" w:eastAsia="Arial" w:hAnsi="Arial" w:cs="Arial"/>
          <w:spacing w:val="1"/>
          <w:sz w:val="24"/>
          <w:szCs w:val="24"/>
        </w:rPr>
        <w:t>di</w:t>
      </w:r>
      <w:r>
        <w:rPr>
          <w:rFonts w:ascii="Arial" w:eastAsia="Arial" w:hAnsi="Arial" w:cs="Arial"/>
          <w:spacing w:val="-3"/>
          <w:sz w:val="24"/>
          <w:szCs w:val="24"/>
        </w:rPr>
        <w:t>ga</w:t>
      </w:r>
      <w:r>
        <w:rPr>
          <w:rFonts w:ascii="Arial" w:eastAsia="Arial" w:hAnsi="Arial" w:cs="Arial"/>
          <w:sz w:val="24"/>
          <w:szCs w:val="24"/>
        </w:rPr>
        <w:t>m</w:t>
      </w:r>
      <w:r>
        <w:rPr>
          <w:rFonts w:ascii="Arial" w:eastAsia="Arial" w:hAnsi="Arial" w:cs="Arial"/>
          <w:spacing w:val="1"/>
          <w:sz w:val="24"/>
          <w:szCs w:val="24"/>
        </w:rPr>
        <w:t>ba</w:t>
      </w:r>
      <w:r>
        <w:rPr>
          <w:rFonts w:ascii="Arial" w:eastAsia="Arial" w:hAnsi="Arial" w:cs="Arial"/>
          <w:sz w:val="24"/>
          <w:szCs w:val="24"/>
        </w:rPr>
        <w:t>rk</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pad</w:t>
      </w:r>
      <w:r>
        <w:rPr>
          <w:rFonts w:ascii="Arial" w:eastAsia="Arial" w:hAnsi="Arial" w:cs="Arial"/>
          <w:sz w:val="24"/>
          <w:szCs w:val="24"/>
        </w:rPr>
        <w:t xml:space="preserve">a </w:t>
      </w:r>
      <w:r>
        <w:rPr>
          <w:rFonts w:ascii="Arial" w:eastAsia="Arial" w:hAnsi="Arial" w:cs="Arial"/>
          <w:spacing w:val="1"/>
          <w:sz w:val="24"/>
          <w:szCs w:val="24"/>
        </w:rPr>
        <w:t>g</w:t>
      </w:r>
      <w:r>
        <w:rPr>
          <w:rFonts w:ascii="Arial" w:eastAsia="Arial" w:hAnsi="Arial" w:cs="Arial"/>
          <w:spacing w:val="-3"/>
          <w:sz w:val="24"/>
          <w:szCs w:val="24"/>
        </w:rPr>
        <w:t>a</w:t>
      </w:r>
      <w:r>
        <w:rPr>
          <w:rFonts w:ascii="Arial" w:eastAsia="Arial" w:hAnsi="Arial" w:cs="Arial"/>
          <w:sz w:val="24"/>
          <w:szCs w:val="24"/>
        </w:rPr>
        <w:t>m</w:t>
      </w:r>
      <w:r>
        <w:rPr>
          <w:rFonts w:ascii="Arial" w:eastAsia="Arial" w:hAnsi="Arial" w:cs="Arial"/>
          <w:spacing w:val="1"/>
          <w:sz w:val="24"/>
          <w:szCs w:val="24"/>
        </w:rPr>
        <w:t>ba</w:t>
      </w:r>
      <w:r>
        <w:rPr>
          <w:rFonts w:ascii="Arial" w:eastAsia="Arial" w:hAnsi="Arial" w:cs="Arial"/>
          <w:sz w:val="24"/>
          <w:szCs w:val="24"/>
        </w:rPr>
        <w:t>r</w:t>
      </w:r>
      <w:r>
        <w:rPr>
          <w:rFonts w:ascii="Arial" w:eastAsia="Arial" w:hAnsi="Arial" w:cs="Arial"/>
          <w:spacing w:val="-1"/>
          <w:sz w:val="24"/>
          <w:szCs w:val="24"/>
        </w:rPr>
        <w:t xml:space="preserve"> </w:t>
      </w:r>
      <w:r>
        <w:rPr>
          <w:rFonts w:ascii="Arial" w:eastAsia="Arial" w:hAnsi="Arial" w:cs="Arial"/>
          <w:spacing w:val="1"/>
          <w:sz w:val="24"/>
          <w:szCs w:val="24"/>
        </w:rPr>
        <w:t>be</w:t>
      </w:r>
      <w:r>
        <w:rPr>
          <w:rFonts w:ascii="Arial" w:eastAsia="Arial" w:hAnsi="Arial" w:cs="Arial"/>
          <w:spacing w:val="-5"/>
          <w:sz w:val="24"/>
          <w:szCs w:val="24"/>
        </w:rPr>
        <w:t>r</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w:t>
      </w:r>
    </w:p>
    <w:p w:rsidR="00870822" w:rsidRDefault="00870822" w:rsidP="00870822">
      <w:pPr>
        <w:spacing w:before="10" w:line="100" w:lineRule="exact"/>
        <w:rPr>
          <w:sz w:val="11"/>
          <w:szCs w:val="11"/>
        </w:rPr>
      </w:pPr>
    </w:p>
    <w:p w:rsidR="00870822" w:rsidRDefault="00870822" w:rsidP="00870822">
      <w:pPr>
        <w:spacing w:line="200" w:lineRule="exact"/>
      </w:pPr>
    </w:p>
    <w:p w:rsidR="00870822" w:rsidRDefault="00870822" w:rsidP="00870822">
      <w:pPr>
        <w:jc w:val="center"/>
      </w:pPr>
      <w:r>
        <w:rPr>
          <w:noProof/>
        </w:rPr>
        <w:drawing>
          <wp:inline distT="0" distB="0" distL="0" distR="0">
            <wp:extent cx="5265119" cy="273256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27421" cy="2764902"/>
                    </a:xfrm>
                    <a:prstGeom prst="rect">
                      <a:avLst/>
                    </a:prstGeom>
                    <a:noFill/>
                    <a:ln>
                      <a:noFill/>
                    </a:ln>
                  </pic:spPr>
                </pic:pic>
              </a:graphicData>
            </a:graphic>
          </wp:inline>
        </w:drawing>
      </w:r>
    </w:p>
    <w:p w:rsidR="00870822" w:rsidRDefault="00870822" w:rsidP="00870822">
      <w:pPr>
        <w:spacing w:line="200" w:lineRule="exact"/>
      </w:pPr>
    </w:p>
    <w:p w:rsidR="00870822" w:rsidRDefault="00870822" w:rsidP="00870822">
      <w:pPr>
        <w:spacing w:line="200" w:lineRule="exact"/>
      </w:pPr>
      <w:r>
        <w:t>Gambar X. Struktur Organisasi Penjaminan Mutu</w:t>
      </w:r>
    </w:p>
    <w:p w:rsidR="00870822" w:rsidRDefault="00870822" w:rsidP="00870822">
      <w:pPr>
        <w:spacing w:before="1" w:line="260" w:lineRule="exact"/>
        <w:rPr>
          <w:sz w:val="26"/>
          <w:szCs w:val="26"/>
        </w:rPr>
      </w:pPr>
    </w:p>
    <w:p w:rsidR="00870822" w:rsidRDefault="00870822" w:rsidP="00870822">
      <w:pPr>
        <w:spacing w:line="270" w:lineRule="auto"/>
        <w:ind w:right="467"/>
        <w:jc w:val="both"/>
        <w:rPr>
          <w:rFonts w:ascii="Arial" w:eastAsia="Arial" w:hAnsi="Arial" w:cs="Arial"/>
          <w:sz w:val="24"/>
          <w:szCs w:val="24"/>
        </w:rPr>
      </w:pPr>
      <w:r>
        <w:rPr>
          <w:rFonts w:ascii="Arial" w:eastAsia="Arial" w:hAnsi="Arial" w:cs="Arial"/>
          <w:spacing w:val="1"/>
          <w:sz w:val="24"/>
          <w:szCs w:val="24"/>
        </w:rPr>
        <w:lastRenderedPageBreak/>
        <w:t>Le</w:t>
      </w:r>
      <w:r>
        <w:rPr>
          <w:rFonts w:ascii="Arial" w:eastAsia="Arial" w:hAnsi="Arial" w:cs="Arial"/>
          <w:sz w:val="24"/>
          <w:szCs w:val="24"/>
        </w:rPr>
        <w:t>m</w:t>
      </w:r>
      <w:r>
        <w:rPr>
          <w:rFonts w:ascii="Arial" w:eastAsia="Arial" w:hAnsi="Arial" w:cs="Arial"/>
          <w:spacing w:val="1"/>
          <w:sz w:val="24"/>
          <w:szCs w:val="24"/>
        </w:rPr>
        <w:t>b</w:t>
      </w:r>
      <w:r>
        <w:rPr>
          <w:rFonts w:ascii="Arial" w:eastAsia="Arial" w:hAnsi="Arial" w:cs="Arial"/>
          <w:spacing w:val="-3"/>
          <w:sz w:val="24"/>
          <w:szCs w:val="24"/>
        </w:rPr>
        <w:t>a</w:t>
      </w:r>
      <w:r>
        <w:rPr>
          <w:rFonts w:ascii="Arial" w:eastAsia="Arial" w:hAnsi="Arial" w:cs="Arial"/>
          <w:spacing w:val="1"/>
          <w:sz w:val="24"/>
          <w:szCs w:val="24"/>
        </w:rPr>
        <w:t>g</w:t>
      </w:r>
      <w:r>
        <w:rPr>
          <w:rFonts w:ascii="Arial" w:eastAsia="Arial" w:hAnsi="Arial" w:cs="Arial"/>
          <w:sz w:val="24"/>
          <w:szCs w:val="24"/>
        </w:rPr>
        <w:t>a</w:t>
      </w:r>
      <w:r>
        <w:rPr>
          <w:rFonts w:ascii="Arial" w:eastAsia="Arial" w:hAnsi="Arial" w:cs="Arial"/>
          <w:spacing w:val="2"/>
          <w:sz w:val="24"/>
          <w:szCs w:val="24"/>
        </w:rPr>
        <w:t xml:space="preserve"> </w:t>
      </w:r>
      <w:r>
        <w:rPr>
          <w:rFonts w:ascii="Arial" w:eastAsia="Arial" w:hAnsi="Arial" w:cs="Arial"/>
          <w:sz w:val="24"/>
          <w:szCs w:val="24"/>
        </w:rPr>
        <w:t>P</w:t>
      </w:r>
      <w:r>
        <w:rPr>
          <w:rFonts w:ascii="Arial" w:eastAsia="Arial" w:hAnsi="Arial" w:cs="Arial"/>
          <w:spacing w:val="1"/>
          <w:sz w:val="24"/>
          <w:szCs w:val="24"/>
        </w:rPr>
        <w:t>en</w:t>
      </w:r>
      <w:r>
        <w:rPr>
          <w:rFonts w:ascii="Arial" w:eastAsia="Arial" w:hAnsi="Arial" w:cs="Arial"/>
          <w:spacing w:val="-3"/>
          <w:sz w:val="24"/>
          <w:szCs w:val="24"/>
        </w:rPr>
        <w:t>j</w:t>
      </w:r>
      <w:r>
        <w:rPr>
          <w:rFonts w:ascii="Arial" w:eastAsia="Arial" w:hAnsi="Arial" w:cs="Arial"/>
          <w:spacing w:val="1"/>
          <w:sz w:val="24"/>
          <w:szCs w:val="24"/>
        </w:rPr>
        <w:t>a</w:t>
      </w:r>
      <w:r>
        <w:rPr>
          <w:rFonts w:ascii="Arial" w:eastAsia="Arial" w:hAnsi="Arial" w:cs="Arial"/>
          <w:sz w:val="24"/>
          <w:szCs w:val="24"/>
        </w:rPr>
        <w:t>m</w:t>
      </w:r>
      <w:r>
        <w:rPr>
          <w:rFonts w:ascii="Arial" w:eastAsia="Arial" w:hAnsi="Arial" w:cs="Arial"/>
          <w:spacing w:val="1"/>
          <w:sz w:val="24"/>
          <w:szCs w:val="24"/>
        </w:rPr>
        <w:t>i</w:t>
      </w:r>
      <w:r>
        <w:rPr>
          <w:rFonts w:ascii="Arial" w:eastAsia="Arial" w:hAnsi="Arial" w:cs="Arial"/>
          <w:spacing w:val="-3"/>
          <w:sz w:val="24"/>
          <w:szCs w:val="24"/>
        </w:rPr>
        <w:t>n</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2"/>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 xml:space="preserve">u </w:t>
      </w:r>
      <w:r>
        <w:rPr>
          <w:rFonts w:ascii="Arial" w:eastAsia="Arial" w:hAnsi="Arial" w:cs="Arial"/>
          <w:spacing w:val="1"/>
          <w:sz w:val="24"/>
          <w:szCs w:val="24"/>
        </w:rPr>
        <w:t>ada</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h</w:t>
      </w:r>
      <w:r>
        <w:rPr>
          <w:rFonts w:ascii="Arial" w:eastAsia="Arial" w:hAnsi="Arial" w:cs="Arial"/>
          <w:spacing w:val="2"/>
          <w:sz w:val="24"/>
          <w:szCs w:val="24"/>
        </w:rPr>
        <w:t xml:space="preserve"> </w:t>
      </w:r>
      <w:r>
        <w:rPr>
          <w:rFonts w:ascii="Arial" w:eastAsia="Arial" w:hAnsi="Arial" w:cs="Arial"/>
          <w:spacing w:val="1"/>
          <w:sz w:val="24"/>
          <w:szCs w:val="24"/>
        </w:rPr>
        <w:t>un</w:t>
      </w:r>
      <w:r>
        <w:rPr>
          <w:rFonts w:ascii="Arial" w:eastAsia="Arial" w:hAnsi="Arial" w:cs="Arial"/>
          <w:sz w:val="24"/>
          <w:szCs w:val="24"/>
        </w:rPr>
        <w:t>s</w:t>
      </w:r>
      <w:r>
        <w:rPr>
          <w:rFonts w:ascii="Arial" w:eastAsia="Arial" w:hAnsi="Arial" w:cs="Arial"/>
          <w:spacing w:val="1"/>
          <w:sz w:val="24"/>
          <w:szCs w:val="24"/>
        </w:rPr>
        <w:t>u</w:t>
      </w:r>
      <w:r>
        <w:rPr>
          <w:rFonts w:ascii="Arial" w:eastAsia="Arial" w:hAnsi="Arial" w:cs="Arial"/>
          <w:sz w:val="24"/>
          <w:szCs w:val="24"/>
        </w:rPr>
        <w:t xml:space="preserve">r </w:t>
      </w:r>
      <w:r>
        <w:rPr>
          <w:rFonts w:ascii="Arial" w:eastAsia="Arial" w:hAnsi="Arial" w:cs="Arial"/>
          <w:spacing w:val="1"/>
          <w:sz w:val="24"/>
          <w:szCs w:val="24"/>
        </w:rPr>
        <w:t>pela</w:t>
      </w:r>
      <w:r>
        <w:rPr>
          <w:rFonts w:ascii="Arial" w:eastAsia="Arial" w:hAnsi="Arial" w:cs="Arial"/>
          <w:sz w:val="24"/>
          <w:szCs w:val="24"/>
        </w:rPr>
        <w:t>k</w:t>
      </w:r>
      <w:r>
        <w:rPr>
          <w:rFonts w:ascii="Arial" w:eastAsia="Arial" w:hAnsi="Arial" w:cs="Arial"/>
          <w:spacing w:val="-5"/>
          <w:sz w:val="24"/>
          <w:szCs w:val="24"/>
        </w:rPr>
        <w:t>s</w:t>
      </w:r>
      <w:r>
        <w:rPr>
          <w:rFonts w:ascii="Arial" w:eastAsia="Arial" w:hAnsi="Arial" w:cs="Arial"/>
          <w:spacing w:val="1"/>
          <w:sz w:val="24"/>
          <w:szCs w:val="24"/>
        </w:rPr>
        <w:t>an</w:t>
      </w:r>
      <w:r>
        <w:rPr>
          <w:rFonts w:ascii="Arial" w:eastAsia="Arial" w:hAnsi="Arial" w:cs="Arial"/>
          <w:sz w:val="24"/>
          <w:szCs w:val="24"/>
        </w:rPr>
        <w:t>a</w:t>
      </w:r>
      <w:r>
        <w:rPr>
          <w:rFonts w:ascii="Arial" w:eastAsia="Arial" w:hAnsi="Arial" w:cs="Arial"/>
          <w:spacing w:val="1"/>
          <w:sz w:val="24"/>
          <w:szCs w:val="24"/>
        </w:rPr>
        <w:t xml:space="preserve"> </w:t>
      </w:r>
      <w:r>
        <w:rPr>
          <w:rFonts w:ascii="Arial" w:eastAsia="Arial" w:hAnsi="Arial" w:cs="Arial"/>
          <w:sz w:val="24"/>
          <w:szCs w:val="24"/>
        </w:rPr>
        <w:t>y</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z w:val="24"/>
          <w:szCs w:val="24"/>
        </w:rPr>
        <w:t>g</w:t>
      </w:r>
      <w:r>
        <w:rPr>
          <w:rFonts w:ascii="Arial" w:eastAsia="Arial" w:hAnsi="Arial" w:cs="Arial"/>
          <w:spacing w:val="1"/>
          <w:sz w:val="24"/>
          <w:szCs w:val="24"/>
        </w:rPr>
        <w:t xml:space="preserve"> be</w:t>
      </w:r>
      <w:r>
        <w:rPr>
          <w:rFonts w:ascii="Arial" w:eastAsia="Arial" w:hAnsi="Arial" w:cs="Arial"/>
          <w:sz w:val="24"/>
          <w:szCs w:val="24"/>
        </w:rPr>
        <w:t>r</w:t>
      </w:r>
      <w:r>
        <w:rPr>
          <w:rFonts w:ascii="Arial" w:eastAsia="Arial" w:hAnsi="Arial" w:cs="Arial"/>
          <w:spacing w:val="-1"/>
          <w:sz w:val="24"/>
          <w:szCs w:val="24"/>
        </w:rPr>
        <w:t>t</w:t>
      </w:r>
      <w:r>
        <w:rPr>
          <w:rFonts w:ascii="Arial" w:eastAsia="Arial" w:hAnsi="Arial" w:cs="Arial"/>
          <w:spacing w:val="1"/>
          <w:sz w:val="24"/>
          <w:szCs w:val="24"/>
        </w:rPr>
        <w:t>an</w:t>
      </w:r>
      <w:r>
        <w:rPr>
          <w:rFonts w:ascii="Arial" w:eastAsia="Arial" w:hAnsi="Arial" w:cs="Arial"/>
          <w:spacing w:val="-3"/>
          <w:sz w:val="24"/>
          <w:szCs w:val="24"/>
        </w:rPr>
        <w:t>g</w:t>
      </w:r>
      <w:r>
        <w:rPr>
          <w:rFonts w:ascii="Arial" w:eastAsia="Arial" w:hAnsi="Arial" w:cs="Arial"/>
          <w:spacing w:val="1"/>
          <w:sz w:val="24"/>
          <w:szCs w:val="24"/>
        </w:rPr>
        <w:t>gu</w:t>
      </w:r>
      <w:r>
        <w:rPr>
          <w:rFonts w:ascii="Arial" w:eastAsia="Arial" w:hAnsi="Arial" w:cs="Arial"/>
          <w:spacing w:val="-3"/>
          <w:sz w:val="24"/>
          <w:szCs w:val="24"/>
        </w:rPr>
        <w:t>n</w:t>
      </w:r>
      <w:r>
        <w:rPr>
          <w:rFonts w:ascii="Arial" w:eastAsia="Arial" w:hAnsi="Arial" w:cs="Arial"/>
          <w:sz w:val="24"/>
          <w:szCs w:val="24"/>
        </w:rPr>
        <w:t>g</w:t>
      </w:r>
      <w:r>
        <w:rPr>
          <w:rFonts w:ascii="Arial" w:eastAsia="Arial" w:hAnsi="Arial" w:cs="Arial"/>
          <w:spacing w:val="1"/>
          <w:sz w:val="24"/>
          <w:szCs w:val="24"/>
        </w:rPr>
        <w:t xml:space="preserve"> jaw</w:t>
      </w:r>
      <w:r>
        <w:rPr>
          <w:rFonts w:ascii="Arial" w:eastAsia="Arial" w:hAnsi="Arial" w:cs="Arial"/>
          <w:spacing w:val="-3"/>
          <w:sz w:val="24"/>
          <w:szCs w:val="24"/>
        </w:rPr>
        <w:t>a</w:t>
      </w:r>
      <w:r>
        <w:rPr>
          <w:rFonts w:ascii="Arial" w:eastAsia="Arial" w:hAnsi="Arial" w:cs="Arial"/>
          <w:sz w:val="24"/>
          <w:szCs w:val="24"/>
        </w:rPr>
        <w:t>b</w:t>
      </w:r>
      <w:r>
        <w:rPr>
          <w:rFonts w:ascii="Arial" w:eastAsia="Arial" w:hAnsi="Arial" w:cs="Arial"/>
          <w:spacing w:val="1"/>
          <w:sz w:val="24"/>
          <w:szCs w:val="24"/>
        </w:rPr>
        <w:t xml:space="preserve"> da</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 xml:space="preserve">m </w:t>
      </w:r>
      <w:r>
        <w:rPr>
          <w:rFonts w:ascii="Arial" w:eastAsia="Arial" w:hAnsi="Arial" w:cs="Arial"/>
          <w:spacing w:val="1"/>
          <w:sz w:val="24"/>
          <w:szCs w:val="24"/>
        </w:rPr>
        <w:t>ha</w:t>
      </w:r>
      <w:r>
        <w:rPr>
          <w:rFonts w:ascii="Arial" w:eastAsia="Arial" w:hAnsi="Arial" w:cs="Arial"/>
          <w:sz w:val="24"/>
          <w:szCs w:val="24"/>
        </w:rPr>
        <w:t xml:space="preserve">l </w:t>
      </w:r>
      <w:r>
        <w:rPr>
          <w:rFonts w:ascii="Arial" w:eastAsia="Arial" w:hAnsi="Arial" w:cs="Arial"/>
          <w:spacing w:val="1"/>
          <w:sz w:val="24"/>
          <w:szCs w:val="24"/>
        </w:rPr>
        <w:t>pen</w:t>
      </w:r>
      <w:r>
        <w:rPr>
          <w:rFonts w:ascii="Arial" w:eastAsia="Arial" w:hAnsi="Arial" w:cs="Arial"/>
          <w:spacing w:val="-3"/>
          <w:sz w:val="24"/>
          <w:szCs w:val="24"/>
        </w:rPr>
        <w:t>j</w:t>
      </w:r>
      <w:r>
        <w:rPr>
          <w:rFonts w:ascii="Arial" w:eastAsia="Arial" w:hAnsi="Arial" w:cs="Arial"/>
          <w:spacing w:val="1"/>
          <w:sz w:val="24"/>
          <w:szCs w:val="24"/>
        </w:rPr>
        <w:t>a</w:t>
      </w:r>
      <w:r>
        <w:rPr>
          <w:rFonts w:ascii="Arial" w:eastAsia="Arial" w:hAnsi="Arial" w:cs="Arial"/>
          <w:sz w:val="24"/>
          <w:szCs w:val="24"/>
        </w:rPr>
        <w:t>m</w:t>
      </w:r>
      <w:r>
        <w:rPr>
          <w:rFonts w:ascii="Arial" w:eastAsia="Arial" w:hAnsi="Arial" w:cs="Arial"/>
          <w:spacing w:val="1"/>
          <w:sz w:val="24"/>
          <w:szCs w:val="24"/>
        </w:rPr>
        <w:t>i</w:t>
      </w:r>
      <w:r>
        <w:rPr>
          <w:rFonts w:ascii="Arial" w:eastAsia="Arial" w:hAnsi="Arial" w:cs="Arial"/>
          <w:spacing w:val="-3"/>
          <w:sz w:val="24"/>
          <w:szCs w:val="24"/>
        </w:rPr>
        <w:t>n</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2"/>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2"/>
          <w:sz w:val="24"/>
          <w:szCs w:val="24"/>
        </w:rPr>
        <w:t xml:space="preserve"> </w:t>
      </w:r>
      <w:r>
        <w:rPr>
          <w:rFonts w:ascii="Arial" w:eastAsia="Arial" w:hAnsi="Arial" w:cs="Arial"/>
          <w:spacing w:val="1"/>
          <w:sz w:val="24"/>
          <w:szCs w:val="24"/>
        </w:rPr>
        <w:t>bid</w:t>
      </w:r>
      <w:r>
        <w:rPr>
          <w:rFonts w:ascii="Arial" w:eastAsia="Arial" w:hAnsi="Arial" w:cs="Arial"/>
          <w:spacing w:val="-3"/>
          <w:sz w:val="24"/>
          <w:szCs w:val="24"/>
        </w:rPr>
        <w:t>a</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2"/>
          <w:sz w:val="24"/>
          <w:szCs w:val="24"/>
        </w:rPr>
        <w:t xml:space="preserve"> </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pacing w:val="-3"/>
          <w:sz w:val="24"/>
          <w:szCs w:val="24"/>
        </w:rPr>
        <w:t>d</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1"/>
          <w:sz w:val="24"/>
          <w:szCs w:val="24"/>
        </w:rPr>
        <w:t>i</w:t>
      </w:r>
      <w:r>
        <w:rPr>
          <w:rFonts w:ascii="Arial" w:eastAsia="Arial" w:hAnsi="Arial" w:cs="Arial"/>
          <w:sz w:val="24"/>
          <w:szCs w:val="24"/>
        </w:rPr>
        <w:t xml:space="preserve">k </w:t>
      </w:r>
      <w:r>
        <w:rPr>
          <w:rFonts w:ascii="Arial" w:eastAsia="Arial" w:hAnsi="Arial" w:cs="Arial"/>
          <w:spacing w:val="1"/>
          <w:sz w:val="24"/>
          <w:szCs w:val="24"/>
        </w:rPr>
        <w:t>d</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2"/>
          <w:sz w:val="24"/>
          <w:szCs w:val="24"/>
        </w:rPr>
        <w:t xml:space="preserve"> </w:t>
      </w:r>
      <w:r>
        <w:rPr>
          <w:rFonts w:ascii="Arial" w:eastAsia="Arial" w:hAnsi="Arial" w:cs="Arial"/>
          <w:spacing w:val="1"/>
          <w:sz w:val="24"/>
          <w:szCs w:val="24"/>
        </w:rPr>
        <w:t>no</w:t>
      </w:r>
      <w:r>
        <w:rPr>
          <w:rFonts w:ascii="Arial" w:eastAsia="Arial" w:hAnsi="Arial" w:cs="Arial"/>
          <w:sz w:val="24"/>
          <w:szCs w:val="24"/>
        </w:rPr>
        <w:t>n</w:t>
      </w:r>
      <w:r>
        <w:rPr>
          <w:rFonts w:ascii="Arial" w:eastAsia="Arial" w:hAnsi="Arial" w:cs="Arial"/>
          <w:spacing w:val="2"/>
          <w:sz w:val="24"/>
          <w:szCs w:val="24"/>
        </w:rPr>
        <w:t xml:space="preserve"> </w:t>
      </w:r>
      <w:r>
        <w:rPr>
          <w:rFonts w:ascii="Arial" w:eastAsia="Arial" w:hAnsi="Arial" w:cs="Arial"/>
          <w:spacing w:val="-3"/>
          <w:sz w:val="24"/>
          <w:szCs w:val="24"/>
        </w:rPr>
        <w:t>a</w:t>
      </w:r>
      <w:r>
        <w:rPr>
          <w:rFonts w:ascii="Arial" w:eastAsia="Arial" w:hAnsi="Arial" w:cs="Arial"/>
          <w:sz w:val="24"/>
          <w:szCs w:val="24"/>
        </w:rPr>
        <w:t>k</w:t>
      </w:r>
      <w:r>
        <w:rPr>
          <w:rFonts w:ascii="Arial" w:eastAsia="Arial" w:hAnsi="Arial" w:cs="Arial"/>
          <w:spacing w:val="1"/>
          <w:sz w:val="24"/>
          <w:szCs w:val="24"/>
        </w:rPr>
        <w:t>ade</w:t>
      </w:r>
      <w:r>
        <w:rPr>
          <w:rFonts w:ascii="Arial" w:eastAsia="Arial" w:hAnsi="Arial" w:cs="Arial"/>
          <w:sz w:val="24"/>
          <w:szCs w:val="24"/>
        </w:rPr>
        <w:t>m</w:t>
      </w:r>
      <w:r>
        <w:rPr>
          <w:rFonts w:ascii="Arial" w:eastAsia="Arial" w:hAnsi="Arial" w:cs="Arial"/>
          <w:spacing w:val="1"/>
          <w:sz w:val="24"/>
          <w:szCs w:val="24"/>
        </w:rPr>
        <w:t>i</w:t>
      </w:r>
      <w:r>
        <w:rPr>
          <w:rFonts w:ascii="Arial" w:eastAsia="Arial" w:hAnsi="Arial" w:cs="Arial"/>
          <w:sz w:val="24"/>
          <w:szCs w:val="24"/>
        </w:rPr>
        <w:t xml:space="preserve">k. </w:t>
      </w:r>
      <w:r>
        <w:rPr>
          <w:rFonts w:ascii="Arial" w:eastAsia="Arial" w:hAnsi="Arial" w:cs="Arial"/>
          <w:spacing w:val="1"/>
          <w:sz w:val="24"/>
          <w:szCs w:val="24"/>
        </w:rPr>
        <w:t>L</w:t>
      </w:r>
      <w:r>
        <w:rPr>
          <w:rFonts w:ascii="Arial" w:eastAsia="Arial" w:hAnsi="Arial" w:cs="Arial"/>
          <w:sz w:val="24"/>
          <w:szCs w:val="24"/>
        </w:rPr>
        <w:t xml:space="preserve">PMPI </w:t>
      </w:r>
      <w:r>
        <w:rPr>
          <w:rFonts w:ascii="Arial" w:eastAsia="Arial" w:hAnsi="Arial" w:cs="Arial"/>
          <w:spacing w:val="1"/>
          <w:sz w:val="24"/>
          <w:szCs w:val="24"/>
        </w:rPr>
        <w:t>dipi</w:t>
      </w:r>
      <w:r>
        <w:rPr>
          <w:rFonts w:ascii="Arial" w:eastAsia="Arial" w:hAnsi="Arial" w:cs="Arial"/>
          <w:sz w:val="24"/>
          <w:szCs w:val="24"/>
        </w:rPr>
        <w:t>m</w:t>
      </w:r>
      <w:r>
        <w:rPr>
          <w:rFonts w:ascii="Arial" w:eastAsia="Arial" w:hAnsi="Arial" w:cs="Arial"/>
          <w:spacing w:val="1"/>
          <w:sz w:val="24"/>
          <w:szCs w:val="24"/>
        </w:rPr>
        <w:t>p</w:t>
      </w:r>
      <w:r>
        <w:rPr>
          <w:rFonts w:ascii="Arial" w:eastAsia="Arial" w:hAnsi="Arial" w:cs="Arial"/>
          <w:spacing w:val="-3"/>
          <w:sz w:val="24"/>
          <w:szCs w:val="24"/>
        </w:rPr>
        <w:t>i</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ole</w:t>
      </w:r>
      <w:r>
        <w:rPr>
          <w:rFonts w:ascii="Arial" w:eastAsia="Arial" w:hAnsi="Arial" w:cs="Arial"/>
          <w:sz w:val="24"/>
          <w:szCs w:val="24"/>
        </w:rPr>
        <w:t>h</w:t>
      </w:r>
      <w:r>
        <w:rPr>
          <w:rFonts w:ascii="Arial" w:eastAsia="Arial" w:hAnsi="Arial" w:cs="Arial"/>
          <w:spacing w:val="3"/>
          <w:sz w:val="24"/>
          <w:szCs w:val="24"/>
        </w:rPr>
        <w:t xml:space="preserve"> </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pacing w:val="-3"/>
          <w:sz w:val="24"/>
          <w:szCs w:val="24"/>
        </w:rPr>
        <w:t>p</w:t>
      </w:r>
      <w:r>
        <w:rPr>
          <w:rFonts w:ascii="Arial" w:eastAsia="Arial" w:hAnsi="Arial" w:cs="Arial"/>
          <w:spacing w:val="1"/>
          <w:sz w:val="24"/>
          <w:szCs w:val="24"/>
        </w:rPr>
        <w:t>al</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pacing w:val="1"/>
          <w:sz w:val="24"/>
          <w:szCs w:val="24"/>
        </w:rPr>
        <w:t>le</w:t>
      </w:r>
      <w:r>
        <w:rPr>
          <w:rFonts w:ascii="Arial" w:eastAsia="Arial" w:hAnsi="Arial" w:cs="Arial"/>
          <w:spacing w:val="-5"/>
          <w:sz w:val="24"/>
          <w:szCs w:val="24"/>
        </w:rPr>
        <w:t>m</w:t>
      </w:r>
      <w:r>
        <w:rPr>
          <w:rFonts w:ascii="Arial" w:eastAsia="Arial" w:hAnsi="Arial" w:cs="Arial"/>
          <w:spacing w:val="1"/>
          <w:sz w:val="24"/>
          <w:szCs w:val="24"/>
        </w:rPr>
        <w:t>ba</w:t>
      </w:r>
      <w:r>
        <w:rPr>
          <w:rFonts w:ascii="Arial" w:eastAsia="Arial" w:hAnsi="Arial" w:cs="Arial"/>
          <w:spacing w:val="-3"/>
          <w:sz w:val="24"/>
          <w:szCs w:val="24"/>
        </w:rPr>
        <w:t>g</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z w:val="24"/>
          <w:szCs w:val="24"/>
        </w:rPr>
        <w:t>g</w:t>
      </w:r>
      <w:r>
        <w:rPr>
          <w:rFonts w:ascii="Arial" w:eastAsia="Arial" w:hAnsi="Arial" w:cs="Arial"/>
          <w:spacing w:val="3"/>
          <w:sz w:val="24"/>
          <w:szCs w:val="24"/>
        </w:rPr>
        <w:t xml:space="preserve"> </w:t>
      </w:r>
      <w:r>
        <w:rPr>
          <w:rFonts w:ascii="Arial" w:eastAsia="Arial" w:hAnsi="Arial" w:cs="Arial"/>
          <w:spacing w:val="1"/>
          <w:sz w:val="24"/>
          <w:szCs w:val="24"/>
        </w:rPr>
        <w:t>be</w:t>
      </w:r>
      <w:r>
        <w:rPr>
          <w:rFonts w:ascii="Arial" w:eastAsia="Arial" w:hAnsi="Arial" w:cs="Arial"/>
          <w:sz w:val="24"/>
          <w:szCs w:val="24"/>
        </w:rPr>
        <w:t>r</w:t>
      </w:r>
      <w:r>
        <w:rPr>
          <w:rFonts w:ascii="Arial" w:eastAsia="Arial" w:hAnsi="Arial" w:cs="Arial"/>
          <w:spacing w:val="-6"/>
          <w:sz w:val="24"/>
          <w:szCs w:val="24"/>
        </w:rPr>
        <w:t>t</w:t>
      </w:r>
      <w:r>
        <w:rPr>
          <w:rFonts w:ascii="Arial" w:eastAsia="Arial" w:hAnsi="Arial" w:cs="Arial"/>
          <w:spacing w:val="1"/>
          <w:sz w:val="24"/>
          <w:szCs w:val="24"/>
        </w:rPr>
        <w:t>ang</w:t>
      </w:r>
      <w:r>
        <w:rPr>
          <w:rFonts w:ascii="Arial" w:eastAsia="Arial" w:hAnsi="Arial" w:cs="Arial"/>
          <w:spacing w:val="-3"/>
          <w:sz w:val="24"/>
          <w:szCs w:val="24"/>
        </w:rPr>
        <w:t>g</w:t>
      </w:r>
      <w:r>
        <w:rPr>
          <w:rFonts w:ascii="Arial" w:eastAsia="Arial" w:hAnsi="Arial" w:cs="Arial"/>
          <w:spacing w:val="1"/>
          <w:sz w:val="24"/>
          <w:szCs w:val="24"/>
        </w:rPr>
        <w:t>un</w:t>
      </w:r>
      <w:r>
        <w:rPr>
          <w:rFonts w:ascii="Arial" w:eastAsia="Arial" w:hAnsi="Arial" w:cs="Arial"/>
          <w:sz w:val="24"/>
          <w:szCs w:val="24"/>
        </w:rPr>
        <w:t xml:space="preserve">g </w:t>
      </w:r>
      <w:r>
        <w:rPr>
          <w:rFonts w:ascii="Arial" w:eastAsia="Arial" w:hAnsi="Arial" w:cs="Arial"/>
          <w:spacing w:val="1"/>
          <w:sz w:val="24"/>
          <w:szCs w:val="24"/>
        </w:rPr>
        <w:t>jaw</w:t>
      </w:r>
      <w:r>
        <w:rPr>
          <w:rFonts w:ascii="Arial" w:eastAsia="Arial" w:hAnsi="Arial" w:cs="Arial"/>
          <w:spacing w:val="-3"/>
          <w:sz w:val="24"/>
          <w:szCs w:val="24"/>
        </w:rPr>
        <w:t>a</w:t>
      </w:r>
      <w:r>
        <w:rPr>
          <w:rFonts w:ascii="Arial" w:eastAsia="Arial" w:hAnsi="Arial" w:cs="Arial"/>
          <w:sz w:val="24"/>
          <w:szCs w:val="24"/>
        </w:rPr>
        <w:t>b k</w:t>
      </w:r>
      <w:r>
        <w:rPr>
          <w:rFonts w:ascii="Arial" w:eastAsia="Arial" w:hAnsi="Arial" w:cs="Arial"/>
          <w:spacing w:val="1"/>
          <w:sz w:val="24"/>
          <w:szCs w:val="24"/>
        </w:rPr>
        <w:t>epa</w:t>
      </w:r>
      <w:r>
        <w:rPr>
          <w:rFonts w:ascii="Arial" w:eastAsia="Arial" w:hAnsi="Arial" w:cs="Arial"/>
          <w:spacing w:val="-3"/>
          <w:sz w:val="24"/>
          <w:szCs w:val="24"/>
        </w:rPr>
        <w:t>d</w:t>
      </w:r>
      <w:r>
        <w:rPr>
          <w:rFonts w:ascii="Arial" w:eastAsia="Arial" w:hAnsi="Arial" w:cs="Arial"/>
          <w:sz w:val="24"/>
          <w:szCs w:val="24"/>
        </w:rPr>
        <w:t>a R</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1"/>
          <w:sz w:val="24"/>
          <w:szCs w:val="24"/>
        </w:rPr>
        <w:t>t</w:t>
      </w:r>
      <w:r>
        <w:rPr>
          <w:rFonts w:ascii="Arial" w:eastAsia="Arial" w:hAnsi="Arial" w:cs="Arial"/>
          <w:spacing w:val="1"/>
          <w:sz w:val="24"/>
          <w:szCs w:val="24"/>
        </w:rPr>
        <w:t>o</w:t>
      </w:r>
      <w:r>
        <w:rPr>
          <w:rFonts w:ascii="Arial" w:eastAsia="Arial" w:hAnsi="Arial" w:cs="Arial"/>
          <w:sz w:val="24"/>
          <w:szCs w:val="24"/>
        </w:rPr>
        <w:t>r.</w:t>
      </w:r>
    </w:p>
    <w:p w:rsidR="00870822" w:rsidRDefault="00870822" w:rsidP="00870822">
      <w:pPr>
        <w:spacing w:before="5" w:line="100" w:lineRule="exact"/>
        <w:rPr>
          <w:sz w:val="11"/>
          <w:szCs w:val="11"/>
        </w:rPr>
      </w:pPr>
    </w:p>
    <w:p w:rsidR="00870822" w:rsidRDefault="00870822" w:rsidP="00870822">
      <w:pPr>
        <w:spacing w:line="200" w:lineRule="exact"/>
      </w:pPr>
    </w:p>
    <w:p w:rsidR="00870822" w:rsidRDefault="00870822" w:rsidP="00870822">
      <w:pPr>
        <w:spacing w:line="270" w:lineRule="auto"/>
        <w:ind w:right="81"/>
        <w:rPr>
          <w:rFonts w:ascii="Arial" w:eastAsia="Arial" w:hAnsi="Arial" w:cs="Arial"/>
          <w:color w:val="000000"/>
          <w:sz w:val="24"/>
          <w:szCs w:val="24"/>
        </w:rPr>
      </w:pPr>
      <w:r>
        <w:rPr>
          <w:rFonts w:ascii="Arial" w:eastAsia="Arial" w:hAnsi="Arial" w:cs="Arial"/>
          <w:spacing w:val="1"/>
          <w:sz w:val="24"/>
          <w:szCs w:val="24"/>
        </w:rPr>
        <w:t>Dala</w:t>
      </w:r>
      <w:r>
        <w:rPr>
          <w:rFonts w:ascii="Arial" w:eastAsia="Arial" w:hAnsi="Arial" w:cs="Arial"/>
          <w:sz w:val="24"/>
          <w:szCs w:val="24"/>
        </w:rPr>
        <w:t xml:space="preserve">m </w:t>
      </w:r>
      <w:r>
        <w:rPr>
          <w:rFonts w:ascii="Arial" w:eastAsia="Arial" w:hAnsi="Arial" w:cs="Arial"/>
          <w:spacing w:val="1"/>
          <w:sz w:val="24"/>
          <w:szCs w:val="24"/>
        </w:rPr>
        <w:t>p</w:t>
      </w:r>
      <w:r>
        <w:rPr>
          <w:rFonts w:ascii="Arial" w:eastAsia="Arial" w:hAnsi="Arial" w:cs="Arial"/>
          <w:spacing w:val="-3"/>
          <w:sz w:val="24"/>
          <w:szCs w:val="24"/>
        </w:rPr>
        <w:t>e</w:t>
      </w:r>
      <w:r>
        <w:rPr>
          <w:rFonts w:ascii="Arial" w:eastAsia="Arial" w:hAnsi="Arial" w:cs="Arial"/>
          <w:spacing w:val="1"/>
          <w:sz w:val="24"/>
          <w:szCs w:val="24"/>
        </w:rPr>
        <w:t>la</w:t>
      </w:r>
      <w:r>
        <w:rPr>
          <w:rFonts w:ascii="Arial" w:eastAsia="Arial" w:hAnsi="Arial" w:cs="Arial"/>
          <w:sz w:val="24"/>
          <w:szCs w:val="24"/>
        </w:rPr>
        <w:t>ks</w:t>
      </w:r>
      <w:r>
        <w:rPr>
          <w:rFonts w:ascii="Arial" w:eastAsia="Arial" w:hAnsi="Arial" w:cs="Arial"/>
          <w:spacing w:val="-3"/>
          <w:sz w:val="24"/>
          <w:szCs w:val="24"/>
        </w:rPr>
        <w:t>a</w:t>
      </w:r>
      <w:r>
        <w:rPr>
          <w:rFonts w:ascii="Arial" w:eastAsia="Arial" w:hAnsi="Arial" w:cs="Arial"/>
          <w:spacing w:val="1"/>
          <w:sz w:val="24"/>
          <w:szCs w:val="24"/>
        </w:rPr>
        <w:t>naa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uga</w:t>
      </w:r>
      <w:r>
        <w:rPr>
          <w:rFonts w:ascii="Arial" w:eastAsia="Arial" w:hAnsi="Arial" w:cs="Arial"/>
          <w:sz w:val="24"/>
          <w:szCs w:val="24"/>
        </w:rPr>
        <w:t xml:space="preserve">s </w:t>
      </w:r>
      <w:r>
        <w:rPr>
          <w:rFonts w:ascii="Arial" w:eastAsia="Arial" w:hAnsi="Arial" w:cs="Arial"/>
          <w:spacing w:val="-3"/>
          <w:sz w:val="24"/>
          <w:szCs w:val="24"/>
        </w:rPr>
        <w:t>p</w:t>
      </w:r>
      <w:r>
        <w:rPr>
          <w:rFonts w:ascii="Arial" w:eastAsia="Arial" w:hAnsi="Arial" w:cs="Arial"/>
          <w:spacing w:val="1"/>
          <w:sz w:val="24"/>
          <w:szCs w:val="24"/>
        </w:rPr>
        <w:t>enja</w:t>
      </w:r>
      <w:r>
        <w:rPr>
          <w:rFonts w:ascii="Arial" w:eastAsia="Arial" w:hAnsi="Arial" w:cs="Arial"/>
          <w:spacing w:val="-5"/>
          <w:sz w:val="24"/>
          <w:szCs w:val="24"/>
        </w:rPr>
        <w:t>m</w:t>
      </w:r>
      <w:r>
        <w:rPr>
          <w:rFonts w:ascii="Arial" w:eastAsia="Arial" w:hAnsi="Arial" w:cs="Arial"/>
          <w:spacing w:val="1"/>
          <w:sz w:val="24"/>
          <w:szCs w:val="24"/>
        </w:rPr>
        <w:t>in</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1"/>
          <w:sz w:val="24"/>
          <w:szCs w:val="24"/>
        </w:rPr>
        <w:t xml:space="preserve"> d</w:t>
      </w:r>
      <w:r>
        <w:rPr>
          <w:rFonts w:ascii="Arial" w:eastAsia="Arial" w:hAnsi="Arial" w:cs="Arial"/>
          <w:sz w:val="24"/>
          <w:szCs w:val="24"/>
        </w:rPr>
        <w:t>i</w:t>
      </w:r>
      <w:r>
        <w:rPr>
          <w:rFonts w:ascii="Arial" w:eastAsia="Arial" w:hAnsi="Arial" w:cs="Arial"/>
          <w:spacing w:val="1"/>
          <w:sz w:val="24"/>
          <w:szCs w:val="24"/>
        </w:rPr>
        <w:t xml:space="preserve"> bida</w:t>
      </w:r>
      <w:r>
        <w:rPr>
          <w:rFonts w:ascii="Arial" w:eastAsia="Arial" w:hAnsi="Arial" w:cs="Arial"/>
          <w:spacing w:val="-3"/>
          <w:sz w:val="24"/>
          <w:szCs w:val="24"/>
        </w:rPr>
        <w:t>n</w:t>
      </w:r>
      <w:r>
        <w:rPr>
          <w:rFonts w:ascii="Arial" w:eastAsia="Arial" w:hAnsi="Arial" w:cs="Arial"/>
          <w:sz w:val="24"/>
          <w:szCs w:val="24"/>
        </w:rPr>
        <w:t xml:space="preserve">g </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ade</w:t>
      </w:r>
      <w:r>
        <w:rPr>
          <w:rFonts w:ascii="Arial" w:eastAsia="Arial" w:hAnsi="Arial" w:cs="Arial"/>
          <w:spacing w:val="-5"/>
          <w:sz w:val="24"/>
          <w:szCs w:val="24"/>
        </w:rPr>
        <w:t>m</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2"/>
          <w:sz w:val="24"/>
          <w:szCs w:val="24"/>
        </w:rPr>
        <w:t xml:space="preserve"> </w:t>
      </w:r>
      <w:r>
        <w:rPr>
          <w:rFonts w:ascii="Arial" w:eastAsia="Arial" w:hAnsi="Arial" w:cs="Arial"/>
          <w:spacing w:val="1"/>
          <w:sz w:val="24"/>
          <w:szCs w:val="24"/>
        </w:rPr>
        <w:t>L</w:t>
      </w:r>
      <w:r>
        <w:rPr>
          <w:rFonts w:ascii="Arial" w:eastAsia="Arial" w:hAnsi="Arial" w:cs="Arial"/>
          <w:sz w:val="24"/>
          <w:szCs w:val="24"/>
        </w:rPr>
        <w:t>P</w:t>
      </w:r>
      <w:r>
        <w:rPr>
          <w:rFonts w:ascii="Arial" w:eastAsia="Arial" w:hAnsi="Arial" w:cs="Arial"/>
          <w:spacing w:val="2"/>
          <w:sz w:val="24"/>
          <w:szCs w:val="24"/>
        </w:rPr>
        <w:t>M</w:t>
      </w:r>
      <w:r>
        <w:rPr>
          <w:rFonts w:ascii="Arial" w:eastAsia="Arial" w:hAnsi="Arial" w:cs="Arial"/>
          <w:sz w:val="24"/>
          <w:szCs w:val="24"/>
        </w:rPr>
        <w:t>PI</w:t>
      </w:r>
      <w:r>
        <w:rPr>
          <w:rFonts w:ascii="Arial" w:eastAsia="Arial" w:hAnsi="Arial" w:cs="Arial"/>
          <w:spacing w:val="2"/>
          <w:sz w:val="24"/>
          <w:szCs w:val="24"/>
        </w:rPr>
        <w:t xml:space="preserve"> </w:t>
      </w:r>
      <w:r>
        <w:rPr>
          <w:rFonts w:ascii="Arial" w:eastAsia="Arial" w:hAnsi="Arial" w:cs="Arial"/>
          <w:spacing w:val="1"/>
          <w:sz w:val="24"/>
          <w:szCs w:val="24"/>
        </w:rPr>
        <w:t>diban</w:t>
      </w:r>
      <w:r>
        <w:rPr>
          <w:rFonts w:ascii="Arial" w:eastAsia="Arial" w:hAnsi="Arial" w:cs="Arial"/>
          <w:spacing w:val="-1"/>
          <w:sz w:val="24"/>
          <w:szCs w:val="24"/>
        </w:rPr>
        <w:t>t</w:t>
      </w:r>
      <w:r>
        <w:rPr>
          <w:rFonts w:ascii="Arial" w:eastAsia="Arial" w:hAnsi="Arial" w:cs="Arial"/>
          <w:sz w:val="24"/>
          <w:szCs w:val="24"/>
        </w:rPr>
        <w:t xml:space="preserve">u </w:t>
      </w:r>
      <w:r>
        <w:rPr>
          <w:rFonts w:ascii="Arial" w:eastAsia="Arial" w:hAnsi="Arial" w:cs="Arial"/>
          <w:spacing w:val="1"/>
          <w:sz w:val="24"/>
          <w:szCs w:val="24"/>
        </w:rPr>
        <w:t>ole</w:t>
      </w:r>
      <w:r>
        <w:rPr>
          <w:rFonts w:ascii="Arial" w:eastAsia="Arial" w:hAnsi="Arial" w:cs="Arial"/>
          <w:sz w:val="24"/>
          <w:szCs w:val="24"/>
        </w:rPr>
        <w:t>h</w:t>
      </w:r>
      <w:r>
        <w:rPr>
          <w:rFonts w:ascii="Arial" w:eastAsia="Arial" w:hAnsi="Arial" w:cs="Arial"/>
          <w:spacing w:val="4"/>
          <w:sz w:val="24"/>
          <w:szCs w:val="24"/>
        </w:rPr>
        <w:t xml:space="preserve"> </w:t>
      </w:r>
      <w:r>
        <w:rPr>
          <w:rFonts w:ascii="Arial" w:eastAsia="Arial" w:hAnsi="Arial" w:cs="Arial"/>
          <w:spacing w:val="-5"/>
          <w:sz w:val="24"/>
          <w:szCs w:val="24"/>
        </w:rPr>
        <w:t>k</w:t>
      </w:r>
      <w:r>
        <w:rPr>
          <w:rFonts w:ascii="Arial" w:eastAsia="Arial" w:hAnsi="Arial" w:cs="Arial"/>
          <w:spacing w:val="1"/>
          <w:sz w:val="24"/>
          <w:szCs w:val="24"/>
        </w:rPr>
        <w:t>oo</w:t>
      </w:r>
      <w:r>
        <w:rPr>
          <w:rFonts w:ascii="Arial" w:eastAsia="Arial" w:hAnsi="Arial" w:cs="Arial"/>
          <w:sz w:val="24"/>
          <w:szCs w:val="24"/>
        </w:rPr>
        <w:t>r</w:t>
      </w:r>
      <w:r>
        <w:rPr>
          <w:rFonts w:ascii="Arial" w:eastAsia="Arial" w:hAnsi="Arial" w:cs="Arial"/>
          <w:spacing w:val="-3"/>
          <w:sz w:val="24"/>
          <w:szCs w:val="24"/>
        </w:rPr>
        <w:t>d</w:t>
      </w:r>
      <w:r>
        <w:rPr>
          <w:rFonts w:ascii="Arial" w:eastAsia="Arial" w:hAnsi="Arial" w:cs="Arial"/>
          <w:spacing w:val="1"/>
          <w:sz w:val="24"/>
          <w:szCs w:val="24"/>
        </w:rPr>
        <w:t>ina</w:t>
      </w:r>
      <w:r>
        <w:rPr>
          <w:rFonts w:ascii="Arial" w:eastAsia="Arial" w:hAnsi="Arial" w:cs="Arial"/>
          <w:spacing w:val="-1"/>
          <w:sz w:val="24"/>
          <w:szCs w:val="24"/>
        </w:rPr>
        <w:t>t</w:t>
      </w:r>
      <w:r>
        <w:rPr>
          <w:rFonts w:ascii="Arial" w:eastAsia="Arial" w:hAnsi="Arial" w:cs="Arial"/>
          <w:spacing w:val="1"/>
          <w:sz w:val="24"/>
          <w:szCs w:val="24"/>
        </w:rPr>
        <w:t>o</w:t>
      </w:r>
      <w:r>
        <w:rPr>
          <w:rFonts w:ascii="Arial" w:eastAsia="Arial" w:hAnsi="Arial" w:cs="Arial"/>
          <w:sz w:val="24"/>
          <w:szCs w:val="24"/>
        </w:rPr>
        <w:t>r</w:t>
      </w:r>
      <w:r>
        <w:rPr>
          <w:rFonts w:ascii="Arial" w:eastAsia="Arial" w:hAnsi="Arial" w:cs="Arial"/>
          <w:spacing w:val="3"/>
          <w:sz w:val="24"/>
          <w:szCs w:val="24"/>
        </w:rPr>
        <w:t xml:space="preserve"> </w:t>
      </w:r>
      <w:r>
        <w:rPr>
          <w:rFonts w:ascii="Arial" w:eastAsia="Arial" w:hAnsi="Arial" w:cs="Arial"/>
          <w:spacing w:val="-3"/>
          <w:sz w:val="24"/>
          <w:szCs w:val="24"/>
        </w:rPr>
        <w:t>pe</w:t>
      </w:r>
      <w:r>
        <w:rPr>
          <w:rFonts w:ascii="Arial" w:eastAsia="Arial" w:hAnsi="Arial" w:cs="Arial"/>
          <w:spacing w:val="1"/>
          <w:sz w:val="24"/>
          <w:szCs w:val="24"/>
        </w:rPr>
        <w:t>nja</w:t>
      </w:r>
      <w:r>
        <w:rPr>
          <w:rFonts w:ascii="Arial" w:eastAsia="Arial" w:hAnsi="Arial" w:cs="Arial"/>
          <w:sz w:val="24"/>
          <w:szCs w:val="24"/>
        </w:rPr>
        <w:t>m</w:t>
      </w:r>
      <w:r>
        <w:rPr>
          <w:rFonts w:ascii="Arial" w:eastAsia="Arial" w:hAnsi="Arial" w:cs="Arial"/>
          <w:spacing w:val="-3"/>
          <w:sz w:val="24"/>
          <w:szCs w:val="24"/>
        </w:rPr>
        <w:t>i</w:t>
      </w:r>
      <w:r>
        <w:rPr>
          <w:rFonts w:ascii="Arial" w:eastAsia="Arial" w:hAnsi="Arial" w:cs="Arial"/>
          <w:spacing w:val="1"/>
          <w:sz w:val="24"/>
          <w:szCs w:val="24"/>
        </w:rPr>
        <w:t>na</w:t>
      </w:r>
      <w:r>
        <w:rPr>
          <w:rFonts w:ascii="Arial" w:eastAsia="Arial" w:hAnsi="Arial" w:cs="Arial"/>
          <w:sz w:val="24"/>
          <w:szCs w:val="24"/>
        </w:rPr>
        <w:t>n 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1"/>
          <w:sz w:val="24"/>
          <w:szCs w:val="24"/>
        </w:rPr>
        <w:t xml:space="preserve"> </w:t>
      </w:r>
      <w:r>
        <w:rPr>
          <w:rFonts w:ascii="Arial" w:eastAsia="Arial" w:hAnsi="Arial" w:cs="Arial"/>
          <w:sz w:val="24"/>
          <w:szCs w:val="24"/>
        </w:rPr>
        <w:t xml:space="preserve">(KPM) </w:t>
      </w:r>
      <w:r>
        <w:rPr>
          <w:rFonts w:ascii="Arial" w:eastAsia="Arial" w:hAnsi="Arial" w:cs="Arial"/>
          <w:spacing w:val="-1"/>
          <w:sz w:val="24"/>
          <w:szCs w:val="24"/>
        </w:rPr>
        <w:t>f</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ul</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3"/>
          <w:sz w:val="24"/>
          <w:szCs w:val="24"/>
        </w:rPr>
        <w:t xml:space="preserve"> </w:t>
      </w:r>
      <w:r>
        <w:rPr>
          <w:rFonts w:ascii="Arial" w:eastAsia="Arial" w:hAnsi="Arial" w:cs="Arial"/>
          <w:sz w:val="24"/>
          <w:szCs w:val="24"/>
        </w:rPr>
        <w:t>S</w:t>
      </w:r>
      <w:r>
        <w:rPr>
          <w:rFonts w:ascii="Arial" w:eastAsia="Arial" w:hAnsi="Arial" w:cs="Arial"/>
          <w:spacing w:val="1"/>
          <w:sz w:val="24"/>
          <w:szCs w:val="24"/>
        </w:rPr>
        <w:t>edang</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1"/>
          <w:sz w:val="24"/>
          <w:szCs w:val="24"/>
        </w:rPr>
        <w:t xml:space="preserve"> d</w:t>
      </w:r>
      <w:r>
        <w:rPr>
          <w:rFonts w:ascii="Arial" w:eastAsia="Arial" w:hAnsi="Arial" w:cs="Arial"/>
          <w:sz w:val="24"/>
          <w:szCs w:val="24"/>
        </w:rPr>
        <w:t>i</w:t>
      </w:r>
      <w:r>
        <w:rPr>
          <w:rFonts w:ascii="Arial" w:eastAsia="Arial" w:hAnsi="Arial" w:cs="Arial"/>
          <w:spacing w:val="1"/>
          <w:sz w:val="24"/>
          <w:szCs w:val="24"/>
        </w:rPr>
        <w:t xml:space="preserve"> bid</w:t>
      </w:r>
      <w:r>
        <w:rPr>
          <w:rFonts w:ascii="Arial" w:eastAsia="Arial" w:hAnsi="Arial" w:cs="Arial"/>
          <w:spacing w:val="-3"/>
          <w:sz w:val="24"/>
          <w:szCs w:val="24"/>
        </w:rPr>
        <w:t>a</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1"/>
          <w:sz w:val="24"/>
          <w:szCs w:val="24"/>
        </w:rPr>
        <w:t xml:space="preserve"> no</w:t>
      </w:r>
      <w:r>
        <w:rPr>
          <w:rFonts w:ascii="Arial" w:eastAsia="Arial" w:hAnsi="Arial" w:cs="Arial"/>
          <w:sz w:val="24"/>
          <w:szCs w:val="24"/>
        </w:rPr>
        <w:t xml:space="preserve">n </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ade</w:t>
      </w:r>
      <w:r>
        <w:rPr>
          <w:rFonts w:ascii="Arial" w:eastAsia="Arial" w:hAnsi="Arial" w:cs="Arial"/>
          <w:spacing w:val="-5"/>
          <w:sz w:val="24"/>
          <w:szCs w:val="24"/>
        </w:rPr>
        <w:t>m</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 xml:space="preserve"> L</w:t>
      </w:r>
      <w:r>
        <w:rPr>
          <w:rFonts w:ascii="Arial" w:eastAsia="Arial" w:hAnsi="Arial" w:cs="Arial"/>
          <w:sz w:val="24"/>
          <w:szCs w:val="24"/>
        </w:rPr>
        <w:t>P</w:t>
      </w:r>
      <w:r>
        <w:rPr>
          <w:rFonts w:ascii="Arial" w:eastAsia="Arial" w:hAnsi="Arial" w:cs="Arial"/>
          <w:spacing w:val="2"/>
          <w:sz w:val="24"/>
          <w:szCs w:val="24"/>
        </w:rPr>
        <w:t>M</w:t>
      </w:r>
      <w:r>
        <w:rPr>
          <w:rFonts w:ascii="Arial" w:eastAsia="Arial" w:hAnsi="Arial" w:cs="Arial"/>
          <w:sz w:val="24"/>
          <w:szCs w:val="24"/>
        </w:rPr>
        <w:t xml:space="preserve">PI </w:t>
      </w:r>
      <w:r>
        <w:rPr>
          <w:rFonts w:ascii="Arial" w:eastAsia="Arial" w:hAnsi="Arial" w:cs="Arial"/>
          <w:spacing w:val="1"/>
          <w:sz w:val="24"/>
          <w:szCs w:val="24"/>
        </w:rPr>
        <w:t>diban</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7"/>
          <w:sz w:val="24"/>
          <w:szCs w:val="24"/>
        </w:rPr>
        <w:t xml:space="preserve"> </w:t>
      </w:r>
      <w:r>
        <w:rPr>
          <w:rFonts w:ascii="Arial" w:eastAsia="Arial" w:hAnsi="Arial" w:cs="Arial"/>
          <w:spacing w:val="1"/>
          <w:sz w:val="24"/>
          <w:szCs w:val="24"/>
        </w:rPr>
        <w:t>ol</w:t>
      </w:r>
      <w:r>
        <w:rPr>
          <w:rFonts w:ascii="Arial" w:eastAsia="Arial" w:hAnsi="Arial" w:cs="Arial"/>
          <w:spacing w:val="-3"/>
          <w:sz w:val="24"/>
          <w:szCs w:val="24"/>
        </w:rPr>
        <w:t>e</w:t>
      </w:r>
      <w:r>
        <w:rPr>
          <w:rFonts w:ascii="Arial" w:eastAsia="Arial" w:hAnsi="Arial" w:cs="Arial"/>
          <w:sz w:val="24"/>
          <w:szCs w:val="24"/>
        </w:rPr>
        <w:t>h</w:t>
      </w:r>
      <w:r>
        <w:rPr>
          <w:rFonts w:ascii="Arial" w:eastAsia="Arial" w:hAnsi="Arial" w:cs="Arial"/>
          <w:spacing w:val="2"/>
          <w:sz w:val="24"/>
          <w:szCs w:val="24"/>
        </w:rPr>
        <w:t xml:space="preserve"> </w:t>
      </w:r>
      <w:r>
        <w:rPr>
          <w:rFonts w:ascii="Arial" w:eastAsia="Arial" w:hAnsi="Arial" w:cs="Arial"/>
          <w:sz w:val="24"/>
          <w:szCs w:val="24"/>
        </w:rPr>
        <w:t>k</w:t>
      </w:r>
      <w:r>
        <w:rPr>
          <w:rFonts w:ascii="Arial" w:eastAsia="Arial" w:hAnsi="Arial" w:cs="Arial"/>
          <w:spacing w:val="1"/>
          <w:sz w:val="24"/>
          <w:szCs w:val="24"/>
        </w:rPr>
        <w:t>oo</w:t>
      </w:r>
      <w:r>
        <w:rPr>
          <w:rFonts w:ascii="Arial" w:eastAsia="Arial" w:hAnsi="Arial" w:cs="Arial"/>
          <w:sz w:val="24"/>
          <w:szCs w:val="24"/>
        </w:rPr>
        <w:t>r</w:t>
      </w:r>
      <w:r>
        <w:rPr>
          <w:rFonts w:ascii="Arial" w:eastAsia="Arial" w:hAnsi="Arial" w:cs="Arial"/>
          <w:spacing w:val="1"/>
          <w:sz w:val="24"/>
          <w:szCs w:val="24"/>
        </w:rPr>
        <w:t>d</w:t>
      </w:r>
      <w:r>
        <w:rPr>
          <w:rFonts w:ascii="Arial" w:eastAsia="Arial" w:hAnsi="Arial" w:cs="Arial"/>
          <w:spacing w:val="-3"/>
          <w:sz w:val="24"/>
          <w:szCs w:val="24"/>
        </w:rPr>
        <w:t>i</w:t>
      </w:r>
      <w:r>
        <w:rPr>
          <w:rFonts w:ascii="Arial" w:eastAsia="Arial" w:hAnsi="Arial" w:cs="Arial"/>
          <w:spacing w:val="1"/>
          <w:sz w:val="24"/>
          <w:szCs w:val="24"/>
        </w:rPr>
        <w:t>na</w:t>
      </w:r>
      <w:r>
        <w:rPr>
          <w:rFonts w:ascii="Arial" w:eastAsia="Arial" w:hAnsi="Arial" w:cs="Arial"/>
          <w:spacing w:val="-1"/>
          <w:sz w:val="24"/>
          <w:szCs w:val="24"/>
        </w:rPr>
        <w:t>t</w:t>
      </w:r>
      <w:r>
        <w:rPr>
          <w:rFonts w:ascii="Arial" w:eastAsia="Arial" w:hAnsi="Arial" w:cs="Arial"/>
          <w:spacing w:val="1"/>
          <w:sz w:val="24"/>
          <w:szCs w:val="24"/>
        </w:rPr>
        <w:t>o</w:t>
      </w:r>
      <w:r>
        <w:rPr>
          <w:rFonts w:ascii="Arial" w:eastAsia="Arial" w:hAnsi="Arial" w:cs="Arial"/>
          <w:sz w:val="24"/>
          <w:szCs w:val="24"/>
        </w:rPr>
        <w:t>r</w:t>
      </w:r>
      <w:r>
        <w:rPr>
          <w:rFonts w:ascii="Arial" w:eastAsia="Arial" w:hAnsi="Arial" w:cs="Arial"/>
          <w:spacing w:val="6"/>
          <w:sz w:val="24"/>
          <w:szCs w:val="24"/>
        </w:rPr>
        <w:t xml:space="preserve"> </w:t>
      </w:r>
      <w:r>
        <w:rPr>
          <w:rFonts w:ascii="Arial" w:eastAsia="Arial" w:hAnsi="Arial" w:cs="Arial"/>
          <w:spacing w:val="-3"/>
          <w:sz w:val="24"/>
          <w:szCs w:val="24"/>
        </w:rPr>
        <w:t>pe</w:t>
      </w:r>
      <w:r>
        <w:rPr>
          <w:rFonts w:ascii="Arial" w:eastAsia="Arial" w:hAnsi="Arial" w:cs="Arial"/>
          <w:spacing w:val="1"/>
          <w:sz w:val="24"/>
          <w:szCs w:val="24"/>
        </w:rPr>
        <w:t>nja</w:t>
      </w:r>
      <w:r>
        <w:rPr>
          <w:rFonts w:ascii="Arial" w:eastAsia="Arial" w:hAnsi="Arial" w:cs="Arial"/>
          <w:sz w:val="24"/>
          <w:szCs w:val="24"/>
        </w:rPr>
        <w:t>m</w:t>
      </w:r>
      <w:r>
        <w:rPr>
          <w:rFonts w:ascii="Arial" w:eastAsia="Arial" w:hAnsi="Arial" w:cs="Arial"/>
          <w:spacing w:val="-3"/>
          <w:sz w:val="24"/>
          <w:szCs w:val="24"/>
        </w:rPr>
        <w:t>i</w:t>
      </w:r>
      <w:r>
        <w:rPr>
          <w:rFonts w:ascii="Arial" w:eastAsia="Arial" w:hAnsi="Arial" w:cs="Arial"/>
          <w:spacing w:val="1"/>
          <w:sz w:val="24"/>
          <w:szCs w:val="24"/>
        </w:rPr>
        <w:t>na</w:t>
      </w:r>
      <w:r>
        <w:rPr>
          <w:rFonts w:ascii="Arial" w:eastAsia="Arial" w:hAnsi="Arial" w:cs="Arial"/>
          <w:sz w:val="24"/>
          <w:szCs w:val="24"/>
        </w:rPr>
        <w:t>n 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3"/>
          <w:sz w:val="24"/>
          <w:szCs w:val="24"/>
        </w:rPr>
        <w:t xml:space="preserve"> </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z w:val="24"/>
          <w:szCs w:val="24"/>
        </w:rPr>
        <w:t>g</w:t>
      </w:r>
      <w:r>
        <w:rPr>
          <w:rFonts w:ascii="Arial" w:eastAsia="Arial" w:hAnsi="Arial" w:cs="Arial"/>
          <w:spacing w:val="3"/>
          <w:sz w:val="24"/>
          <w:szCs w:val="24"/>
        </w:rPr>
        <w:t xml:space="preserve"> </w:t>
      </w:r>
      <w:r>
        <w:rPr>
          <w:rFonts w:ascii="Arial" w:eastAsia="Arial" w:hAnsi="Arial" w:cs="Arial"/>
          <w:spacing w:val="1"/>
          <w:sz w:val="24"/>
          <w:szCs w:val="24"/>
        </w:rPr>
        <w:t>be</w:t>
      </w:r>
      <w:r>
        <w:rPr>
          <w:rFonts w:ascii="Arial" w:eastAsia="Arial" w:hAnsi="Arial" w:cs="Arial"/>
          <w:sz w:val="24"/>
          <w:szCs w:val="24"/>
        </w:rPr>
        <w:t>r</w:t>
      </w:r>
      <w:r>
        <w:rPr>
          <w:rFonts w:ascii="Arial" w:eastAsia="Arial" w:hAnsi="Arial" w:cs="Arial"/>
          <w:spacing w:val="-1"/>
          <w:sz w:val="24"/>
          <w:szCs w:val="24"/>
        </w:rPr>
        <w:t>t</w:t>
      </w:r>
      <w:r>
        <w:rPr>
          <w:rFonts w:ascii="Arial" w:eastAsia="Arial" w:hAnsi="Arial" w:cs="Arial"/>
          <w:spacing w:val="1"/>
          <w:sz w:val="24"/>
          <w:szCs w:val="24"/>
        </w:rPr>
        <w:t>uga</w:t>
      </w:r>
      <w:r>
        <w:rPr>
          <w:rFonts w:ascii="Arial" w:eastAsia="Arial" w:hAnsi="Arial" w:cs="Arial"/>
          <w:sz w:val="24"/>
          <w:szCs w:val="24"/>
        </w:rPr>
        <w:t>s</w:t>
      </w:r>
      <w:r>
        <w:rPr>
          <w:rFonts w:ascii="Arial" w:eastAsia="Arial" w:hAnsi="Arial" w:cs="Arial"/>
          <w:spacing w:val="1"/>
          <w:sz w:val="24"/>
          <w:szCs w:val="24"/>
        </w:rPr>
        <w:t xml:space="preserve"> d</w:t>
      </w:r>
      <w:r>
        <w:rPr>
          <w:rFonts w:ascii="Arial" w:eastAsia="Arial" w:hAnsi="Arial" w:cs="Arial"/>
          <w:sz w:val="24"/>
          <w:szCs w:val="24"/>
        </w:rPr>
        <w:t>i</w:t>
      </w:r>
      <w:r>
        <w:rPr>
          <w:rFonts w:ascii="Arial" w:eastAsia="Arial" w:hAnsi="Arial" w:cs="Arial"/>
          <w:spacing w:val="3"/>
          <w:sz w:val="24"/>
          <w:szCs w:val="24"/>
        </w:rPr>
        <w:t xml:space="preserve"> </w:t>
      </w:r>
      <w:r>
        <w:rPr>
          <w:rFonts w:ascii="Arial" w:eastAsia="Arial" w:hAnsi="Arial" w:cs="Arial"/>
          <w:spacing w:val="1"/>
          <w:sz w:val="24"/>
          <w:szCs w:val="24"/>
        </w:rPr>
        <w:t>le</w:t>
      </w:r>
      <w:r>
        <w:rPr>
          <w:rFonts w:ascii="Arial" w:eastAsia="Arial" w:hAnsi="Arial" w:cs="Arial"/>
          <w:sz w:val="24"/>
          <w:szCs w:val="24"/>
        </w:rPr>
        <w:t>m</w:t>
      </w:r>
      <w:r>
        <w:rPr>
          <w:rFonts w:ascii="Arial" w:eastAsia="Arial" w:hAnsi="Arial" w:cs="Arial"/>
          <w:spacing w:val="-3"/>
          <w:sz w:val="24"/>
          <w:szCs w:val="24"/>
        </w:rPr>
        <w:t>b</w:t>
      </w:r>
      <w:r>
        <w:rPr>
          <w:rFonts w:ascii="Arial" w:eastAsia="Arial" w:hAnsi="Arial" w:cs="Arial"/>
          <w:spacing w:val="1"/>
          <w:sz w:val="24"/>
          <w:szCs w:val="24"/>
        </w:rPr>
        <w:t>aga</w:t>
      </w:r>
      <w:r>
        <w:rPr>
          <w:rFonts w:ascii="Arial" w:eastAsia="Arial" w:hAnsi="Arial" w:cs="Arial"/>
          <w:spacing w:val="-1"/>
          <w:sz w:val="24"/>
          <w:szCs w:val="24"/>
        </w:rPr>
        <w:t>/</w:t>
      </w:r>
      <w:r>
        <w:rPr>
          <w:rFonts w:ascii="Arial" w:eastAsia="Arial" w:hAnsi="Arial" w:cs="Arial"/>
          <w:spacing w:val="1"/>
          <w:sz w:val="24"/>
          <w:szCs w:val="24"/>
        </w:rPr>
        <w:t>b</w:t>
      </w:r>
      <w:r>
        <w:rPr>
          <w:rFonts w:ascii="Arial" w:eastAsia="Arial" w:hAnsi="Arial" w:cs="Arial"/>
          <w:spacing w:val="-3"/>
          <w:sz w:val="24"/>
          <w:szCs w:val="24"/>
        </w:rPr>
        <w:t>a</w:t>
      </w:r>
      <w:r>
        <w:rPr>
          <w:rFonts w:ascii="Arial" w:eastAsia="Arial" w:hAnsi="Arial" w:cs="Arial"/>
          <w:spacing w:val="1"/>
          <w:sz w:val="24"/>
          <w:szCs w:val="24"/>
        </w:rPr>
        <w:t>dan</w:t>
      </w:r>
      <w:r>
        <w:rPr>
          <w:rFonts w:ascii="Arial" w:eastAsia="Arial" w:hAnsi="Arial" w:cs="Arial"/>
          <w:spacing w:val="-1"/>
          <w:sz w:val="24"/>
          <w:szCs w:val="24"/>
        </w:rPr>
        <w:t>/</w:t>
      </w:r>
      <w:r>
        <w:rPr>
          <w:rFonts w:ascii="Arial" w:eastAsia="Arial" w:hAnsi="Arial" w:cs="Arial"/>
          <w:spacing w:val="-3"/>
          <w:sz w:val="24"/>
          <w:szCs w:val="24"/>
        </w:rPr>
        <w:t>b</w:t>
      </w:r>
      <w:r>
        <w:rPr>
          <w:rFonts w:ascii="Arial" w:eastAsia="Arial" w:hAnsi="Arial" w:cs="Arial"/>
          <w:spacing w:val="1"/>
          <w:sz w:val="24"/>
          <w:szCs w:val="24"/>
        </w:rPr>
        <w:t>i</w:t>
      </w:r>
      <w:r>
        <w:rPr>
          <w:rFonts w:ascii="Arial" w:eastAsia="Arial" w:hAnsi="Arial" w:cs="Arial"/>
          <w:sz w:val="24"/>
          <w:szCs w:val="24"/>
        </w:rPr>
        <w:t>r</w:t>
      </w:r>
      <w:r>
        <w:rPr>
          <w:rFonts w:ascii="Arial" w:eastAsia="Arial" w:hAnsi="Arial" w:cs="Arial"/>
          <w:spacing w:val="1"/>
          <w:sz w:val="24"/>
          <w:szCs w:val="24"/>
        </w:rPr>
        <w:t>o</w:t>
      </w:r>
      <w:r>
        <w:rPr>
          <w:rFonts w:ascii="Arial" w:eastAsia="Arial" w:hAnsi="Arial" w:cs="Arial"/>
          <w:sz w:val="24"/>
          <w:szCs w:val="24"/>
        </w:rPr>
        <w:t xml:space="preserve">, </w:t>
      </w:r>
      <w:r>
        <w:rPr>
          <w:rFonts w:ascii="Arial" w:eastAsia="Arial" w:hAnsi="Arial" w:cs="Arial"/>
          <w:spacing w:val="1"/>
          <w:sz w:val="24"/>
          <w:szCs w:val="24"/>
        </w:rPr>
        <w:t>h</w:t>
      </w:r>
      <w:r>
        <w:rPr>
          <w:rFonts w:ascii="Arial" w:eastAsia="Arial" w:hAnsi="Arial" w:cs="Arial"/>
          <w:spacing w:val="-3"/>
          <w:sz w:val="24"/>
          <w:szCs w:val="24"/>
        </w:rPr>
        <w:t>i</w:t>
      </w:r>
      <w:r>
        <w:rPr>
          <w:rFonts w:ascii="Arial" w:eastAsia="Arial" w:hAnsi="Arial" w:cs="Arial"/>
          <w:spacing w:val="1"/>
          <w:sz w:val="24"/>
          <w:szCs w:val="24"/>
        </w:rPr>
        <w:t>ngg</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pacing w:val="1"/>
          <w:sz w:val="24"/>
          <w:szCs w:val="24"/>
        </w:rPr>
        <w:t>uni</w:t>
      </w:r>
      <w:r>
        <w:rPr>
          <w:rFonts w:ascii="Arial" w:eastAsia="Arial" w:hAnsi="Arial" w:cs="Arial"/>
          <w:sz w:val="24"/>
          <w:szCs w:val="24"/>
        </w:rPr>
        <w:t xml:space="preserve">t </w:t>
      </w:r>
      <w:r>
        <w:rPr>
          <w:rFonts w:ascii="Arial" w:eastAsia="Arial" w:hAnsi="Arial" w:cs="Arial"/>
          <w:spacing w:val="1"/>
          <w:sz w:val="24"/>
          <w:szCs w:val="24"/>
        </w:rPr>
        <w:t>pela</w:t>
      </w:r>
      <w:r>
        <w:rPr>
          <w:rFonts w:ascii="Arial" w:eastAsia="Arial" w:hAnsi="Arial" w:cs="Arial"/>
          <w:sz w:val="24"/>
          <w:szCs w:val="24"/>
        </w:rPr>
        <w:t>k</w:t>
      </w:r>
      <w:r>
        <w:rPr>
          <w:rFonts w:ascii="Arial" w:eastAsia="Arial" w:hAnsi="Arial" w:cs="Arial"/>
          <w:spacing w:val="-5"/>
          <w:sz w:val="24"/>
          <w:szCs w:val="24"/>
        </w:rPr>
        <w:t>s</w:t>
      </w:r>
      <w:r>
        <w:rPr>
          <w:rFonts w:ascii="Arial" w:eastAsia="Arial" w:hAnsi="Arial" w:cs="Arial"/>
          <w:spacing w:val="1"/>
          <w:sz w:val="24"/>
          <w:szCs w:val="24"/>
        </w:rPr>
        <w:t>an</w:t>
      </w:r>
      <w:r>
        <w:rPr>
          <w:rFonts w:ascii="Arial" w:eastAsia="Arial" w:hAnsi="Arial" w:cs="Arial"/>
          <w:sz w:val="24"/>
          <w:szCs w:val="24"/>
        </w:rPr>
        <w:t>a</w:t>
      </w:r>
      <w:r>
        <w:rPr>
          <w:rFonts w:ascii="Arial" w:eastAsia="Arial" w:hAnsi="Arial" w:cs="Arial"/>
          <w:spacing w:val="2"/>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1"/>
          <w:sz w:val="24"/>
          <w:szCs w:val="24"/>
        </w:rPr>
        <w:t>ni</w:t>
      </w:r>
      <w:r>
        <w:rPr>
          <w:rFonts w:ascii="Arial" w:eastAsia="Arial" w:hAnsi="Arial" w:cs="Arial"/>
          <w:sz w:val="24"/>
          <w:szCs w:val="24"/>
        </w:rPr>
        <w:t>s</w:t>
      </w:r>
      <w:r>
        <w:rPr>
          <w:rFonts w:ascii="Arial" w:eastAsia="Arial" w:hAnsi="Arial" w:cs="Arial"/>
          <w:spacing w:val="1"/>
          <w:sz w:val="24"/>
          <w:szCs w:val="24"/>
        </w:rPr>
        <w:t xml:space="preserve"> </w:t>
      </w:r>
      <w:r>
        <w:rPr>
          <w:rFonts w:ascii="Arial" w:eastAsia="Arial" w:hAnsi="Arial" w:cs="Arial"/>
          <w:sz w:val="24"/>
          <w:szCs w:val="24"/>
        </w:rPr>
        <w:t>(</w:t>
      </w:r>
      <w:r>
        <w:rPr>
          <w:rFonts w:ascii="Arial" w:eastAsia="Arial" w:hAnsi="Arial" w:cs="Arial"/>
          <w:spacing w:val="1"/>
          <w:sz w:val="24"/>
          <w:szCs w:val="24"/>
        </w:rPr>
        <w:t>U</w:t>
      </w:r>
      <w:r>
        <w:rPr>
          <w:rFonts w:ascii="Arial" w:eastAsia="Arial" w:hAnsi="Arial" w:cs="Arial"/>
          <w:sz w:val="24"/>
          <w:szCs w:val="24"/>
        </w:rPr>
        <w:t>P</w:t>
      </w:r>
      <w:r>
        <w:rPr>
          <w:rFonts w:ascii="Arial" w:eastAsia="Arial" w:hAnsi="Arial" w:cs="Arial"/>
          <w:spacing w:val="-1"/>
          <w:sz w:val="24"/>
          <w:szCs w:val="24"/>
        </w:rPr>
        <w:t>T</w:t>
      </w:r>
      <w:r>
        <w:rPr>
          <w:rFonts w:ascii="Arial" w:eastAsia="Arial" w:hAnsi="Arial" w:cs="Arial"/>
          <w:sz w:val="24"/>
          <w:szCs w:val="24"/>
        </w:rPr>
        <w:t>). K</w:t>
      </w:r>
      <w:r>
        <w:rPr>
          <w:rFonts w:ascii="Arial" w:eastAsia="Arial" w:hAnsi="Arial" w:cs="Arial"/>
          <w:spacing w:val="1"/>
          <w:sz w:val="24"/>
          <w:szCs w:val="24"/>
        </w:rPr>
        <w:t>eduan</w:t>
      </w:r>
      <w:r>
        <w:rPr>
          <w:rFonts w:ascii="Arial" w:eastAsia="Arial" w:hAnsi="Arial" w:cs="Arial"/>
          <w:sz w:val="24"/>
          <w:szCs w:val="24"/>
        </w:rPr>
        <w:t>ya</w:t>
      </w:r>
      <w:r>
        <w:rPr>
          <w:rFonts w:ascii="Arial" w:eastAsia="Arial" w:hAnsi="Arial" w:cs="Arial"/>
          <w:spacing w:val="2"/>
          <w:sz w:val="24"/>
          <w:szCs w:val="24"/>
        </w:rPr>
        <w:t xml:space="preserve"> </w:t>
      </w:r>
      <w:r>
        <w:rPr>
          <w:rFonts w:ascii="Arial" w:eastAsia="Arial" w:hAnsi="Arial" w:cs="Arial"/>
          <w:spacing w:val="1"/>
          <w:sz w:val="24"/>
          <w:szCs w:val="24"/>
        </w:rPr>
        <w:t>be</w:t>
      </w:r>
      <w:r>
        <w:rPr>
          <w:rFonts w:ascii="Arial" w:eastAsia="Arial" w:hAnsi="Arial" w:cs="Arial"/>
          <w:sz w:val="24"/>
          <w:szCs w:val="24"/>
        </w:rPr>
        <w:t>r</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pacing w:val="1"/>
          <w:sz w:val="24"/>
          <w:szCs w:val="24"/>
        </w:rPr>
        <w:t>gg</w:t>
      </w:r>
      <w:r>
        <w:rPr>
          <w:rFonts w:ascii="Arial" w:eastAsia="Arial" w:hAnsi="Arial" w:cs="Arial"/>
          <w:spacing w:val="-3"/>
          <w:sz w:val="24"/>
          <w:szCs w:val="24"/>
        </w:rPr>
        <w:t>u</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2"/>
          <w:sz w:val="24"/>
          <w:szCs w:val="24"/>
        </w:rPr>
        <w:t xml:space="preserve"> </w:t>
      </w:r>
      <w:r>
        <w:rPr>
          <w:rFonts w:ascii="Arial" w:eastAsia="Arial" w:hAnsi="Arial" w:cs="Arial"/>
          <w:spacing w:val="1"/>
          <w:sz w:val="24"/>
          <w:szCs w:val="24"/>
        </w:rPr>
        <w:t>jaw</w:t>
      </w:r>
      <w:r>
        <w:rPr>
          <w:rFonts w:ascii="Arial" w:eastAsia="Arial" w:hAnsi="Arial" w:cs="Arial"/>
          <w:spacing w:val="-3"/>
          <w:sz w:val="24"/>
          <w:szCs w:val="24"/>
        </w:rPr>
        <w:t>a</w:t>
      </w:r>
      <w:r>
        <w:rPr>
          <w:rFonts w:ascii="Arial" w:eastAsia="Arial" w:hAnsi="Arial" w:cs="Arial"/>
          <w:sz w:val="24"/>
          <w:szCs w:val="24"/>
        </w:rPr>
        <w:t>b k</w:t>
      </w:r>
      <w:r>
        <w:rPr>
          <w:rFonts w:ascii="Arial" w:eastAsia="Arial" w:hAnsi="Arial" w:cs="Arial"/>
          <w:spacing w:val="1"/>
          <w:sz w:val="24"/>
          <w:szCs w:val="24"/>
        </w:rPr>
        <w:t>epa</w:t>
      </w:r>
      <w:r>
        <w:rPr>
          <w:rFonts w:ascii="Arial" w:eastAsia="Arial" w:hAnsi="Arial" w:cs="Arial"/>
          <w:spacing w:val="-3"/>
          <w:sz w:val="24"/>
          <w:szCs w:val="24"/>
        </w:rPr>
        <w:t>d</w:t>
      </w:r>
      <w:r w:rsidR="0085320D">
        <w:rPr>
          <w:rFonts w:ascii="Arial" w:eastAsia="Arial" w:hAnsi="Arial" w:cs="Arial"/>
          <w:sz w:val="24"/>
          <w:szCs w:val="24"/>
        </w:rPr>
        <w:t xml:space="preserve">a </w:t>
      </w:r>
      <w:r>
        <w:rPr>
          <w:rFonts w:ascii="Arial" w:eastAsia="Arial" w:hAnsi="Arial" w:cs="Arial"/>
          <w:sz w:val="24"/>
          <w:szCs w:val="24"/>
        </w:rPr>
        <w:t>K</w:t>
      </w:r>
      <w:r>
        <w:rPr>
          <w:rFonts w:ascii="Arial" w:eastAsia="Arial" w:hAnsi="Arial" w:cs="Arial"/>
          <w:spacing w:val="1"/>
          <w:sz w:val="24"/>
          <w:szCs w:val="24"/>
        </w:rPr>
        <w:t>ep</w:t>
      </w:r>
      <w:r>
        <w:rPr>
          <w:rFonts w:ascii="Arial" w:eastAsia="Arial" w:hAnsi="Arial" w:cs="Arial"/>
          <w:spacing w:val="-3"/>
          <w:sz w:val="24"/>
          <w:szCs w:val="24"/>
        </w:rPr>
        <w:t>a</w:t>
      </w:r>
      <w:r>
        <w:rPr>
          <w:rFonts w:ascii="Arial" w:eastAsia="Arial" w:hAnsi="Arial" w:cs="Arial"/>
          <w:spacing w:val="1"/>
          <w:sz w:val="24"/>
          <w:szCs w:val="24"/>
        </w:rPr>
        <w:t>l</w:t>
      </w:r>
      <w:r w:rsidR="0085320D">
        <w:rPr>
          <w:rFonts w:ascii="Arial" w:eastAsia="Arial" w:hAnsi="Arial" w:cs="Arial"/>
          <w:sz w:val="24"/>
          <w:szCs w:val="24"/>
        </w:rPr>
        <w:t xml:space="preserve">a </w:t>
      </w:r>
      <w:r>
        <w:rPr>
          <w:rFonts w:ascii="Arial" w:eastAsia="Arial" w:hAnsi="Arial" w:cs="Arial"/>
          <w:spacing w:val="1"/>
          <w:sz w:val="24"/>
          <w:szCs w:val="24"/>
        </w:rPr>
        <w:t>L</w:t>
      </w:r>
      <w:r>
        <w:rPr>
          <w:rFonts w:ascii="Arial" w:eastAsia="Arial" w:hAnsi="Arial" w:cs="Arial"/>
          <w:sz w:val="24"/>
          <w:szCs w:val="24"/>
        </w:rPr>
        <w:t>P</w:t>
      </w:r>
      <w:r>
        <w:rPr>
          <w:rFonts w:ascii="Arial" w:eastAsia="Arial" w:hAnsi="Arial" w:cs="Arial"/>
          <w:spacing w:val="3"/>
          <w:sz w:val="24"/>
          <w:szCs w:val="24"/>
        </w:rPr>
        <w:t>M</w:t>
      </w:r>
      <w:r>
        <w:rPr>
          <w:rFonts w:ascii="Arial" w:eastAsia="Arial" w:hAnsi="Arial" w:cs="Arial"/>
          <w:sz w:val="24"/>
          <w:szCs w:val="24"/>
        </w:rPr>
        <w:t>P</w:t>
      </w:r>
      <w:r>
        <w:rPr>
          <w:rFonts w:ascii="Arial" w:eastAsia="Arial" w:hAnsi="Arial" w:cs="Arial"/>
          <w:spacing w:val="-1"/>
          <w:sz w:val="24"/>
          <w:szCs w:val="24"/>
        </w:rPr>
        <w:t>I</w:t>
      </w:r>
      <w:r>
        <w:rPr>
          <w:rFonts w:ascii="Arial" w:eastAsia="Arial" w:hAnsi="Arial" w:cs="Arial"/>
          <w:sz w:val="24"/>
          <w:szCs w:val="24"/>
        </w:rPr>
        <w:t xml:space="preserve">.  </w:t>
      </w:r>
      <w:r>
        <w:rPr>
          <w:rFonts w:ascii="Arial" w:eastAsia="Arial" w:hAnsi="Arial" w:cs="Arial"/>
          <w:spacing w:val="4"/>
          <w:sz w:val="24"/>
          <w:szCs w:val="24"/>
        </w:rPr>
        <w:t xml:space="preserve"> </w:t>
      </w:r>
    </w:p>
    <w:p w:rsidR="00870822" w:rsidRDefault="00870822" w:rsidP="00193035">
      <w:pPr>
        <w:spacing w:line="270" w:lineRule="auto"/>
        <w:ind w:right="81"/>
        <w:rPr>
          <w:rFonts w:ascii="Arial" w:eastAsia="Arial" w:hAnsi="Arial" w:cs="Arial"/>
          <w:color w:val="000000"/>
          <w:sz w:val="24"/>
          <w:szCs w:val="24"/>
        </w:rPr>
      </w:pPr>
    </w:p>
    <w:p w:rsidR="00371FAF" w:rsidRDefault="00124CB6" w:rsidP="00193035">
      <w:pPr>
        <w:spacing w:line="270" w:lineRule="auto"/>
        <w:ind w:right="81"/>
        <w:rPr>
          <w:rFonts w:ascii="Arial" w:eastAsia="Arial" w:hAnsi="Arial" w:cs="Arial"/>
          <w:color w:val="000000"/>
          <w:sz w:val="24"/>
          <w:szCs w:val="24"/>
        </w:rPr>
      </w:pPr>
      <w:r>
        <w:rPr>
          <w:rFonts w:ascii="Arial" w:eastAsia="Arial" w:hAnsi="Arial" w:cs="Arial"/>
          <w:color w:val="000000"/>
          <w:sz w:val="24"/>
          <w:szCs w:val="24"/>
        </w:rPr>
        <w:t>Lebih lanjut dasar formal penetapan unsur pelaksana penjaminan mutu internal di Universitas Ma Chung disajikan pada tabel berikut</w:t>
      </w:r>
    </w:p>
    <w:p w:rsidR="00124CB6" w:rsidRDefault="00124CB6" w:rsidP="00124CB6">
      <w:pPr>
        <w:rPr>
          <w:rFonts w:ascii="Arial" w:eastAsia="Arial" w:hAnsi="Arial" w:cs="Arial"/>
          <w:b/>
          <w:spacing w:val="1"/>
          <w:sz w:val="24"/>
          <w:szCs w:val="24"/>
        </w:rPr>
      </w:pPr>
    </w:p>
    <w:p w:rsidR="00124CB6" w:rsidRDefault="00124CB6" w:rsidP="00124CB6">
      <w:pPr>
        <w:rPr>
          <w:rFonts w:ascii="Arial" w:eastAsia="Arial" w:hAnsi="Arial" w:cs="Arial"/>
          <w:sz w:val="24"/>
          <w:szCs w:val="24"/>
        </w:rPr>
      </w:pPr>
      <w:r>
        <w:rPr>
          <w:rFonts w:ascii="Arial" w:eastAsia="Arial" w:hAnsi="Arial" w:cs="Arial"/>
          <w:b/>
          <w:spacing w:val="1"/>
          <w:sz w:val="24"/>
          <w:szCs w:val="24"/>
        </w:rPr>
        <w:t>Das</w:t>
      </w:r>
      <w:r>
        <w:rPr>
          <w:rFonts w:ascii="Arial" w:eastAsia="Arial" w:hAnsi="Arial" w:cs="Arial"/>
          <w:b/>
          <w:spacing w:val="-3"/>
          <w:sz w:val="24"/>
          <w:szCs w:val="24"/>
        </w:rPr>
        <w:t>a</w:t>
      </w:r>
      <w:r>
        <w:rPr>
          <w:rFonts w:ascii="Arial" w:eastAsia="Arial" w:hAnsi="Arial" w:cs="Arial"/>
          <w:b/>
          <w:sz w:val="24"/>
          <w:szCs w:val="24"/>
        </w:rPr>
        <w:t xml:space="preserve">r </w:t>
      </w:r>
      <w:r>
        <w:rPr>
          <w:rFonts w:ascii="Arial" w:eastAsia="Arial" w:hAnsi="Arial" w:cs="Arial"/>
          <w:b/>
          <w:spacing w:val="-2"/>
          <w:sz w:val="24"/>
          <w:szCs w:val="24"/>
        </w:rPr>
        <w:t>Fo</w:t>
      </w:r>
      <w:r>
        <w:rPr>
          <w:rFonts w:ascii="Arial" w:eastAsia="Arial" w:hAnsi="Arial" w:cs="Arial"/>
          <w:b/>
          <w:spacing w:val="1"/>
          <w:sz w:val="24"/>
          <w:szCs w:val="24"/>
        </w:rPr>
        <w:t>rma</w:t>
      </w:r>
      <w:r>
        <w:rPr>
          <w:rFonts w:ascii="Arial" w:eastAsia="Arial" w:hAnsi="Arial" w:cs="Arial"/>
          <w:b/>
          <w:sz w:val="24"/>
          <w:szCs w:val="24"/>
        </w:rPr>
        <w:t>l</w:t>
      </w:r>
      <w:r>
        <w:rPr>
          <w:rFonts w:ascii="Arial" w:eastAsia="Arial" w:hAnsi="Arial" w:cs="Arial"/>
          <w:b/>
          <w:spacing w:val="-3"/>
          <w:sz w:val="24"/>
          <w:szCs w:val="24"/>
        </w:rPr>
        <w:t xml:space="preserve"> </w:t>
      </w:r>
      <w:r>
        <w:rPr>
          <w:rFonts w:ascii="Arial" w:eastAsia="Arial" w:hAnsi="Arial" w:cs="Arial"/>
          <w:b/>
          <w:sz w:val="24"/>
          <w:szCs w:val="24"/>
        </w:rPr>
        <w:t>P</w:t>
      </w:r>
      <w:r>
        <w:rPr>
          <w:rFonts w:ascii="Arial" w:eastAsia="Arial" w:hAnsi="Arial" w:cs="Arial"/>
          <w:b/>
          <w:spacing w:val="1"/>
          <w:sz w:val="24"/>
          <w:szCs w:val="24"/>
        </w:rPr>
        <w:t>e</w:t>
      </w:r>
      <w:r>
        <w:rPr>
          <w:rFonts w:ascii="Arial" w:eastAsia="Arial" w:hAnsi="Arial" w:cs="Arial"/>
          <w:b/>
          <w:spacing w:val="-2"/>
          <w:sz w:val="24"/>
          <w:szCs w:val="24"/>
        </w:rPr>
        <w:t>n</w:t>
      </w:r>
      <w:r>
        <w:rPr>
          <w:rFonts w:ascii="Arial" w:eastAsia="Arial" w:hAnsi="Arial" w:cs="Arial"/>
          <w:b/>
          <w:spacing w:val="1"/>
          <w:sz w:val="24"/>
          <w:szCs w:val="24"/>
        </w:rPr>
        <w:t>e</w:t>
      </w:r>
      <w:r>
        <w:rPr>
          <w:rFonts w:ascii="Arial" w:eastAsia="Arial" w:hAnsi="Arial" w:cs="Arial"/>
          <w:b/>
          <w:sz w:val="24"/>
          <w:szCs w:val="24"/>
        </w:rPr>
        <w:t>t</w:t>
      </w:r>
      <w:r>
        <w:rPr>
          <w:rFonts w:ascii="Arial" w:eastAsia="Arial" w:hAnsi="Arial" w:cs="Arial"/>
          <w:b/>
          <w:spacing w:val="1"/>
          <w:sz w:val="24"/>
          <w:szCs w:val="24"/>
        </w:rPr>
        <w:t>a</w:t>
      </w:r>
      <w:r>
        <w:rPr>
          <w:rFonts w:ascii="Arial" w:eastAsia="Arial" w:hAnsi="Arial" w:cs="Arial"/>
          <w:b/>
          <w:spacing w:val="-2"/>
          <w:sz w:val="24"/>
          <w:szCs w:val="24"/>
        </w:rPr>
        <w:t>p</w:t>
      </w:r>
      <w:r>
        <w:rPr>
          <w:rFonts w:ascii="Arial" w:eastAsia="Arial" w:hAnsi="Arial" w:cs="Arial"/>
          <w:b/>
          <w:spacing w:val="1"/>
          <w:sz w:val="24"/>
          <w:szCs w:val="24"/>
        </w:rPr>
        <w:t>a</w:t>
      </w:r>
      <w:r>
        <w:rPr>
          <w:rFonts w:ascii="Arial" w:eastAsia="Arial" w:hAnsi="Arial" w:cs="Arial"/>
          <w:b/>
          <w:sz w:val="24"/>
          <w:szCs w:val="24"/>
        </w:rPr>
        <w:t>n</w:t>
      </w:r>
      <w:r>
        <w:rPr>
          <w:rFonts w:ascii="Arial" w:eastAsia="Arial" w:hAnsi="Arial" w:cs="Arial"/>
          <w:b/>
          <w:spacing w:val="-3"/>
          <w:sz w:val="24"/>
          <w:szCs w:val="24"/>
        </w:rPr>
        <w:t xml:space="preserve"> </w:t>
      </w:r>
      <w:r>
        <w:rPr>
          <w:rFonts w:ascii="Arial" w:eastAsia="Arial" w:hAnsi="Arial" w:cs="Arial"/>
          <w:b/>
          <w:spacing w:val="1"/>
          <w:sz w:val="24"/>
          <w:szCs w:val="24"/>
        </w:rPr>
        <w:t>U</w:t>
      </w:r>
      <w:r>
        <w:rPr>
          <w:rFonts w:ascii="Arial" w:eastAsia="Arial" w:hAnsi="Arial" w:cs="Arial"/>
          <w:b/>
          <w:spacing w:val="-2"/>
          <w:sz w:val="24"/>
          <w:szCs w:val="24"/>
        </w:rPr>
        <w:t>n</w:t>
      </w:r>
      <w:r>
        <w:rPr>
          <w:rFonts w:ascii="Arial" w:eastAsia="Arial" w:hAnsi="Arial" w:cs="Arial"/>
          <w:b/>
          <w:spacing w:val="1"/>
          <w:sz w:val="24"/>
          <w:szCs w:val="24"/>
        </w:rPr>
        <w:t>s</w:t>
      </w:r>
      <w:r>
        <w:rPr>
          <w:rFonts w:ascii="Arial" w:eastAsia="Arial" w:hAnsi="Arial" w:cs="Arial"/>
          <w:b/>
          <w:spacing w:val="-2"/>
          <w:sz w:val="24"/>
          <w:szCs w:val="24"/>
        </w:rPr>
        <w:t>u</w:t>
      </w:r>
      <w:r>
        <w:rPr>
          <w:rFonts w:ascii="Arial" w:eastAsia="Arial" w:hAnsi="Arial" w:cs="Arial"/>
          <w:b/>
          <w:sz w:val="24"/>
          <w:szCs w:val="24"/>
        </w:rPr>
        <w:t>r P</w:t>
      </w:r>
      <w:r>
        <w:rPr>
          <w:rFonts w:ascii="Arial" w:eastAsia="Arial" w:hAnsi="Arial" w:cs="Arial"/>
          <w:b/>
          <w:spacing w:val="1"/>
          <w:sz w:val="24"/>
          <w:szCs w:val="24"/>
        </w:rPr>
        <w:t>e</w:t>
      </w:r>
      <w:r>
        <w:rPr>
          <w:rFonts w:ascii="Arial" w:eastAsia="Arial" w:hAnsi="Arial" w:cs="Arial"/>
          <w:b/>
          <w:spacing w:val="-2"/>
          <w:sz w:val="24"/>
          <w:szCs w:val="24"/>
        </w:rPr>
        <w:t>nj</w:t>
      </w:r>
      <w:r>
        <w:rPr>
          <w:rFonts w:ascii="Arial" w:eastAsia="Arial" w:hAnsi="Arial" w:cs="Arial"/>
          <w:b/>
          <w:spacing w:val="1"/>
          <w:sz w:val="24"/>
          <w:szCs w:val="24"/>
        </w:rPr>
        <w:t>am</w:t>
      </w:r>
      <w:r>
        <w:rPr>
          <w:rFonts w:ascii="Arial" w:eastAsia="Arial" w:hAnsi="Arial" w:cs="Arial"/>
          <w:b/>
          <w:spacing w:val="-2"/>
          <w:sz w:val="24"/>
          <w:szCs w:val="24"/>
        </w:rPr>
        <w:t>in</w:t>
      </w:r>
      <w:r>
        <w:rPr>
          <w:rFonts w:ascii="Arial" w:eastAsia="Arial" w:hAnsi="Arial" w:cs="Arial"/>
          <w:b/>
          <w:spacing w:val="1"/>
          <w:sz w:val="24"/>
          <w:szCs w:val="24"/>
        </w:rPr>
        <w:t>a</w:t>
      </w:r>
      <w:r>
        <w:rPr>
          <w:rFonts w:ascii="Arial" w:eastAsia="Arial" w:hAnsi="Arial" w:cs="Arial"/>
          <w:b/>
          <w:sz w:val="24"/>
          <w:szCs w:val="24"/>
        </w:rPr>
        <w:t>n</w:t>
      </w:r>
      <w:r>
        <w:rPr>
          <w:rFonts w:ascii="Arial" w:eastAsia="Arial" w:hAnsi="Arial" w:cs="Arial"/>
          <w:b/>
          <w:spacing w:val="2"/>
          <w:sz w:val="24"/>
          <w:szCs w:val="24"/>
        </w:rPr>
        <w:t xml:space="preserve"> </w:t>
      </w:r>
      <w:r>
        <w:rPr>
          <w:rFonts w:ascii="Arial" w:eastAsia="Arial" w:hAnsi="Arial" w:cs="Arial"/>
          <w:b/>
          <w:sz w:val="24"/>
          <w:szCs w:val="24"/>
        </w:rPr>
        <w:t>M</w:t>
      </w:r>
      <w:r>
        <w:rPr>
          <w:rFonts w:ascii="Arial" w:eastAsia="Arial" w:hAnsi="Arial" w:cs="Arial"/>
          <w:b/>
          <w:spacing w:val="-2"/>
          <w:sz w:val="24"/>
          <w:szCs w:val="24"/>
        </w:rPr>
        <w:t>u</w:t>
      </w:r>
      <w:r>
        <w:rPr>
          <w:rFonts w:ascii="Arial" w:eastAsia="Arial" w:hAnsi="Arial" w:cs="Arial"/>
          <w:b/>
          <w:sz w:val="24"/>
          <w:szCs w:val="24"/>
        </w:rPr>
        <w:t>tu</w:t>
      </w:r>
      <w:r>
        <w:rPr>
          <w:rFonts w:ascii="Arial" w:eastAsia="Arial" w:hAnsi="Arial" w:cs="Arial"/>
          <w:b/>
          <w:spacing w:val="-3"/>
          <w:sz w:val="24"/>
          <w:szCs w:val="24"/>
        </w:rPr>
        <w:t xml:space="preserve"> </w:t>
      </w:r>
      <w:r>
        <w:rPr>
          <w:rFonts w:ascii="Arial" w:eastAsia="Arial" w:hAnsi="Arial" w:cs="Arial"/>
          <w:b/>
          <w:spacing w:val="1"/>
          <w:sz w:val="24"/>
          <w:szCs w:val="24"/>
        </w:rPr>
        <w:t>U</w:t>
      </w:r>
      <w:r>
        <w:rPr>
          <w:rFonts w:ascii="Arial" w:eastAsia="Arial" w:hAnsi="Arial" w:cs="Arial"/>
          <w:b/>
          <w:spacing w:val="-2"/>
          <w:sz w:val="24"/>
          <w:szCs w:val="24"/>
        </w:rPr>
        <w:t>ni</w:t>
      </w:r>
      <w:r>
        <w:rPr>
          <w:rFonts w:ascii="Arial" w:eastAsia="Arial" w:hAnsi="Arial" w:cs="Arial"/>
          <w:b/>
          <w:spacing w:val="1"/>
          <w:sz w:val="24"/>
          <w:szCs w:val="24"/>
        </w:rPr>
        <w:t>vers</w:t>
      </w:r>
      <w:r>
        <w:rPr>
          <w:rFonts w:ascii="Arial" w:eastAsia="Arial" w:hAnsi="Arial" w:cs="Arial"/>
          <w:b/>
          <w:spacing w:val="-2"/>
          <w:sz w:val="24"/>
          <w:szCs w:val="24"/>
        </w:rPr>
        <w:t>i</w:t>
      </w:r>
      <w:r>
        <w:rPr>
          <w:rFonts w:ascii="Arial" w:eastAsia="Arial" w:hAnsi="Arial" w:cs="Arial"/>
          <w:b/>
          <w:sz w:val="24"/>
          <w:szCs w:val="24"/>
        </w:rPr>
        <w:t>t</w:t>
      </w:r>
      <w:r>
        <w:rPr>
          <w:rFonts w:ascii="Arial" w:eastAsia="Arial" w:hAnsi="Arial" w:cs="Arial"/>
          <w:b/>
          <w:spacing w:val="1"/>
          <w:sz w:val="24"/>
          <w:szCs w:val="24"/>
        </w:rPr>
        <w:t>a</w:t>
      </w:r>
      <w:r>
        <w:rPr>
          <w:rFonts w:ascii="Arial" w:eastAsia="Arial" w:hAnsi="Arial" w:cs="Arial"/>
          <w:b/>
          <w:sz w:val="24"/>
          <w:szCs w:val="24"/>
        </w:rPr>
        <w:t xml:space="preserve">s Ma </w:t>
      </w:r>
      <w:r>
        <w:rPr>
          <w:rFonts w:ascii="Arial" w:eastAsia="Arial" w:hAnsi="Arial" w:cs="Arial"/>
          <w:b/>
          <w:spacing w:val="1"/>
          <w:sz w:val="24"/>
          <w:szCs w:val="24"/>
        </w:rPr>
        <w:t>C</w:t>
      </w:r>
      <w:r>
        <w:rPr>
          <w:rFonts w:ascii="Arial" w:eastAsia="Arial" w:hAnsi="Arial" w:cs="Arial"/>
          <w:b/>
          <w:spacing w:val="-2"/>
          <w:sz w:val="24"/>
          <w:szCs w:val="24"/>
        </w:rPr>
        <w:t>hun</w:t>
      </w:r>
      <w:r>
        <w:rPr>
          <w:rFonts w:ascii="Arial" w:eastAsia="Arial" w:hAnsi="Arial" w:cs="Arial"/>
          <w:b/>
          <w:sz w:val="24"/>
          <w:szCs w:val="24"/>
        </w:rPr>
        <w:t>g</w:t>
      </w:r>
    </w:p>
    <w:p w:rsidR="00124CB6" w:rsidRDefault="00124CB6" w:rsidP="00124CB6">
      <w:pPr>
        <w:spacing w:before="5" w:line="280" w:lineRule="exact"/>
        <w:rPr>
          <w:sz w:val="28"/>
          <w:szCs w:val="28"/>
        </w:rPr>
      </w:pPr>
    </w:p>
    <w:p w:rsidR="00124CB6" w:rsidRDefault="00124CB6" w:rsidP="00124CB6">
      <w:pPr>
        <w:spacing w:line="300" w:lineRule="atLeast"/>
        <w:ind w:left="101" w:right="81" w:firstLine="720"/>
        <w:jc w:val="both"/>
        <w:rPr>
          <w:rFonts w:ascii="Arial" w:eastAsia="Arial" w:hAnsi="Arial" w:cs="Arial"/>
          <w:sz w:val="24"/>
          <w:szCs w:val="24"/>
        </w:rPr>
      </w:pPr>
      <w:r>
        <w:rPr>
          <w:rFonts w:ascii="Arial" w:eastAsia="Arial" w:hAnsi="Arial" w:cs="Arial"/>
          <w:spacing w:val="1"/>
          <w:sz w:val="24"/>
          <w:szCs w:val="24"/>
        </w:rPr>
        <w:t>Le</w:t>
      </w:r>
      <w:r>
        <w:rPr>
          <w:rFonts w:ascii="Arial" w:eastAsia="Arial" w:hAnsi="Arial" w:cs="Arial"/>
          <w:sz w:val="24"/>
          <w:szCs w:val="24"/>
        </w:rPr>
        <w:t>m</w:t>
      </w:r>
      <w:r>
        <w:rPr>
          <w:rFonts w:ascii="Arial" w:eastAsia="Arial" w:hAnsi="Arial" w:cs="Arial"/>
          <w:spacing w:val="1"/>
          <w:sz w:val="24"/>
          <w:szCs w:val="24"/>
        </w:rPr>
        <w:t>b</w:t>
      </w:r>
      <w:r>
        <w:rPr>
          <w:rFonts w:ascii="Arial" w:eastAsia="Arial" w:hAnsi="Arial" w:cs="Arial"/>
          <w:spacing w:val="-3"/>
          <w:sz w:val="24"/>
          <w:szCs w:val="24"/>
        </w:rPr>
        <w:t>a</w:t>
      </w:r>
      <w:r>
        <w:rPr>
          <w:rFonts w:ascii="Arial" w:eastAsia="Arial" w:hAnsi="Arial" w:cs="Arial"/>
          <w:spacing w:val="1"/>
          <w:sz w:val="24"/>
          <w:szCs w:val="24"/>
        </w:rPr>
        <w:t>g</w:t>
      </w:r>
      <w:r>
        <w:rPr>
          <w:rFonts w:ascii="Arial" w:eastAsia="Arial" w:hAnsi="Arial" w:cs="Arial"/>
          <w:sz w:val="24"/>
          <w:szCs w:val="24"/>
        </w:rPr>
        <w:t>a</w:t>
      </w:r>
      <w:r>
        <w:rPr>
          <w:rFonts w:ascii="Arial" w:eastAsia="Arial" w:hAnsi="Arial" w:cs="Arial"/>
          <w:spacing w:val="7"/>
          <w:sz w:val="24"/>
          <w:szCs w:val="24"/>
        </w:rPr>
        <w:t xml:space="preserve"> </w:t>
      </w:r>
      <w:r>
        <w:rPr>
          <w:rFonts w:ascii="Arial" w:eastAsia="Arial" w:hAnsi="Arial" w:cs="Arial"/>
          <w:sz w:val="24"/>
          <w:szCs w:val="24"/>
        </w:rPr>
        <w:t>P</w:t>
      </w:r>
      <w:r>
        <w:rPr>
          <w:rFonts w:ascii="Arial" w:eastAsia="Arial" w:hAnsi="Arial" w:cs="Arial"/>
          <w:spacing w:val="-3"/>
          <w:sz w:val="24"/>
          <w:szCs w:val="24"/>
        </w:rPr>
        <w:t>e</w:t>
      </w:r>
      <w:r>
        <w:rPr>
          <w:rFonts w:ascii="Arial" w:eastAsia="Arial" w:hAnsi="Arial" w:cs="Arial"/>
          <w:spacing w:val="1"/>
          <w:sz w:val="24"/>
          <w:szCs w:val="24"/>
        </w:rPr>
        <w:t>nja</w:t>
      </w:r>
      <w:r>
        <w:rPr>
          <w:rFonts w:ascii="Arial" w:eastAsia="Arial" w:hAnsi="Arial" w:cs="Arial"/>
          <w:spacing w:val="-5"/>
          <w:sz w:val="24"/>
          <w:szCs w:val="24"/>
        </w:rPr>
        <w:t>m</w:t>
      </w:r>
      <w:r>
        <w:rPr>
          <w:rFonts w:ascii="Arial" w:eastAsia="Arial" w:hAnsi="Arial" w:cs="Arial"/>
          <w:spacing w:val="1"/>
          <w:sz w:val="24"/>
          <w:szCs w:val="24"/>
        </w:rPr>
        <w:t>ina</w:t>
      </w:r>
      <w:r>
        <w:rPr>
          <w:rFonts w:ascii="Arial" w:eastAsia="Arial" w:hAnsi="Arial" w:cs="Arial"/>
          <w:sz w:val="24"/>
          <w:szCs w:val="24"/>
        </w:rPr>
        <w:t>n</w:t>
      </w:r>
      <w:r>
        <w:rPr>
          <w:rFonts w:ascii="Arial" w:eastAsia="Arial" w:hAnsi="Arial" w:cs="Arial"/>
          <w:spacing w:val="2"/>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7"/>
          <w:sz w:val="24"/>
          <w:szCs w:val="24"/>
        </w:rPr>
        <w:t xml:space="preserve"> </w:t>
      </w:r>
      <w:r>
        <w:rPr>
          <w:rFonts w:ascii="Arial" w:eastAsia="Arial" w:hAnsi="Arial" w:cs="Arial"/>
          <w:spacing w:val="-3"/>
          <w:sz w:val="24"/>
          <w:szCs w:val="24"/>
        </w:rPr>
        <w:t>d</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7"/>
          <w:sz w:val="24"/>
          <w:szCs w:val="24"/>
        </w:rPr>
        <w:t xml:space="preserve"> </w:t>
      </w:r>
      <w:r>
        <w:rPr>
          <w:rFonts w:ascii="Arial" w:eastAsia="Arial" w:hAnsi="Arial" w:cs="Arial"/>
          <w:sz w:val="24"/>
          <w:szCs w:val="24"/>
        </w:rPr>
        <w:t>P</w:t>
      </w:r>
      <w:r>
        <w:rPr>
          <w:rFonts w:ascii="Arial" w:eastAsia="Arial" w:hAnsi="Arial" w:cs="Arial"/>
          <w:spacing w:val="-3"/>
          <w:sz w:val="24"/>
          <w:szCs w:val="24"/>
        </w:rPr>
        <w:t>e</w:t>
      </w:r>
      <w:r>
        <w:rPr>
          <w:rFonts w:ascii="Arial" w:eastAsia="Arial" w:hAnsi="Arial" w:cs="Arial"/>
          <w:spacing w:val="1"/>
          <w:sz w:val="24"/>
          <w:szCs w:val="24"/>
        </w:rPr>
        <w:t>ng</w:t>
      </w:r>
      <w:r>
        <w:rPr>
          <w:rFonts w:ascii="Arial" w:eastAsia="Arial" w:hAnsi="Arial" w:cs="Arial"/>
          <w:spacing w:val="-3"/>
          <w:sz w:val="24"/>
          <w:szCs w:val="24"/>
        </w:rPr>
        <w:t>a</w:t>
      </w:r>
      <w:r>
        <w:rPr>
          <w:rFonts w:ascii="Arial" w:eastAsia="Arial" w:hAnsi="Arial" w:cs="Arial"/>
          <w:spacing w:val="1"/>
          <w:sz w:val="24"/>
          <w:szCs w:val="24"/>
        </w:rPr>
        <w:t>wa</w:t>
      </w:r>
      <w:r>
        <w:rPr>
          <w:rFonts w:ascii="Arial" w:eastAsia="Arial" w:hAnsi="Arial" w:cs="Arial"/>
          <w:sz w:val="24"/>
          <w:szCs w:val="24"/>
        </w:rPr>
        <w:t>s</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7"/>
          <w:sz w:val="24"/>
          <w:szCs w:val="24"/>
        </w:rPr>
        <w:t xml:space="preserve"> </w:t>
      </w:r>
      <w:r>
        <w:rPr>
          <w:rFonts w:ascii="Arial" w:eastAsia="Arial" w:hAnsi="Arial" w:cs="Arial"/>
          <w:spacing w:val="-1"/>
          <w:sz w:val="24"/>
          <w:szCs w:val="24"/>
        </w:rPr>
        <w:t>I</w:t>
      </w:r>
      <w:r>
        <w:rPr>
          <w:rFonts w:ascii="Arial" w:eastAsia="Arial" w:hAnsi="Arial" w:cs="Arial"/>
          <w:spacing w:val="1"/>
          <w:sz w:val="24"/>
          <w:szCs w:val="24"/>
        </w:rPr>
        <w:t>n</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na</w:t>
      </w:r>
      <w:r>
        <w:rPr>
          <w:rFonts w:ascii="Arial" w:eastAsia="Arial" w:hAnsi="Arial" w:cs="Arial"/>
          <w:sz w:val="24"/>
          <w:szCs w:val="24"/>
        </w:rPr>
        <w:t>l</w:t>
      </w:r>
      <w:r>
        <w:rPr>
          <w:rFonts w:ascii="Arial" w:eastAsia="Arial" w:hAnsi="Arial" w:cs="Arial"/>
          <w:spacing w:val="7"/>
          <w:sz w:val="24"/>
          <w:szCs w:val="24"/>
        </w:rPr>
        <w:t xml:space="preserve"> </w:t>
      </w:r>
      <w:r>
        <w:rPr>
          <w:rFonts w:ascii="Arial" w:eastAsia="Arial" w:hAnsi="Arial" w:cs="Arial"/>
          <w:spacing w:val="-5"/>
          <w:sz w:val="24"/>
          <w:szCs w:val="24"/>
        </w:rPr>
        <w:t>s</w:t>
      </w:r>
      <w:r>
        <w:rPr>
          <w:rFonts w:ascii="Arial" w:eastAsia="Arial" w:hAnsi="Arial" w:cs="Arial"/>
          <w:spacing w:val="1"/>
          <w:sz w:val="24"/>
          <w:szCs w:val="24"/>
        </w:rPr>
        <w:t>eb</w:t>
      </w:r>
      <w:r>
        <w:rPr>
          <w:rFonts w:ascii="Arial" w:eastAsia="Arial" w:hAnsi="Arial" w:cs="Arial"/>
          <w:spacing w:val="-3"/>
          <w:sz w:val="24"/>
          <w:szCs w:val="24"/>
        </w:rPr>
        <w:t>a</w:t>
      </w:r>
      <w:r>
        <w:rPr>
          <w:rFonts w:ascii="Arial" w:eastAsia="Arial" w:hAnsi="Arial" w:cs="Arial"/>
          <w:spacing w:val="1"/>
          <w:sz w:val="24"/>
          <w:szCs w:val="24"/>
        </w:rPr>
        <w:t>ga</w:t>
      </w:r>
      <w:r>
        <w:rPr>
          <w:rFonts w:ascii="Arial" w:eastAsia="Arial" w:hAnsi="Arial" w:cs="Arial"/>
          <w:sz w:val="24"/>
          <w:szCs w:val="24"/>
        </w:rPr>
        <w:t>i</w:t>
      </w:r>
      <w:r>
        <w:rPr>
          <w:rFonts w:ascii="Arial" w:eastAsia="Arial" w:hAnsi="Arial" w:cs="Arial"/>
          <w:spacing w:val="2"/>
          <w:sz w:val="24"/>
          <w:szCs w:val="24"/>
        </w:rPr>
        <w:t xml:space="preserve"> </w:t>
      </w:r>
      <w:r>
        <w:rPr>
          <w:rFonts w:ascii="Arial" w:eastAsia="Arial" w:hAnsi="Arial" w:cs="Arial"/>
          <w:spacing w:val="1"/>
          <w:sz w:val="24"/>
          <w:szCs w:val="24"/>
        </w:rPr>
        <w:t>un</w:t>
      </w:r>
      <w:r>
        <w:rPr>
          <w:rFonts w:ascii="Arial" w:eastAsia="Arial" w:hAnsi="Arial" w:cs="Arial"/>
          <w:sz w:val="24"/>
          <w:szCs w:val="24"/>
        </w:rPr>
        <w:t>s</w:t>
      </w:r>
      <w:r>
        <w:rPr>
          <w:rFonts w:ascii="Arial" w:eastAsia="Arial" w:hAnsi="Arial" w:cs="Arial"/>
          <w:spacing w:val="1"/>
          <w:sz w:val="24"/>
          <w:szCs w:val="24"/>
        </w:rPr>
        <w:t>u</w:t>
      </w:r>
      <w:r>
        <w:rPr>
          <w:rFonts w:ascii="Arial" w:eastAsia="Arial" w:hAnsi="Arial" w:cs="Arial"/>
          <w:sz w:val="24"/>
          <w:szCs w:val="24"/>
        </w:rPr>
        <w:t xml:space="preserve">r </w:t>
      </w:r>
      <w:r>
        <w:rPr>
          <w:rFonts w:ascii="Arial" w:eastAsia="Arial" w:hAnsi="Arial" w:cs="Arial"/>
          <w:spacing w:val="1"/>
          <w:sz w:val="24"/>
          <w:szCs w:val="24"/>
        </w:rPr>
        <w:t>pe</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ks</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z w:val="24"/>
          <w:szCs w:val="24"/>
        </w:rPr>
        <w:t xml:space="preserve">a </w:t>
      </w:r>
      <w:r>
        <w:rPr>
          <w:rFonts w:ascii="Arial" w:eastAsia="Arial" w:hAnsi="Arial" w:cs="Arial"/>
          <w:spacing w:val="1"/>
          <w:sz w:val="24"/>
          <w:szCs w:val="24"/>
        </w:rPr>
        <w:t>pen</w:t>
      </w:r>
      <w:r>
        <w:rPr>
          <w:rFonts w:ascii="Arial" w:eastAsia="Arial" w:hAnsi="Arial" w:cs="Arial"/>
          <w:spacing w:val="-3"/>
          <w:sz w:val="24"/>
          <w:szCs w:val="24"/>
        </w:rPr>
        <w:t>j</w:t>
      </w:r>
      <w:r>
        <w:rPr>
          <w:rFonts w:ascii="Arial" w:eastAsia="Arial" w:hAnsi="Arial" w:cs="Arial"/>
          <w:spacing w:val="1"/>
          <w:sz w:val="24"/>
          <w:szCs w:val="24"/>
        </w:rPr>
        <w:t>a</w:t>
      </w:r>
      <w:r>
        <w:rPr>
          <w:rFonts w:ascii="Arial" w:eastAsia="Arial" w:hAnsi="Arial" w:cs="Arial"/>
          <w:sz w:val="24"/>
          <w:szCs w:val="24"/>
        </w:rPr>
        <w:t>m</w:t>
      </w:r>
      <w:r>
        <w:rPr>
          <w:rFonts w:ascii="Arial" w:eastAsia="Arial" w:hAnsi="Arial" w:cs="Arial"/>
          <w:spacing w:val="1"/>
          <w:sz w:val="24"/>
          <w:szCs w:val="24"/>
        </w:rPr>
        <w:t>i</w:t>
      </w:r>
      <w:r>
        <w:rPr>
          <w:rFonts w:ascii="Arial" w:eastAsia="Arial" w:hAnsi="Arial" w:cs="Arial"/>
          <w:spacing w:val="-3"/>
          <w:sz w:val="24"/>
          <w:szCs w:val="24"/>
        </w:rPr>
        <w:t>n</w:t>
      </w:r>
      <w:r>
        <w:rPr>
          <w:rFonts w:ascii="Arial" w:eastAsia="Arial" w:hAnsi="Arial" w:cs="Arial"/>
          <w:spacing w:val="1"/>
          <w:sz w:val="24"/>
          <w:szCs w:val="24"/>
        </w:rPr>
        <w:t>a</w:t>
      </w:r>
      <w:r>
        <w:rPr>
          <w:rFonts w:ascii="Arial" w:eastAsia="Arial" w:hAnsi="Arial" w:cs="Arial"/>
          <w:sz w:val="24"/>
          <w:szCs w:val="24"/>
        </w:rPr>
        <w:t>n 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pacing w:val="1"/>
          <w:sz w:val="24"/>
          <w:szCs w:val="24"/>
        </w:rPr>
        <w:t>di</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pacing w:val="-1"/>
          <w:sz w:val="24"/>
          <w:szCs w:val="24"/>
        </w:rPr>
        <w:t>t</w:t>
      </w:r>
      <w:r>
        <w:rPr>
          <w:rFonts w:ascii="Arial" w:eastAsia="Arial" w:hAnsi="Arial" w:cs="Arial"/>
          <w:spacing w:val="1"/>
          <w:sz w:val="24"/>
          <w:szCs w:val="24"/>
        </w:rPr>
        <w:t>ap</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z w:val="24"/>
          <w:szCs w:val="24"/>
        </w:rPr>
        <w:t xml:space="preserve">n </w:t>
      </w:r>
      <w:r>
        <w:rPr>
          <w:rFonts w:ascii="Arial" w:eastAsia="Arial" w:hAnsi="Arial" w:cs="Arial"/>
          <w:spacing w:val="1"/>
          <w:sz w:val="24"/>
          <w:szCs w:val="24"/>
        </w:rPr>
        <w:t>ol</w:t>
      </w:r>
      <w:r>
        <w:rPr>
          <w:rFonts w:ascii="Arial" w:eastAsia="Arial" w:hAnsi="Arial" w:cs="Arial"/>
          <w:spacing w:val="-3"/>
          <w:sz w:val="24"/>
          <w:szCs w:val="24"/>
        </w:rPr>
        <w:t>e</w:t>
      </w:r>
      <w:r>
        <w:rPr>
          <w:rFonts w:ascii="Arial" w:eastAsia="Arial" w:hAnsi="Arial" w:cs="Arial"/>
          <w:sz w:val="24"/>
          <w:szCs w:val="24"/>
        </w:rPr>
        <w:t xml:space="preserve">h </w:t>
      </w:r>
      <w:r>
        <w:rPr>
          <w:rFonts w:ascii="Arial" w:eastAsia="Arial" w:hAnsi="Arial" w:cs="Arial"/>
          <w:spacing w:val="1"/>
          <w:sz w:val="24"/>
          <w:szCs w:val="24"/>
        </w:rPr>
        <w:t>uni</w:t>
      </w:r>
      <w:r>
        <w:rPr>
          <w:rFonts w:ascii="Arial" w:eastAsia="Arial" w:hAnsi="Arial" w:cs="Arial"/>
          <w:sz w:val="24"/>
          <w:szCs w:val="24"/>
        </w:rPr>
        <w:t>v</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5"/>
          <w:sz w:val="24"/>
          <w:szCs w:val="24"/>
        </w:rPr>
        <w:t>s</w:t>
      </w:r>
      <w:r>
        <w:rPr>
          <w:rFonts w:ascii="Arial" w:eastAsia="Arial" w:hAnsi="Arial" w:cs="Arial"/>
          <w:spacing w:val="1"/>
          <w:sz w:val="24"/>
          <w:szCs w:val="24"/>
        </w:rPr>
        <w:t>i</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 xml:space="preserve"> </w:t>
      </w:r>
      <w:r>
        <w:rPr>
          <w:rFonts w:ascii="Arial" w:eastAsia="Arial" w:hAnsi="Arial" w:cs="Arial"/>
          <w:spacing w:val="-3"/>
          <w:sz w:val="24"/>
          <w:szCs w:val="24"/>
        </w:rPr>
        <w:t>d</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di</w:t>
      </w:r>
      <w:r>
        <w:rPr>
          <w:rFonts w:ascii="Arial" w:eastAsia="Arial" w:hAnsi="Arial" w:cs="Arial"/>
          <w:spacing w:val="-3"/>
          <w:sz w:val="24"/>
          <w:szCs w:val="24"/>
        </w:rPr>
        <w:t>b</w:t>
      </w:r>
      <w:r>
        <w:rPr>
          <w:rFonts w:ascii="Arial" w:eastAsia="Arial" w:hAnsi="Arial" w:cs="Arial"/>
          <w:spacing w:val="1"/>
          <w:sz w:val="24"/>
          <w:szCs w:val="24"/>
        </w:rPr>
        <w:t>en</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1"/>
          <w:sz w:val="24"/>
          <w:szCs w:val="24"/>
        </w:rPr>
        <w:t xml:space="preserve"> </w:t>
      </w:r>
      <w:r>
        <w:rPr>
          <w:rFonts w:ascii="Arial" w:eastAsia="Arial" w:hAnsi="Arial" w:cs="Arial"/>
          <w:spacing w:val="1"/>
          <w:sz w:val="24"/>
          <w:szCs w:val="24"/>
        </w:rPr>
        <w:t>be</w:t>
      </w:r>
      <w:r>
        <w:rPr>
          <w:rFonts w:ascii="Arial" w:eastAsia="Arial" w:hAnsi="Arial" w:cs="Arial"/>
          <w:sz w:val="24"/>
          <w:szCs w:val="24"/>
        </w:rPr>
        <w:t>r</w:t>
      </w:r>
      <w:r>
        <w:rPr>
          <w:rFonts w:ascii="Arial" w:eastAsia="Arial" w:hAnsi="Arial" w:cs="Arial"/>
          <w:spacing w:val="-3"/>
          <w:sz w:val="24"/>
          <w:szCs w:val="24"/>
        </w:rPr>
        <w:t>d</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rk</w:t>
      </w:r>
      <w:r>
        <w:rPr>
          <w:rFonts w:ascii="Arial" w:eastAsia="Arial" w:hAnsi="Arial" w:cs="Arial"/>
          <w:spacing w:val="-3"/>
          <w:sz w:val="24"/>
          <w:szCs w:val="24"/>
        </w:rPr>
        <w:t>a</w:t>
      </w:r>
      <w:r>
        <w:rPr>
          <w:rFonts w:ascii="Arial" w:eastAsia="Arial" w:hAnsi="Arial" w:cs="Arial"/>
          <w:spacing w:val="1"/>
          <w:sz w:val="24"/>
          <w:szCs w:val="24"/>
        </w:rPr>
        <w:t>n</w:t>
      </w:r>
      <w:r>
        <w:rPr>
          <w:rFonts w:ascii="Arial" w:eastAsia="Arial" w:hAnsi="Arial" w:cs="Arial"/>
          <w:sz w:val="24"/>
          <w:szCs w:val="24"/>
        </w:rPr>
        <w:t>:</w:t>
      </w:r>
    </w:p>
    <w:p w:rsidR="00124CB6" w:rsidRDefault="00124CB6" w:rsidP="00124CB6">
      <w:pPr>
        <w:spacing w:before="8" w:line="140" w:lineRule="exact"/>
        <w:rPr>
          <w:sz w:val="14"/>
          <w:szCs w:val="14"/>
        </w:rPr>
      </w:pPr>
    </w:p>
    <w:p w:rsidR="00124CB6" w:rsidRDefault="00124CB6" w:rsidP="00124CB6">
      <w:pPr>
        <w:spacing w:line="200" w:lineRule="exact"/>
      </w:pPr>
    </w:p>
    <w:tbl>
      <w:tblPr>
        <w:tblW w:w="9354" w:type="dxa"/>
        <w:tblInd w:w="99" w:type="dxa"/>
        <w:tblLayout w:type="fixed"/>
        <w:tblCellMar>
          <w:left w:w="0" w:type="dxa"/>
          <w:right w:w="0" w:type="dxa"/>
        </w:tblCellMar>
        <w:tblLook w:val="01E0" w:firstRow="1" w:lastRow="1" w:firstColumn="1" w:lastColumn="1" w:noHBand="0" w:noVBand="0"/>
      </w:tblPr>
      <w:tblGrid>
        <w:gridCol w:w="560"/>
        <w:gridCol w:w="2496"/>
        <w:gridCol w:w="2521"/>
        <w:gridCol w:w="3777"/>
      </w:tblGrid>
      <w:tr w:rsidR="00124CB6" w:rsidTr="00A43A97">
        <w:trPr>
          <w:trHeight w:hRule="exact" w:val="625"/>
          <w:tblHeader/>
        </w:trPr>
        <w:tc>
          <w:tcPr>
            <w:tcW w:w="560" w:type="dxa"/>
            <w:tcBorders>
              <w:top w:val="single" w:sz="5" w:space="0" w:color="000000"/>
              <w:left w:val="single" w:sz="5" w:space="0" w:color="000000"/>
              <w:bottom w:val="single" w:sz="5" w:space="0" w:color="000000"/>
              <w:right w:val="single" w:sz="5" w:space="0" w:color="000000"/>
            </w:tcBorders>
            <w:shd w:val="clear" w:color="auto" w:fill="D0CECE"/>
          </w:tcPr>
          <w:p w:rsidR="00124CB6" w:rsidRDefault="00124CB6" w:rsidP="00124CB6">
            <w:pPr>
              <w:spacing w:line="260" w:lineRule="exact"/>
              <w:ind w:left="104"/>
              <w:rPr>
                <w:rFonts w:ascii="Arial" w:eastAsia="Arial" w:hAnsi="Arial" w:cs="Arial"/>
                <w:sz w:val="24"/>
                <w:szCs w:val="24"/>
              </w:rPr>
            </w:pPr>
            <w:r>
              <w:rPr>
                <w:rFonts w:ascii="Arial" w:eastAsia="Arial" w:hAnsi="Arial" w:cs="Arial"/>
                <w:b/>
                <w:spacing w:val="2"/>
                <w:sz w:val="24"/>
                <w:szCs w:val="24"/>
              </w:rPr>
              <w:t>No</w:t>
            </w:r>
          </w:p>
        </w:tc>
        <w:tc>
          <w:tcPr>
            <w:tcW w:w="2496" w:type="dxa"/>
            <w:tcBorders>
              <w:top w:val="single" w:sz="5" w:space="0" w:color="000000"/>
              <w:left w:val="single" w:sz="5" w:space="0" w:color="000000"/>
              <w:bottom w:val="single" w:sz="5" w:space="0" w:color="000000"/>
              <w:right w:val="single" w:sz="5" w:space="0" w:color="000000"/>
            </w:tcBorders>
            <w:shd w:val="clear" w:color="auto" w:fill="D0CECE"/>
          </w:tcPr>
          <w:p w:rsidR="00124CB6" w:rsidRDefault="00124CB6" w:rsidP="00124CB6">
            <w:pPr>
              <w:spacing w:line="260" w:lineRule="exact"/>
              <w:ind w:left="99"/>
              <w:rPr>
                <w:rFonts w:ascii="Arial" w:eastAsia="Arial" w:hAnsi="Arial" w:cs="Arial"/>
                <w:sz w:val="24"/>
                <w:szCs w:val="24"/>
              </w:rPr>
            </w:pPr>
            <w:r>
              <w:rPr>
                <w:rFonts w:ascii="Arial" w:eastAsia="Arial" w:hAnsi="Arial" w:cs="Arial"/>
                <w:b/>
                <w:sz w:val="24"/>
                <w:szCs w:val="24"/>
              </w:rPr>
              <w:t>S</w:t>
            </w:r>
            <w:r>
              <w:rPr>
                <w:rFonts w:ascii="Arial" w:eastAsia="Arial" w:hAnsi="Arial" w:cs="Arial"/>
                <w:b/>
                <w:spacing w:val="-2"/>
                <w:sz w:val="24"/>
                <w:szCs w:val="24"/>
              </w:rPr>
              <w:t>u</w:t>
            </w:r>
            <w:r>
              <w:rPr>
                <w:rFonts w:ascii="Arial" w:eastAsia="Arial" w:hAnsi="Arial" w:cs="Arial"/>
                <w:b/>
                <w:spacing w:val="1"/>
                <w:sz w:val="24"/>
                <w:szCs w:val="24"/>
              </w:rPr>
              <w:t>m</w:t>
            </w:r>
            <w:r>
              <w:rPr>
                <w:rFonts w:ascii="Arial" w:eastAsia="Arial" w:hAnsi="Arial" w:cs="Arial"/>
                <w:b/>
                <w:spacing w:val="-2"/>
                <w:sz w:val="24"/>
                <w:szCs w:val="24"/>
              </w:rPr>
              <w:t>b</w:t>
            </w:r>
            <w:r>
              <w:rPr>
                <w:rFonts w:ascii="Arial" w:eastAsia="Arial" w:hAnsi="Arial" w:cs="Arial"/>
                <w:b/>
                <w:spacing w:val="1"/>
                <w:sz w:val="24"/>
                <w:szCs w:val="24"/>
              </w:rPr>
              <w:t>e</w:t>
            </w:r>
            <w:r>
              <w:rPr>
                <w:rFonts w:ascii="Arial" w:eastAsia="Arial" w:hAnsi="Arial" w:cs="Arial"/>
                <w:b/>
                <w:sz w:val="24"/>
                <w:szCs w:val="24"/>
              </w:rPr>
              <w:t xml:space="preserve">r </w:t>
            </w:r>
            <w:r>
              <w:rPr>
                <w:rFonts w:ascii="Arial" w:eastAsia="Arial" w:hAnsi="Arial" w:cs="Arial"/>
                <w:b/>
                <w:spacing w:val="1"/>
                <w:sz w:val="24"/>
                <w:szCs w:val="24"/>
              </w:rPr>
              <w:t>R</w:t>
            </w:r>
            <w:r>
              <w:rPr>
                <w:rFonts w:ascii="Arial" w:eastAsia="Arial" w:hAnsi="Arial" w:cs="Arial"/>
                <w:b/>
                <w:spacing w:val="-2"/>
                <w:sz w:val="24"/>
                <w:szCs w:val="24"/>
              </w:rPr>
              <w:t>uju</w:t>
            </w:r>
            <w:r>
              <w:rPr>
                <w:rFonts w:ascii="Arial" w:eastAsia="Arial" w:hAnsi="Arial" w:cs="Arial"/>
                <w:b/>
                <w:spacing w:val="1"/>
                <w:sz w:val="24"/>
                <w:szCs w:val="24"/>
              </w:rPr>
              <w:t>ka</w:t>
            </w:r>
            <w:r>
              <w:rPr>
                <w:rFonts w:ascii="Arial" w:eastAsia="Arial" w:hAnsi="Arial" w:cs="Arial"/>
                <w:b/>
                <w:sz w:val="24"/>
                <w:szCs w:val="24"/>
              </w:rPr>
              <w:t>n</w:t>
            </w:r>
          </w:p>
        </w:tc>
        <w:tc>
          <w:tcPr>
            <w:tcW w:w="2521" w:type="dxa"/>
            <w:tcBorders>
              <w:top w:val="single" w:sz="5" w:space="0" w:color="000000"/>
              <w:left w:val="single" w:sz="5" w:space="0" w:color="000000"/>
              <w:bottom w:val="single" w:sz="5" w:space="0" w:color="000000"/>
              <w:right w:val="single" w:sz="5" w:space="0" w:color="000000"/>
            </w:tcBorders>
            <w:shd w:val="clear" w:color="auto" w:fill="D0CECE"/>
          </w:tcPr>
          <w:p w:rsidR="00124CB6" w:rsidRDefault="00124CB6" w:rsidP="00124CB6">
            <w:pPr>
              <w:spacing w:line="260" w:lineRule="exact"/>
              <w:ind w:left="99"/>
              <w:rPr>
                <w:rFonts w:ascii="Arial" w:eastAsia="Arial" w:hAnsi="Arial" w:cs="Arial"/>
                <w:sz w:val="24"/>
                <w:szCs w:val="24"/>
              </w:rPr>
            </w:pPr>
            <w:r>
              <w:rPr>
                <w:rFonts w:ascii="Arial" w:eastAsia="Arial" w:hAnsi="Arial" w:cs="Arial"/>
                <w:b/>
                <w:spacing w:val="1"/>
                <w:sz w:val="24"/>
                <w:szCs w:val="24"/>
              </w:rPr>
              <w:t>N</w:t>
            </w:r>
            <w:r>
              <w:rPr>
                <w:rFonts w:ascii="Arial" w:eastAsia="Arial" w:hAnsi="Arial" w:cs="Arial"/>
                <w:b/>
                <w:spacing w:val="-2"/>
                <w:sz w:val="24"/>
                <w:szCs w:val="24"/>
              </w:rPr>
              <w:t>o</w:t>
            </w:r>
            <w:r>
              <w:rPr>
                <w:rFonts w:ascii="Arial" w:eastAsia="Arial" w:hAnsi="Arial" w:cs="Arial"/>
                <w:b/>
                <w:spacing w:val="1"/>
                <w:sz w:val="24"/>
                <w:szCs w:val="24"/>
              </w:rPr>
              <w:t>m</w:t>
            </w:r>
            <w:r>
              <w:rPr>
                <w:rFonts w:ascii="Arial" w:eastAsia="Arial" w:hAnsi="Arial" w:cs="Arial"/>
                <w:b/>
                <w:spacing w:val="-2"/>
                <w:sz w:val="24"/>
                <w:szCs w:val="24"/>
              </w:rPr>
              <w:t>o</w:t>
            </w:r>
            <w:r>
              <w:rPr>
                <w:rFonts w:ascii="Arial" w:eastAsia="Arial" w:hAnsi="Arial" w:cs="Arial"/>
                <w:b/>
                <w:sz w:val="24"/>
                <w:szCs w:val="24"/>
              </w:rPr>
              <w:t xml:space="preserve">r </w:t>
            </w:r>
            <w:r>
              <w:rPr>
                <w:rFonts w:ascii="Arial" w:eastAsia="Arial" w:hAnsi="Arial" w:cs="Arial"/>
                <w:b/>
                <w:spacing w:val="1"/>
                <w:sz w:val="24"/>
                <w:szCs w:val="24"/>
              </w:rPr>
              <w:t>D</w:t>
            </w:r>
            <w:r>
              <w:rPr>
                <w:rFonts w:ascii="Arial" w:eastAsia="Arial" w:hAnsi="Arial" w:cs="Arial"/>
                <w:b/>
                <w:spacing w:val="-2"/>
                <w:sz w:val="24"/>
                <w:szCs w:val="24"/>
              </w:rPr>
              <w:t>o</w:t>
            </w:r>
            <w:r>
              <w:rPr>
                <w:rFonts w:ascii="Arial" w:eastAsia="Arial" w:hAnsi="Arial" w:cs="Arial"/>
                <w:b/>
                <w:spacing w:val="1"/>
                <w:sz w:val="24"/>
                <w:szCs w:val="24"/>
              </w:rPr>
              <w:t>k</w:t>
            </w:r>
            <w:r>
              <w:rPr>
                <w:rFonts w:ascii="Arial" w:eastAsia="Arial" w:hAnsi="Arial" w:cs="Arial"/>
                <w:b/>
                <w:spacing w:val="-2"/>
                <w:sz w:val="24"/>
                <w:szCs w:val="24"/>
              </w:rPr>
              <w:t>u</w:t>
            </w:r>
            <w:r>
              <w:rPr>
                <w:rFonts w:ascii="Arial" w:eastAsia="Arial" w:hAnsi="Arial" w:cs="Arial"/>
                <w:b/>
                <w:spacing w:val="1"/>
                <w:sz w:val="24"/>
                <w:szCs w:val="24"/>
              </w:rPr>
              <w:t>me</w:t>
            </w:r>
            <w:r>
              <w:rPr>
                <w:rFonts w:ascii="Arial" w:eastAsia="Arial" w:hAnsi="Arial" w:cs="Arial"/>
                <w:b/>
                <w:sz w:val="24"/>
                <w:szCs w:val="24"/>
              </w:rPr>
              <w:t>n</w:t>
            </w:r>
          </w:p>
        </w:tc>
        <w:tc>
          <w:tcPr>
            <w:tcW w:w="3777" w:type="dxa"/>
            <w:tcBorders>
              <w:top w:val="single" w:sz="5" w:space="0" w:color="000000"/>
              <w:left w:val="single" w:sz="5" w:space="0" w:color="000000"/>
              <w:bottom w:val="single" w:sz="5" w:space="0" w:color="000000"/>
              <w:right w:val="single" w:sz="5" w:space="0" w:color="000000"/>
            </w:tcBorders>
            <w:shd w:val="clear" w:color="auto" w:fill="D0CECE"/>
          </w:tcPr>
          <w:p w:rsidR="00124CB6" w:rsidRDefault="00124CB6" w:rsidP="00124CB6">
            <w:pPr>
              <w:spacing w:line="260" w:lineRule="exact"/>
              <w:ind w:left="1234"/>
              <w:rPr>
                <w:rFonts w:ascii="Arial" w:eastAsia="Arial" w:hAnsi="Arial" w:cs="Arial"/>
                <w:sz w:val="24"/>
                <w:szCs w:val="24"/>
              </w:rPr>
            </w:pPr>
            <w:r>
              <w:rPr>
                <w:rFonts w:ascii="Arial" w:eastAsia="Arial" w:hAnsi="Arial" w:cs="Arial"/>
                <w:b/>
                <w:sz w:val="24"/>
                <w:szCs w:val="24"/>
              </w:rPr>
              <w:t>P</w:t>
            </w:r>
            <w:r>
              <w:rPr>
                <w:rFonts w:ascii="Arial" w:eastAsia="Arial" w:hAnsi="Arial" w:cs="Arial"/>
                <w:b/>
                <w:spacing w:val="1"/>
                <w:sz w:val="24"/>
                <w:szCs w:val="24"/>
              </w:rPr>
              <w:t>er</w:t>
            </w:r>
            <w:r>
              <w:rPr>
                <w:rFonts w:ascii="Arial" w:eastAsia="Arial" w:hAnsi="Arial" w:cs="Arial"/>
                <w:b/>
                <w:spacing w:val="-2"/>
                <w:sz w:val="24"/>
                <w:szCs w:val="24"/>
              </w:rPr>
              <w:t>n</w:t>
            </w:r>
            <w:r>
              <w:rPr>
                <w:rFonts w:ascii="Arial" w:eastAsia="Arial" w:hAnsi="Arial" w:cs="Arial"/>
                <w:b/>
                <w:spacing w:val="-3"/>
                <w:sz w:val="24"/>
                <w:szCs w:val="24"/>
              </w:rPr>
              <w:t>y</w:t>
            </w:r>
            <w:r>
              <w:rPr>
                <w:rFonts w:ascii="Arial" w:eastAsia="Arial" w:hAnsi="Arial" w:cs="Arial"/>
                <w:b/>
                <w:spacing w:val="1"/>
                <w:sz w:val="24"/>
                <w:szCs w:val="24"/>
              </w:rPr>
              <w:t>a</w:t>
            </w:r>
            <w:r>
              <w:rPr>
                <w:rFonts w:ascii="Arial" w:eastAsia="Arial" w:hAnsi="Arial" w:cs="Arial"/>
                <w:b/>
                <w:sz w:val="24"/>
                <w:szCs w:val="24"/>
              </w:rPr>
              <w:t>t</w:t>
            </w:r>
            <w:r>
              <w:rPr>
                <w:rFonts w:ascii="Arial" w:eastAsia="Arial" w:hAnsi="Arial" w:cs="Arial"/>
                <w:b/>
                <w:spacing w:val="1"/>
                <w:sz w:val="24"/>
                <w:szCs w:val="24"/>
              </w:rPr>
              <w:t>aa</w:t>
            </w:r>
            <w:r>
              <w:rPr>
                <w:rFonts w:ascii="Arial" w:eastAsia="Arial" w:hAnsi="Arial" w:cs="Arial"/>
                <w:b/>
                <w:sz w:val="24"/>
                <w:szCs w:val="24"/>
              </w:rPr>
              <w:t>n</w:t>
            </w:r>
          </w:p>
        </w:tc>
      </w:tr>
      <w:tr w:rsidR="00124CB6" w:rsidTr="00124CB6">
        <w:trPr>
          <w:trHeight w:val="8647"/>
        </w:trPr>
        <w:tc>
          <w:tcPr>
            <w:tcW w:w="560" w:type="dxa"/>
            <w:tcBorders>
              <w:top w:val="single" w:sz="5" w:space="0" w:color="000000"/>
              <w:left w:val="single" w:sz="5" w:space="0" w:color="000000"/>
              <w:right w:val="single" w:sz="5" w:space="0" w:color="000000"/>
            </w:tcBorders>
          </w:tcPr>
          <w:p w:rsidR="00124CB6" w:rsidRDefault="00124CB6" w:rsidP="00124CB6">
            <w:pPr>
              <w:spacing w:line="260" w:lineRule="exact"/>
              <w:ind w:left="104"/>
              <w:rPr>
                <w:rFonts w:ascii="Arial" w:eastAsia="Arial" w:hAnsi="Arial" w:cs="Arial"/>
                <w:sz w:val="24"/>
                <w:szCs w:val="24"/>
              </w:rPr>
            </w:pPr>
            <w:r>
              <w:rPr>
                <w:rFonts w:ascii="Arial" w:eastAsia="Arial" w:hAnsi="Arial" w:cs="Arial"/>
                <w:sz w:val="24"/>
                <w:szCs w:val="24"/>
              </w:rPr>
              <w:t>1</w:t>
            </w:r>
          </w:p>
        </w:tc>
        <w:tc>
          <w:tcPr>
            <w:tcW w:w="2496" w:type="dxa"/>
            <w:tcBorders>
              <w:top w:val="single" w:sz="5" w:space="0" w:color="000000"/>
              <w:left w:val="single" w:sz="5" w:space="0" w:color="000000"/>
              <w:right w:val="single" w:sz="5" w:space="0" w:color="000000"/>
            </w:tcBorders>
          </w:tcPr>
          <w:p w:rsidR="00124CB6" w:rsidRDefault="00124CB6" w:rsidP="00124CB6">
            <w:pPr>
              <w:spacing w:line="260" w:lineRule="exact"/>
              <w:ind w:left="99"/>
              <w:rPr>
                <w:rFonts w:ascii="Arial" w:eastAsia="Arial" w:hAnsi="Arial" w:cs="Arial"/>
                <w:sz w:val="24"/>
                <w:szCs w:val="24"/>
              </w:rPr>
            </w:pPr>
            <w:r>
              <w:rPr>
                <w:rFonts w:ascii="Arial" w:eastAsia="Arial" w:hAnsi="Arial" w:cs="Arial"/>
                <w:sz w:val="24"/>
                <w:szCs w:val="24"/>
              </w:rPr>
              <w:t>P</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z w:val="24"/>
                <w:szCs w:val="24"/>
              </w:rPr>
              <w:t>n M</w:t>
            </w:r>
            <w:r>
              <w:rPr>
                <w:rFonts w:ascii="Arial" w:eastAsia="Arial" w:hAnsi="Arial" w:cs="Arial"/>
                <w:spacing w:val="1"/>
                <w:sz w:val="24"/>
                <w:szCs w:val="24"/>
              </w:rPr>
              <w:t>en</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pacing w:val="-5"/>
                <w:sz w:val="24"/>
                <w:szCs w:val="24"/>
              </w:rPr>
              <w:t>r</w:t>
            </w:r>
            <w:r>
              <w:rPr>
                <w:rFonts w:ascii="Arial" w:eastAsia="Arial" w:hAnsi="Arial" w:cs="Arial"/>
                <w:sz w:val="24"/>
                <w:szCs w:val="24"/>
              </w:rPr>
              <w:t>i</w:t>
            </w:r>
          </w:p>
          <w:p w:rsidR="00124CB6" w:rsidRDefault="00124CB6" w:rsidP="00124CB6">
            <w:pPr>
              <w:spacing w:before="34" w:line="271" w:lineRule="auto"/>
              <w:ind w:left="99" w:right="87"/>
              <w:rPr>
                <w:rFonts w:ascii="Arial" w:eastAsia="Arial" w:hAnsi="Arial" w:cs="Arial"/>
                <w:sz w:val="24"/>
                <w:szCs w:val="24"/>
              </w:rPr>
            </w:pPr>
            <w:r>
              <w:rPr>
                <w:rFonts w:ascii="Arial" w:eastAsia="Arial" w:hAnsi="Arial" w:cs="Arial"/>
                <w:spacing w:val="1"/>
                <w:sz w:val="24"/>
                <w:szCs w:val="24"/>
              </w:rPr>
              <w:t>Ri</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pacing w:val="-1"/>
                <w:sz w:val="24"/>
                <w:szCs w:val="24"/>
              </w:rPr>
              <w:t>t</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1"/>
                <w:sz w:val="24"/>
                <w:szCs w:val="24"/>
              </w:rPr>
              <w:t>nol</w:t>
            </w:r>
            <w:r>
              <w:rPr>
                <w:rFonts w:ascii="Arial" w:eastAsia="Arial" w:hAnsi="Arial" w:cs="Arial"/>
                <w:spacing w:val="-3"/>
                <w:sz w:val="24"/>
                <w:szCs w:val="24"/>
              </w:rPr>
              <w:t>o</w:t>
            </w:r>
            <w:r>
              <w:rPr>
                <w:rFonts w:ascii="Arial" w:eastAsia="Arial" w:hAnsi="Arial" w:cs="Arial"/>
                <w:spacing w:val="1"/>
                <w:sz w:val="24"/>
                <w:szCs w:val="24"/>
              </w:rPr>
              <w:t>gi</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pacing w:val="1"/>
                <w:sz w:val="24"/>
                <w:szCs w:val="24"/>
              </w:rPr>
              <w:t>da</w:t>
            </w:r>
            <w:r>
              <w:rPr>
                <w:rFonts w:ascii="Arial" w:eastAsia="Arial" w:hAnsi="Arial" w:cs="Arial"/>
                <w:sz w:val="24"/>
                <w:szCs w:val="24"/>
              </w:rPr>
              <w:t>n P</w:t>
            </w:r>
            <w:r>
              <w:rPr>
                <w:rFonts w:ascii="Arial" w:eastAsia="Arial" w:hAnsi="Arial" w:cs="Arial"/>
                <w:spacing w:val="1"/>
                <w:sz w:val="24"/>
                <w:szCs w:val="24"/>
              </w:rPr>
              <w:t>end</w:t>
            </w:r>
            <w:r>
              <w:rPr>
                <w:rFonts w:ascii="Arial" w:eastAsia="Arial" w:hAnsi="Arial" w:cs="Arial"/>
                <w:spacing w:val="-3"/>
                <w:sz w:val="24"/>
                <w:szCs w:val="24"/>
              </w:rPr>
              <w:t>i</w:t>
            </w:r>
            <w:r>
              <w:rPr>
                <w:rFonts w:ascii="Arial" w:eastAsia="Arial" w:hAnsi="Arial" w:cs="Arial"/>
                <w:spacing w:val="1"/>
                <w:sz w:val="24"/>
                <w:szCs w:val="24"/>
              </w:rPr>
              <w:t>di</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T</w:t>
            </w:r>
            <w:r>
              <w:rPr>
                <w:rFonts w:ascii="Arial" w:eastAsia="Arial" w:hAnsi="Arial" w:cs="Arial"/>
                <w:spacing w:val="1"/>
                <w:sz w:val="24"/>
                <w:szCs w:val="24"/>
              </w:rPr>
              <w:t>i</w:t>
            </w:r>
            <w:r>
              <w:rPr>
                <w:rFonts w:ascii="Arial" w:eastAsia="Arial" w:hAnsi="Arial" w:cs="Arial"/>
                <w:spacing w:val="-3"/>
                <w:sz w:val="24"/>
                <w:szCs w:val="24"/>
              </w:rPr>
              <w:t>n</w:t>
            </w:r>
            <w:r>
              <w:rPr>
                <w:rFonts w:ascii="Arial" w:eastAsia="Arial" w:hAnsi="Arial" w:cs="Arial"/>
                <w:spacing w:val="1"/>
                <w:sz w:val="24"/>
                <w:szCs w:val="24"/>
              </w:rPr>
              <w:t>gg</w:t>
            </w:r>
            <w:r>
              <w:rPr>
                <w:rFonts w:ascii="Arial" w:eastAsia="Arial" w:hAnsi="Arial" w:cs="Arial"/>
                <w:sz w:val="24"/>
                <w:szCs w:val="24"/>
              </w:rPr>
              <w:t xml:space="preserve">i </w:t>
            </w:r>
            <w:r>
              <w:rPr>
                <w:rFonts w:ascii="Arial" w:eastAsia="Arial" w:hAnsi="Arial" w:cs="Arial"/>
                <w:spacing w:val="1"/>
                <w:sz w:val="24"/>
                <w:szCs w:val="24"/>
              </w:rPr>
              <w:t>Rep</w:t>
            </w:r>
            <w:r>
              <w:rPr>
                <w:rFonts w:ascii="Arial" w:eastAsia="Arial" w:hAnsi="Arial" w:cs="Arial"/>
                <w:spacing w:val="-3"/>
                <w:sz w:val="24"/>
                <w:szCs w:val="24"/>
              </w:rPr>
              <w:t>u</w:t>
            </w:r>
            <w:r>
              <w:rPr>
                <w:rFonts w:ascii="Arial" w:eastAsia="Arial" w:hAnsi="Arial" w:cs="Arial"/>
                <w:spacing w:val="1"/>
                <w:sz w:val="24"/>
                <w:szCs w:val="24"/>
              </w:rPr>
              <w:t>bli</w:t>
            </w:r>
            <w:r>
              <w:rPr>
                <w:rFonts w:ascii="Arial" w:eastAsia="Arial" w:hAnsi="Arial" w:cs="Arial"/>
                <w:sz w:val="24"/>
                <w:szCs w:val="24"/>
              </w:rPr>
              <w:t>k</w:t>
            </w:r>
            <w:r>
              <w:rPr>
                <w:rFonts w:ascii="Arial" w:eastAsia="Arial" w:hAnsi="Arial" w:cs="Arial"/>
                <w:spacing w:val="-1"/>
                <w:sz w:val="24"/>
                <w:szCs w:val="24"/>
              </w:rPr>
              <w:t xml:space="preserve"> I</w:t>
            </w:r>
            <w:r>
              <w:rPr>
                <w:rFonts w:ascii="Arial" w:eastAsia="Arial" w:hAnsi="Arial" w:cs="Arial"/>
                <w:spacing w:val="1"/>
                <w:sz w:val="24"/>
                <w:szCs w:val="24"/>
              </w:rPr>
              <w:t>nd</w:t>
            </w:r>
            <w:r>
              <w:rPr>
                <w:rFonts w:ascii="Arial" w:eastAsia="Arial" w:hAnsi="Arial" w:cs="Arial"/>
                <w:spacing w:val="-3"/>
                <w:sz w:val="24"/>
                <w:szCs w:val="24"/>
              </w:rPr>
              <w:t>o</w:t>
            </w:r>
            <w:r>
              <w:rPr>
                <w:rFonts w:ascii="Arial" w:eastAsia="Arial" w:hAnsi="Arial" w:cs="Arial"/>
                <w:spacing w:val="1"/>
                <w:sz w:val="24"/>
                <w:szCs w:val="24"/>
              </w:rPr>
              <w:t>ne</w:t>
            </w:r>
            <w:r>
              <w:rPr>
                <w:rFonts w:ascii="Arial" w:eastAsia="Arial" w:hAnsi="Arial" w:cs="Arial"/>
                <w:sz w:val="24"/>
                <w:szCs w:val="24"/>
              </w:rPr>
              <w:t>s</w:t>
            </w:r>
            <w:r>
              <w:rPr>
                <w:rFonts w:ascii="Arial" w:eastAsia="Arial" w:hAnsi="Arial" w:cs="Arial"/>
                <w:spacing w:val="-3"/>
                <w:sz w:val="24"/>
                <w:szCs w:val="24"/>
              </w:rPr>
              <w:t>i</w:t>
            </w:r>
            <w:r>
              <w:rPr>
                <w:rFonts w:ascii="Arial" w:eastAsia="Arial" w:hAnsi="Arial" w:cs="Arial"/>
                <w:sz w:val="24"/>
                <w:szCs w:val="24"/>
              </w:rPr>
              <w:t>a</w:t>
            </w:r>
          </w:p>
        </w:tc>
        <w:tc>
          <w:tcPr>
            <w:tcW w:w="2521" w:type="dxa"/>
            <w:tcBorders>
              <w:top w:val="single" w:sz="5" w:space="0" w:color="000000"/>
              <w:left w:val="single" w:sz="5" w:space="0" w:color="000000"/>
              <w:right w:val="single" w:sz="5" w:space="0" w:color="000000"/>
            </w:tcBorders>
          </w:tcPr>
          <w:p w:rsidR="00124CB6" w:rsidRDefault="0058451C" w:rsidP="00124CB6">
            <w:pPr>
              <w:spacing w:line="260" w:lineRule="exact"/>
              <w:ind w:left="99"/>
              <w:rPr>
                <w:rFonts w:ascii="Arial" w:eastAsia="Arial" w:hAnsi="Arial" w:cs="Arial"/>
                <w:sz w:val="24"/>
                <w:szCs w:val="24"/>
              </w:rPr>
            </w:pPr>
            <w:hyperlink r:id="rId8">
              <w:r w:rsidR="00124CB6">
                <w:rPr>
                  <w:rFonts w:ascii="Arial" w:eastAsia="Arial" w:hAnsi="Arial" w:cs="Arial"/>
                  <w:color w:val="0462C1"/>
                  <w:spacing w:val="1"/>
                  <w:sz w:val="24"/>
                  <w:szCs w:val="24"/>
                  <w:u w:val="thick" w:color="0462C1"/>
                </w:rPr>
                <w:t>6</w:t>
              </w:r>
              <w:r w:rsidR="00124CB6">
                <w:rPr>
                  <w:rFonts w:ascii="Arial" w:eastAsia="Arial" w:hAnsi="Arial" w:cs="Arial"/>
                  <w:color w:val="0462C1"/>
                  <w:sz w:val="24"/>
                  <w:szCs w:val="24"/>
                  <w:u w:val="thick" w:color="0462C1"/>
                </w:rPr>
                <w:t xml:space="preserve">2 </w:t>
              </w:r>
              <w:r w:rsidR="00124CB6">
                <w:rPr>
                  <w:rFonts w:ascii="Arial" w:eastAsia="Arial" w:hAnsi="Arial" w:cs="Arial"/>
                  <w:color w:val="0462C1"/>
                  <w:spacing w:val="-1"/>
                  <w:sz w:val="24"/>
                  <w:szCs w:val="24"/>
                  <w:u w:val="thick" w:color="0462C1"/>
                </w:rPr>
                <w:t>t</w:t>
              </w:r>
              <w:r w:rsidR="00124CB6">
                <w:rPr>
                  <w:rFonts w:ascii="Arial" w:eastAsia="Arial" w:hAnsi="Arial" w:cs="Arial"/>
                  <w:color w:val="0462C1"/>
                  <w:spacing w:val="1"/>
                  <w:sz w:val="24"/>
                  <w:szCs w:val="24"/>
                  <w:u w:val="thick" w:color="0462C1"/>
                </w:rPr>
                <w:t>ahu</w:t>
              </w:r>
              <w:r w:rsidR="00124CB6">
                <w:rPr>
                  <w:rFonts w:ascii="Arial" w:eastAsia="Arial" w:hAnsi="Arial" w:cs="Arial"/>
                  <w:color w:val="0462C1"/>
                  <w:sz w:val="24"/>
                  <w:szCs w:val="24"/>
                  <w:u w:val="thick" w:color="0462C1"/>
                </w:rPr>
                <w:t xml:space="preserve">n </w:t>
              </w:r>
              <w:r w:rsidR="00124CB6">
                <w:rPr>
                  <w:rFonts w:ascii="Arial" w:eastAsia="Arial" w:hAnsi="Arial" w:cs="Arial"/>
                  <w:color w:val="0462C1"/>
                  <w:spacing w:val="1"/>
                  <w:sz w:val="24"/>
                  <w:szCs w:val="24"/>
                  <w:u w:val="thick" w:color="0462C1"/>
                </w:rPr>
                <w:t>2</w:t>
              </w:r>
              <w:r w:rsidR="00124CB6">
                <w:rPr>
                  <w:rFonts w:ascii="Arial" w:eastAsia="Arial" w:hAnsi="Arial" w:cs="Arial"/>
                  <w:color w:val="0462C1"/>
                  <w:spacing w:val="-3"/>
                  <w:sz w:val="24"/>
                  <w:szCs w:val="24"/>
                  <w:u w:val="thick" w:color="0462C1"/>
                </w:rPr>
                <w:t>0</w:t>
              </w:r>
              <w:r w:rsidR="00124CB6">
                <w:rPr>
                  <w:rFonts w:ascii="Arial" w:eastAsia="Arial" w:hAnsi="Arial" w:cs="Arial"/>
                  <w:color w:val="0462C1"/>
                  <w:spacing w:val="1"/>
                  <w:sz w:val="24"/>
                  <w:szCs w:val="24"/>
                  <w:u w:val="thick" w:color="0462C1"/>
                </w:rPr>
                <w:t>1</w:t>
              </w:r>
              <w:r w:rsidR="00124CB6">
                <w:rPr>
                  <w:rFonts w:ascii="Arial" w:eastAsia="Arial" w:hAnsi="Arial" w:cs="Arial"/>
                  <w:color w:val="0462C1"/>
                  <w:sz w:val="24"/>
                  <w:szCs w:val="24"/>
                  <w:u w:val="thick" w:color="0462C1"/>
                </w:rPr>
                <w:t>6</w:t>
              </w:r>
            </w:hyperlink>
          </w:p>
        </w:tc>
        <w:tc>
          <w:tcPr>
            <w:tcW w:w="3777" w:type="dxa"/>
            <w:tcBorders>
              <w:top w:val="single" w:sz="5" w:space="0" w:color="000000"/>
              <w:left w:val="single" w:sz="5" w:space="0" w:color="000000"/>
              <w:right w:val="single" w:sz="5" w:space="0" w:color="000000"/>
            </w:tcBorders>
          </w:tcPr>
          <w:p w:rsidR="00124CB6" w:rsidRDefault="00124CB6" w:rsidP="00124CB6">
            <w:pPr>
              <w:spacing w:line="260" w:lineRule="exact"/>
              <w:ind w:left="104"/>
              <w:rPr>
                <w:rFonts w:ascii="Arial" w:eastAsia="Arial" w:hAnsi="Arial" w:cs="Arial"/>
                <w:sz w:val="24"/>
                <w:szCs w:val="24"/>
              </w:rPr>
            </w:pPr>
            <w:r>
              <w:rPr>
                <w:rFonts w:ascii="Arial" w:eastAsia="Arial" w:hAnsi="Arial" w:cs="Arial"/>
                <w:spacing w:val="-1"/>
                <w:sz w:val="24"/>
                <w:szCs w:val="24"/>
              </w:rPr>
              <w:t>T</w:t>
            </w:r>
            <w:r>
              <w:rPr>
                <w:rFonts w:ascii="Arial" w:eastAsia="Arial" w:hAnsi="Arial" w:cs="Arial"/>
                <w:spacing w:val="1"/>
                <w:sz w:val="24"/>
                <w:szCs w:val="24"/>
              </w:rPr>
              <w:t>en</w:t>
            </w:r>
            <w:r>
              <w:rPr>
                <w:rFonts w:ascii="Arial" w:eastAsia="Arial" w:hAnsi="Arial" w:cs="Arial"/>
                <w:spacing w:val="-1"/>
                <w:sz w:val="24"/>
                <w:szCs w:val="24"/>
              </w:rPr>
              <w:t>t</w:t>
            </w:r>
            <w:r>
              <w:rPr>
                <w:rFonts w:ascii="Arial" w:eastAsia="Arial" w:hAnsi="Arial" w:cs="Arial"/>
                <w:spacing w:val="1"/>
                <w:sz w:val="24"/>
                <w:szCs w:val="24"/>
              </w:rPr>
              <w:t>an</w:t>
            </w:r>
            <w:r>
              <w:rPr>
                <w:rFonts w:ascii="Arial" w:eastAsia="Arial" w:hAnsi="Arial" w:cs="Arial"/>
                <w:sz w:val="24"/>
                <w:szCs w:val="24"/>
              </w:rPr>
              <w:t>g S</w:t>
            </w:r>
            <w:r>
              <w:rPr>
                <w:rFonts w:ascii="Arial" w:eastAsia="Arial" w:hAnsi="Arial" w:cs="Arial"/>
                <w:spacing w:val="2"/>
                <w:sz w:val="24"/>
                <w:szCs w:val="24"/>
              </w:rPr>
              <w:t>i</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1"/>
                <w:sz w:val="24"/>
                <w:szCs w:val="24"/>
              </w:rPr>
              <w:t xml:space="preserve"> </w:t>
            </w:r>
            <w:r>
              <w:rPr>
                <w:rFonts w:ascii="Arial" w:eastAsia="Arial" w:hAnsi="Arial" w:cs="Arial"/>
                <w:sz w:val="24"/>
                <w:szCs w:val="24"/>
              </w:rPr>
              <w:t>P</w:t>
            </w:r>
            <w:r>
              <w:rPr>
                <w:rFonts w:ascii="Arial" w:eastAsia="Arial" w:hAnsi="Arial" w:cs="Arial"/>
                <w:spacing w:val="1"/>
                <w:sz w:val="24"/>
                <w:szCs w:val="24"/>
              </w:rPr>
              <w:t>en</w:t>
            </w:r>
            <w:r>
              <w:rPr>
                <w:rFonts w:ascii="Arial" w:eastAsia="Arial" w:hAnsi="Arial" w:cs="Arial"/>
                <w:spacing w:val="-3"/>
                <w:sz w:val="24"/>
                <w:szCs w:val="24"/>
              </w:rPr>
              <w:t>j</w:t>
            </w:r>
            <w:r>
              <w:rPr>
                <w:rFonts w:ascii="Arial" w:eastAsia="Arial" w:hAnsi="Arial" w:cs="Arial"/>
                <w:spacing w:val="1"/>
                <w:sz w:val="24"/>
                <w:szCs w:val="24"/>
              </w:rPr>
              <w:t>a</w:t>
            </w:r>
            <w:r>
              <w:rPr>
                <w:rFonts w:ascii="Arial" w:eastAsia="Arial" w:hAnsi="Arial" w:cs="Arial"/>
                <w:sz w:val="24"/>
                <w:szCs w:val="24"/>
              </w:rPr>
              <w:t>m</w:t>
            </w:r>
            <w:r>
              <w:rPr>
                <w:rFonts w:ascii="Arial" w:eastAsia="Arial" w:hAnsi="Arial" w:cs="Arial"/>
                <w:spacing w:val="1"/>
                <w:sz w:val="24"/>
                <w:szCs w:val="24"/>
              </w:rPr>
              <w:t>i</w:t>
            </w:r>
            <w:r>
              <w:rPr>
                <w:rFonts w:ascii="Arial" w:eastAsia="Arial" w:hAnsi="Arial" w:cs="Arial"/>
                <w:spacing w:val="-3"/>
                <w:sz w:val="24"/>
                <w:szCs w:val="24"/>
              </w:rPr>
              <w:t>n</w:t>
            </w:r>
            <w:r>
              <w:rPr>
                <w:rFonts w:ascii="Arial" w:eastAsia="Arial" w:hAnsi="Arial" w:cs="Arial"/>
                <w:spacing w:val="1"/>
                <w:sz w:val="24"/>
                <w:szCs w:val="24"/>
              </w:rPr>
              <w:t>a</w:t>
            </w:r>
            <w:r>
              <w:rPr>
                <w:rFonts w:ascii="Arial" w:eastAsia="Arial" w:hAnsi="Arial" w:cs="Arial"/>
                <w:sz w:val="24"/>
                <w:szCs w:val="24"/>
              </w:rPr>
              <w:t>n</w:t>
            </w:r>
          </w:p>
          <w:p w:rsidR="00124CB6" w:rsidRDefault="00124CB6" w:rsidP="00124CB6">
            <w:pPr>
              <w:spacing w:before="34"/>
              <w:ind w:left="104"/>
              <w:rPr>
                <w:rFonts w:ascii="Arial" w:eastAsia="Arial" w:hAnsi="Arial" w:cs="Arial"/>
                <w:sz w:val="24"/>
                <w:szCs w:val="24"/>
              </w:rPr>
            </w:pP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 P</w:t>
            </w:r>
            <w:r>
              <w:rPr>
                <w:rFonts w:ascii="Arial" w:eastAsia="Arial" w:hAnsi="Arial" w:cs="Arial"/>
                <w:spacing w:val="1"/>
                <w:sz w:val="24"/>
                <w:szCs w:val="24"/>
              </w:rPr>
              <w:t>endi</w:t>
            </w:r>
            <w:r>
              <w:rPr>
                <w:rFonts w:ascii="Arial" w:eastAsia="Arial" w:hAnsi="Arial" w:cs="Arial"/>
                <w:spacing w:val="-3"/>
                <w:sz w:val="24"/>
                <w:szCs w:val="24"/>
              </w:rPr>
              <w:t>d</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T</w:t>
            </w:r>
            <w:r>
              <w:rPr>
                <w:rFonts w:ascii="Arial" w:eastAsia="Arial" w:hAnsi="Arial" w:cs="Arial"/>
                <w:spacing w:val="1"/>
                <w:sz w:val="24"/>
                <w:szCs w:val="24"/>
              </w:rPr>
              <w:t>i</w:t>
            </w:r>
            <w:r>
              <w:rPr>
                <w:rFonts w:ascii="Arial" w:eastAsia="Arial" w:hAnsi="Arial" w:cs="Arial"/>
                <w:spacing w:val="-3"/>
                <w:sz w:val="24"/>
                <w:szCs w:val="24"/>
              </w:rPr>
              <w:t>n</w:t>
            </w:r>
            <w:r>
              <w:rPr>
                <w:rFonts w:ascii="Arial" w:eastAsia="Arial" w:hAnsi="Arial" w:cs="Arial"/>
                <w:spacing w:val="1"/>
                <w:sz w:val="24"/>
                <w:szCs w:val="24"/>
              </w:rPr>
              <w:t>ggi</w:t>
            </w:r>
            <w:r>
              <w:rPr>
                <w:rFonts w:ascii="Arial" w:eastAsia="Arial" w:hAnsi="Arial" w:cs="Arial"/>
                <w:sz w:val="24"/>
                <w:szCs w:val="24"/>
              </w:rPr>
              <w:t>.</w:t>
            </w:r>
          </w:p>
          <w:p w:rsidR="00124CB6" w:rsidRDefault="00124CB6" w:rsidP="00124CB6">
            <w:pPr>
              <w:spacing w:before="9" w:line="140" w:lineRule="exact"/>
              <w:rPr>
                <w:sz w:val="14"/>
                <w:szCs w:val="14"/>
              </w:rPr>
            </w:pPr>
          </w:p>
          <w:p w:rsidR="00124CB6" w:rsidRDefault="00124CB6" w:rsidP="00124CB6">
            <w:pPr>
              <w:spacing w:line="200" w:lineRule="exact"/>
            </w:pPr>
          </w:p>
          <w:p w:rsidR="00124CB6" w:rsidRDefault="00124CB6" w:rsidP="00124CB6">
            <w:pPr>
              <w:spacing w:line="271" w:lineRule="auto"/>
              <w:ind w:left="104" w:right="390"/>
              <w:rPr>
                <w:rFonts w:ascii="Arial" w:eastAsia="Arial" w:hAnsi="Arial" w:cs="Arial"/>
                <w:sz w:val="24"/>
                <w:szCs w:val="24"/>
              </w:rPr>
            </w:pPr>
            <w:r>
              <w:rPr>
                <w:rFonts w:ascii="Arial" w:eastAsia="Arial" w:hAnsi="Arial" w:cs="Arial"/>
                <w:sz w:val="24"/>
                <w:szCs w:val="24"/>
              </w:rPr>
              <w:t>P</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gu</w:t>
            </w:r>
            <w:r>
              <w:rPr>
                <w:rFonts w:ascii="Arial" w:eastAsia="Arial" w:hAnsi="Arial" w:cs="Arial"/>
                <w:sz w:val="24"/>
                <w:szCs w:val="24"/>
              </w:rPr>
              <w:t>r</w:t>
            </w:r>
            <w:r>
              <w:rPr>
                <w:rFonts w:ascii="Arial" w:eastAsia="Arial" w:hAnsi="Arial" w:cs="Arial"/>
                <w:spacing w:val="-3"/>
                <w:sz w:val="24"/>
                <w:szCs w:val="24"/>
              </w:rPr>
              <w:t>u</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T</w:t>
            </w:r>
            <w:r>
              <w:rPr>
                <w:rFonts w:ascii="Arial" w:eastAsia="Arial" w:hAnsi="Arial" w:cs="Arial"/>
                <w:spacing w:val="1"/>
                <w:sz w:val="24"/>
                <w:szCs w:val="24"/>
              </w:rPr>
              <w:t>ing</w:t>
            </w:r>
            <w:r>
              <w:rPr>
                <w:rFonts w:ascii="Arial" w:eastAsia="Arial" w:hAnsi="Arial" w:cs="Arial"/>
                <w:spacing w:val="-3"/>
                <w:sz w:val="24"/>
                <w:szCs w:val="24"/>
              </w:rPr>
              <w:t>g</w:t>
            </w:r>
            <w:r>
              <w:rPr>
                <w:rFonts w:ascii="Arial" w:eastAsia="Arial" w:hAnsi="Arial" w:cs="Arial"/>
                <w:sz w:val="24"/>
                <w:szCs w:val="24"/>
              </w:rPr>
              <w:t xml:space="preserve">i </w:t>
            </w:r>
            <w:r>
              <w:rPr>
                <w:rFonts w:ascii="Arial" w:eastAsia="Arial" w:hAnsi="Arial" w:cs="Arial"/>
                <w:spacing w:val="1"/>
                <w:sz w:val="24"/>
                <w:szCs w:val="24"/>
              </w:rPr>
              <w:t>ha</w:t>
            </w:r>
            <w:r>
              <w:rPr>
                <w:rFonts w:ascii="Arial" w:eastAsia="Arial" w:hAnsi="Arial" w:cs="Arial"/>
                <w:sz w:val="24"/>
                <w:szCs w:val="24"/>
              </w:rPr>
              <w:t>r</w:t>
            </w:r>
            <w:r>
              <w:rPr>
                <w:rFonts w:ascii="Arial" w:eastAsia="Arial" w:hAnsi="Arial" w:cs="Arial"/>
                <w:spacing w:val="1"/>
                <w:sz w:val="24"/>
                <w:szCs w:val="24"/>
              </w:rPr>
              <w:t>u</w:t>
            </w:r>
            <w:r>
              <w:rPr>
                <w:rFonts w:ascii="Arial" w:eastAsia="Arial" w:hAnsi="Arial" w:cs="Arial"/>
                <w:sz w:val="24"/>
                <w:szCs w:val="24"/>
              </w:rPr>
              <w:t>s m</w:t>
            </w:r>
            <w:r>
              <w:rPr>
                <w:rFonts w:ascii="Arial" w:eastAsia="Arial" w:hAnsi="Arial" w:cs="Arial"/>
                <w:spacing w:val="1"/>
                <w:sz w:val="24"/>
                <w:szCs w:val="24"/>
              </w:rPr>
              <w:t>engi</w:t>
            </w:r>
            <w:r>
              <w:rPr>
                <w:rFonts w:ascii="Arial" w:eastAsia="Arial" w:hAnsi="Arial" w:cs="Arial"/>
                <w:spacing w:val="-5"/>
                <w:sz w:val="24"/>
                <w:szCs w:val="24"/>
              </w:rPr>
              <w:t>m</w:t>
            </w:r>
            <w:r>
              <w:rPr>
                <w:rFonts w:ascii="Arial" w:eastAsia="Arial" w:hAnsi="Arial" w:cs="Arial"/>
                <w:spacing w:val="1"/>
                <w:sz w:val="24"/>
                <w:szCs w:val="24"/>
              </w:rPr>
              <w:t>ple</w:t>
            </w:r>
            <w:r>
              <w:rPr>
                <w:rFonts w:ascii="Arial" w:eastAsia="Arial" w:hAnsi="Arial" w:cs="Arial"/>
                <w:spacing w:val="-5"/>
                <w:sz w:val="24"/>
                <w:szCs w:val="24"/>
              </w:rPr>
              <w:t>m</w:t>
            </w:r>
            <w:r>
              <w:rPr>
                <w:rFonts w:ascii="Arial" w:eastAsia="Arial" w:hAnsi="Arial" w:cs="Arial"/>
                <w:spacing w:val="1"/>
                <w:sz w:val="24"/>
                <w:szCs w:val="24"/>
              </w:rPr>
              <w:t>en</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z w:val="24"/>
                <w:szCs w:val="24"/>
              </w:rPr>
              <w:t xml:space="preserve">n SPMI </w:t>
            </w:r>
            <w:r>
              <w:rPr>
                <w:rFonts w:ascii="Arial" w:eastAsia="Arial" w:hAnsi="Arial" w:cs="Arial"/>
                <w:spacing w:val="1"/>
                <w:sz w:val="24"/>
                <w:szCs w:val="24"/>
              </w:rPr>
              <w:t>pad</w:t>
            </w:r>
            <w:r>
              <w:rPr>
                <w:rFonts w:ascii="Arial" w:eastAsia="Arial" w:hAnsi="Arial" w:cs="Arial"/>
                <w:sz w:val="24"/>
                <w:szCs w:val="24"/>
              </w:rPr>
              <w:t>a s</w:t>
            </w:r>
            <w:r>
              <w:rPr>
                <w:rFonts w:ascii="Arial" w:eastAsia="Arial" w:hAnsi="Arial" w:cs="Arial"/>
                <w:spacing w:val="1"/>
                <w:sz w:val="24"/>
                <w:szCs w:val="24"/>
              </w:rPr>
              <w:t>e</w:t>
            </w:r>
            <w:r>
              <w:rPr>
                <w:rFonts w:ascii="Arial" w:eastAsia="Arial" w:hAnsi="Arial" w:cs="Arial"/>
                <w:spacing w:val="-5"/>
                <w:sz w:val="24"/>
                <w:szCs w:val="24"/>
              </w:rPr>
              <w:t>m</w:t>
            </w:r>
            <w:r>
              <w:rPr>
                <w:rFonts w:ascii="Arial" w:eastAsia="Arial" w:hAnsi="Arial" w:cs="Arial"/>
                <w:spacing w:val="1"/>
                <w:sz w:val="24"/>
                <w:szCs w:val="24"/>
              </w:rPr>
              <w:t>u</w:t>
            </w:r>
            <w:r>
              <w:rPr>
                <w:rFonts w:ascii="Arial" w:eastAsia="Arial" w:hAnsi="Arial" w:cs="Arial"/>
                <w:sz w:val="24"/>
                <w:szCs w:val="24"/>
              </w:rPr>
              <w:t xml:space="preserve">a </w:t>
            </w:r>
            <w:r>
              <w:rPr>
                <w:rFonts w:ascii="Arial" w:eastAsia="Arial" w:hAnsi="Arial" w:cs="Arial"/>
                <w:spacing w:val="1"/>
                <w:sz w:val="24"/>
                <w:szCs w:val="24"/>
              </w:rPr>
              <w:t>bi</w:t>
            </w:r>
            <w:r>
              <w:rPr>
                <w:rFonts w:ascii="Arial" w:eastAsia="Arial" w:hAnsi="Arial" w:cs="Arial"/>
                <w:spacing w:val="-3"/>
                <w:sz w:val="24"/>
                <w:szCs w:val="24"/>
              </w:rPr>
              <w:t>d</w:t>
            </w:r>
            <w:r>
              <w:rPr>
                <w:rFonts w:ascii="Arial" w:eastAsia="Arial" w:hAnsi="Arial" w:cs="Arial"/>
                <w:spacing w:val="1"/>
                <w:sz w:val="24"/>
                <w:szCs w:val="24"/>
              </w:rPr>
              <w:t>an</w:t>
            </w:r>
            <w:r>
              <w:rPr>
                <w:rFonts w:ascii="Arial" w:eastAsia="Arial" w:hAnsi="Arial" w:cs="Arial"/>
                <w:sz w:val="24"/>
                <w:szCs w:val="24"/>
              </w:rPr>
              <w:t>g k</w:t>
            </w:r>
            <w:r>
              <w:rPr>
                <w:rFonts w:ascii="Arial" w:eastAsia="Arial" w:hAnsi="Arial" w:cs="Arial"/>
                <w:spacing w:val="-3"/>
                <w:sz w:val="24"/>
                <w:szCs w:val="24"/>
              </w:rPr>
              <w:t>e</w:t>
            </w:r>
            <w:r>
              <w:rPr>
                <w:rFonts w:ascii="Arial" w:eastAsia="Arial" w:hAnsi="Arial" w:cs="Arial"/>
                <w:spacing w:val="1"/>
                <w:sz w:val="24"/>
                <w:szCs w:val="24"/>
              </w:rPr>
              <w:t>gia</w:t>
            </w:r>
            <w:r>
              <w:rPr>
                <w:rFonts w:ascii="Arial" w:eastAsia="Arial" w:hAnsi="Arial" w:cs="Arial"/>
                <w:spacing w:val="-1"/>
                <w:sz w:val="24"/>
                <w:szCs w:val="24"/>
              </w:rPr>
              <w:t>t</w:t>
            </w:r>
            <w:r>
              <w:rPr>
                <w:rFonts w:ascii="Arial" w:eastAsia="Arial" w:hAnsi="Arial" w:cs="Arial"/>
                <w:spacing w:val="-3"/>
                <w:sz w:val="24"/>
                <w:szCs w:val="24"/>
              </w:rPr>
              <w:t>a</w:t>
            </w:r>
            <w:r>
              <w:rPr>
                <w:rFonts w:ascii="Arial" w:eastAsia="Arial" w:hAnsi="Arial" w:cs="Arial"/>
                <w:sz w:val="24"/>
                <w:szCs w:val="24"/>
              </w:rPr>
              <w:t xml:space="preserve">n </w:t>
            </w:r>
            <w:r>
              <w:rPr>
                <w:rFonts w:ascii="Arial" w:eastAsia="Arial" w:hAnsi="Arial" w:cs="Arial"/>
                <w:spacing w:val="1"/>
                <w:sz w:val="24"/>
                <w:szCs w:val="24"/>
              </w:rPr>
              <w:t>pe</w:t>
            </w:r>
            <w:r>
              <w:rPr>
                <w:rFonts w:ascii="Arial" w:eastAsia="Arial" w:hAnsi="Arial" w:cs="Arial"/>
                <w:sz w:val="24"/>
                <w:szCs w:val="24"/>
              </w:rPr>
              <w:t>r</w:t>
            </w:r>
            <w:r>
              <w:rPr>
                <w:rFonts w:ascii="Arial" w:eastAsia="Arial" w:hAnsi="Arial" w:cs="Arial"/>
                <w:spacing w:val="1"/>
                <w:sz w:val="24"/>
                <w:szCs w:val="24"/>
              </w:rPr>
              <w:t>gu</w:t>
            </w:r>
            <w:r>
              <w:rPr>
                <w:rFonts w:ascii="Arial" w:eastAsia="Arial" w:hAnsi="Arial" w:cs="Arial"/>
                <w:spacing w:val="-5"/>
                <w:sz w:val="24"/>
                <w:szCs w:val="24"/>
              </w:rPr>
              <w:t>r</w:t>
            </w:r>
            <w:r>
              <w:rPr>
                <w:rFonts w:ascii="Arial" w:eastAsia="Arial" w:hAnsi="Arial" w:cs="Arial"/>
                <w:spacing w:val="1"/>
                <w:sz w:val="24"/>
                <w:szCs w:val="24"/>
              </w:rPr>
              <w:t>ua</w:t>
            </w:r>
            <w:r>
              <w:rPr>
                <w:rFonts w:ascii="Arial" w:eastAsia="Arial" w:hAnsi="Arial" w:cs="Arial"/>
                <w:sz w:val="24"/>
                <w:szCs w:val="24"/>
              </w:rPr>
              <w:t xml:space="preserve">n </w:t>
            </w:r>
            <w:r>
              <w:rPr>
                <w:rFonts w:ascii="Arial" w:eastAsia="Arial" w:hAnsi="Arial" w:cs="Arial"/>
                <w:spacing w:val="-1"/>
                <w:sz w:val="24"/>
                <w:szCs w:val="24"/>
              </w:rPr>
              <w:t>t</w:t>
            </w:r>
            <w:r>
              <w:rPr>
                <w:rFonts w:ascii="Arial" w:eastAsia="Arial" w:hAnsi="Arial" w:cs="Arial"/>
                <w:spacing w:val="1"/>
                <w:sz w:val="24"/>
                <w:szCs w:val="24"/>
              </w:rPr>
              <w:t>in</w:t>
            </w:r>
            <w:r>
              <w:rPr>
                <w:rFonts w:ascii="Arial" w:eastAsia="Arial" w:hAnsi="Arial" w:cs="Arial"/>
                <w:spacing w:val="-3"/>
                <w:sz w:val="24"/>
                <w:szCs w:val="24"/>
              </w:rPr>
              <w:t>g</w:t>
            </w:r>
            <w:r>
              <w:rPr>
                <w:rFonts w:ascii="Arial" w:eastAsia="Arial" w:hAnsi="Arial" w:cs="Arial"/>
                <w:spacing w:val="1"/>
                <w:sz w:val="24"/>
                <w:szCs w:val="24"/>
              </w:rPr>
              <w:t>gi</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z w:val="24"/>
                <w:szCs w:val="24"/>
              </w:rPr>
              <w:t>y</w:t>
            </w:r>
            <w:r>
              <w:rPr>
                <w:rFonts w:ascii="Arial" w:eastAsia="Arial" w:hAnsi="Arial" w:cs="Arial"/>
                <w:spacing w:val="1"/>
                <w:sz w:val="24"/>
                <w:szCs w:val="24"/>
              </w:rPr>
              <w:t>ai</w:t>
            </w:r>
            <w:r>
              <w:rPr>
                <w:rFonts w:ascii="Arial" w:eastAsia="Arial" w:hAnsi="Arial" w:cs="Arial"/>
                <w:spacing w:val="-1"/>
                <w:sz w:val="24"/>
                <w:szCs w:val="24"/>
              </w:rPr>
              <w:t>t</w:t>
            </w:r>
            <w:r>
              <w:rPr>
                <w:rFonts w:ascii="Arial" w:eastAsia="Arial" w:hAnsi="Arial" w:cs="Arial"/>
                <w:sz w:val="24"/>
                <w:szCs w:val="24"/>
              </w:rPr>
              <w:t xml:space="preserve">u </w:t>
            </w:r>
            <w:r>
              <w:rPr>
                <w:rFonts w:ascii="Arial" w:eastAsia="Arial" w:hAnsi="Arial" w:cs="Arial"/>
                <w:spacing w:val="1"/>
                <w:sz w:val="24"/>
                <w:szCs w:val="24"/>
              </w:rPr>
              <w:t>b</w:t>
            </w:r>
            <w:r>
              <w:rPr>
                <w:rFonts w:ascii="Arial" w:eastAsia="Arial" w:hAnsi="Arial" w:cs="Arial"/>
                <w:spacing w:val="-3"/>
                <w:sz w:val="24"/>
                <w:szCs w:val="24"/>
              </w:rPr>
              <w:t>i</w:t>
            </w:r>
            <w:r>
              <w:rPr>
                <w:rFonts w:ascii="Arial" w:eastAsia="Arial" w:hAnsi="Arial" w:cs="Arial"/>
                <w:spacing w:val="1"/>
                <w:sz w:val="24"/>
                <w:szCs w:val="24"/>
              </w:rPr>
              <w:t>da</w:t>
            </w:r>
            <w:r>
              <w:rPr>
                <w:rFonts w:ascii="Arial" w:eastAsia="Arial" w:hAnsi="Arial" w:cs="Arial"/>
                <w:spacing w:val="-3"/>
                <w:sz w:val="24"/>
                <w:szCs w:val="24"/>
              </w:rPr>
              <w:t>n</w:t>
            </w:r>
            <w:r>
              <w:rPr>
                <w:rFonts w:ascii="Arial" w:eastAsia="Arial" w:hAnsi="Arial" w:cs="Arial"/>
                <w:spacing w:val="1"/>
                <w:sz w:val="24"/>
                <w:szCs w:val="24"/>
              </w:rPr>
              <w:t>g</w:t>
            </w:r>
            <w:r>
              <w:rPr>
                <w:rFonts w:ascii="Arial" w:eastAsia="Arial" w:hAnsi="Arial" w:cs="Arial"/>
                <w:sz w:val="24"/>
                <w:szCs w:val="24"/>
              </w:rPr>
              <w:t>:</w:t>
            </w:r>
          </w:p>
          <w:p w:rsidR="00124CB6" w:rsidRDefault="00124CB6" w:rsidP="00124CB6">
            <w:pPr>
              <w:spacing w:before="10" w:line="233" w:lineRule="auto"/>
              <w:ind w:left="824" w:right="108" w:hanging="360"/>
              <w:rPr>
                <w:rFonts w:ascii="Arial" w:eastAsia="Arial" w:hAnsi="Arial" w:cs="Arial"/>
                <w:sz w:val="24"/>
                <w:szCs w:val="24"/>
              </w:rPr>
            </w:pPr>
            <w:r>
              <w:rPr>
                <w:rFonts w:ascii="Arial" w:eastAsia="Arial" w:hAnsi="Arial" w:cs="Arial"/>
                <w:spacing w:val="2"/>
                <w:sz w:val="24"/>
                <w:szCs w:val="24"/>
              </w:rPr>
              <w:t>a</w:t>
            </w:r>
            <w:r>
              <w:rPr>
                <w:rFonts w:ascii="Arial" w:eastAsia="Arial" w:hAnsi="Arial" w:cs="Arial"/>
                <w:sz w:val="24"/>
                <w:szCs w:val="24"/>
              </w:rPr>
              <w:t xml:space="preserve">. </w:t>
            </w:r>
            <w:r>
              <w:rPr>
                <w:rFonts w:ascii="Arial" w:eastAsia="Arial" w:hAnsi="Arial" w:cs="Arial"/>
                <w:spacing w:val="26"/>
                <w:sz w:val="24"/>
                <w:szCs w:val="24"/>
              </w:rPr>
              <w:t xml:space="preserve"> </w:t>
            </w:r>
            <w:r>
              <w:rPr>
                <w:rFonts w:ascii="Arial" w:eastAsia="Arial" w:hAnsi="Arial" w:cs="Arial"/>
                <w:sz w:val="24"/>
                <w:szCs w:val="24"/>
              </w:rPr>
              <w:t>Ak</w:t>
            </w:r>
            <w:r>
              <w:rPr>
                <w:rFonts w:ascii="Arial" w:eastAsia="Arial" w:hAnsi="Arial" w:cs="Arial"/>
                <w:spacing w:val="1"/>
                <w:sz w:val="24"/>
                <w:szCs w:val="24"/>
              </w:rPr>
              <w:t>ade</w:t>
            </w:r>
            <w:r>
              <w:rPr>
                <w:rFonts w:ascii="Arial" w:eastAsia="Arial" w:hAnsi="Arial" w:cs="Arial"/>
                <w:sz w:val="24"/>
                <w:szCs w:val="24"/>
              </w:rPr>
              <w:t>m</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3"/>
                <w:sz w:val="24"/>
                <w:szCs w:val="24"/>
              </w:rPr>
              <w:t xml:space="preserve"> </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pacing w:val="-3"/>
                <w:sz w:val="24"/>
                <w:szCs w:val="24"/>
              </w:rPr>
              <w:t>l</w:t>
            </w:r>
            <w:r>
              <w:rPr>
                <w:rFonts w:ascii="Arial" w:eastAsia="Arial" w:hAnsi="Arial" w:cs="Arial"/>
                <w:spacing w:val="1"/>
                <w:sz w:val="24"/>
                <w:szCs w:val="24"/>
              </w:rPr>
              <w:t>ipu</w:t>
            </w:r>
            <w:r>
              <w:rPr>
                <w:rFonts w:ascii="Arial" w:eastAsia="Arial" w:hAnsi="Arial" w:cs="Arial"/>
                <w:spacing w:val="-1"/>
                <w:sz w:val="24"/>
                <w:szCs w:val="24"/>
              </w:rPr>
              <w:t>t</w:t>
            </w:r>
            <w:r>
              <w:rPr>
                <w:rFonts w:ascii="Arial" w:eastAsia="Arial" w:hAnsi="Arial" w:cs="Arial"/>
                <w:spacing w:val="1"/>
                <w:sz w:val="24"/>
                <w:szCs w:val="24"/>
              </w:rPr>
              <w:t>i</w:t>
            </w:r>
            <w:r>
              <w:rPr>
                <w:rFonts w:ascii="Arial" w:eastAsia="Arial" w:hAnsi="Arial" w:cs="Arial"/>
                <w:sz w:val="24"/>
                <w:szCs w:val="24"/>
              </w:rPr>
              <w:t xml:space="preserve">: </w:t>
            </w:r>
            <w:r>
              <w:rPr>
                <w:rFonts w:ascii="Arial" w:eastAsia="Arial" w:hAnsi="Arial" w:cs="Arial"/>
                <w:spacing w:val="1"/>
                <w:sz w:val="24"/>
                <w:szCs w:val="24"/>
              </w:rPr>
              <w:t>pen</w:t>
            </w:r>
            <w:r>
              <w:rPr>
                <w:rFonts w:ascii="Arial" w:eastAsia="Arial" w:hAnsi="Arial" w:cs="Arial"/>
                <w:spacing w:val="-3"/>
                <w:sz w:val="24"/>
                <w:szCs w:val="24"/>
              </w:rPr>
              <w:t>d</w:t>
            </w:r>
            <w:r>
              <w:rPr>
                <w:rFonts w:ascii="Arial" w:eastAsia="Arial" w:hAnsi="Arial" w:cs="Arial"/>
                <w:spacing w:val="1"/>
                <w:sz w:val="24"/>
                <w:szCs w:val="24"/>
              </w:rPr>
              <w:t>idi</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pacing w:val="1"/>
                <w:sz w:val="24"/>
                <w:szCs w:val="24"/>
              </w:rPr>
              <w:t>n</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pacing w:val="1"/>
                <w:sz w:val="24"/>
                <w:szCs w:val="24"/>
              </w:rPr>
              <w:t>pen</w:t>
            </w:r>
            <w:r>
              <w:rPr>
                <w:rFonts w:ascii="Arial" w:eastAsia="Arial" w:hAnsi="Arial" w:cs="Arial"/>
                <w:spacing w:val="-3"/>
                <w:sz w:val="24"/>
                <w:szCs w:val="24"/>
              </w:rPr>
              <w:t>e</w:t>
            </w:r>
            <w:r>
              <w:rPr>
                <w:rFonts w:ascii="Arial" w:eastAsia="Arial" w:hAnsi="Arial" w:cs="Arial"/>
                <w:spacing w:val="1"/>
                <w:sz w:val="24"/>
                <w:szCs w:val="24"/>
              </w:rPr>
              <w:t>li</w:t>
            </w:r>
            <w:r>
              <w:rPr>
                <w:rFonts w:ascii="Arial" w:eastAsia="Arial" w:hAnsi="Arial" w:cs="Arial"/>
                <w:spacing w:val="-1"/>
                <w:sz w:val="24"/>
                <w:szCs w:val="24"/>
              </w:rPr>
              <w:t>t</w:t>
            </w:r>
            <w:r>
              <w:rPr>
                <w:rFonts w:ascii="Arial" w:eastAsia="Arial" w:hAnsi="Arial" w:cs="Arial"/>
                <w:spacing w:val="1"/>
                <w:sz w:val="24"/>
                <w:szCs w:val="24"/>
              </w:rPr>
              <w:t>i</w:t>
            </w:r>
            <w:r>
              <w:rPr>
                <w:rFonts w:ascii="Arial" w:eastAsia="Arial" w:hAnsi="Arial" w:cs="Arial"/>
                <w:spacing w:val="-3"/>
                <w:sz w:val="24"/>
                <w:szCs w:val="24"/>
              </w:rPr>
              <w:t>a</w:t>
            </w:r>
            <w:r>
              <w:rPr>
                <w:rFonts w:ascii="Arial" w:eastAsia="Arial" w:hAnsi="Arial" w:cs="Arial"/>
                <w:sz w:val="24"/>
                <w:szCs w:val="24"/>
              </w:rPr>
              <w:t xml:space="preserve">n </w:t>
            </w:r>
            <w:r>
              <w:rPr>
                <w:rFonts w:ascii="Arial" w:eastAsia="Arial" w:hAnsi="Arial" w:cs="Arial"/>
                <w:spacing w:val="1"/>
                <w:sz w:val="24"/>
                <w:szCs w:val="24"/>
              </w:rPr>
              <w:t>da</w:t>
            </w:r>
            <w:r>
              <w:rPr>
                <w:rFonts w:ascii="Arial" w:eastAsia="Arial" w:hAnsi="Arial" w:cs="Arial"/>
                <w:sz w:val="24"/>
                <w:szCs w:val="24"/>
              </w:rPr>
              <w:t xml:space="preserve">n </w:t>
            </w:r>
            <w:r>
              <w:rPr>
                <w:rFonts w:ascii="Arial" w:eastAsia="Arial" w:hAnsi="Arial" w:cs="Arial"/>
                <w:spacing w:val="1"/>
                <w:sz w:val="24"/>
                <w:szCs w:val="24"/>
              </w:rPr>
              <w:t>pen</w:t>
            </w:r>
            <w:r>
              <w:rPr>
                <w:rFonts w:ascii="Arial" w:eastAsia="Arial" w:hAnsi="Arial" w:cs="Arial"/>
                <w:spacing w:val="-3"/>
                <w:sz w:val="24"/>
                <w:szCs w:val="24"/>
              </w:rPr>
              <w:t>g</w:t>
            </w:r>
            <w:r>
              <w:rPr>
                <w:rFonts w:ascii="Arial" w:eastAsia="Arial" w:hAnsi="Arial" w:cs="Arial"/>
                <w:spacing w:val="1"/>
                <w:sz w:val="24"/>
                <w:szCs w:val="24"/>
              </w:rPr>
              <w:t>abd</w:t>
            </w:r>
            <w:r>
              <w:rPr>
                <w:rFonts w:ascii="Arial" w:eastAsia="Arial" w:hAnsi="Arial" w:cs="Arial"/>
                <w:spacing w:val="-3"/>
                <w:sz w:val="24"/>
                <w:szCs w:val="24"/>
              </w:rPr>
              <w:t>i</w:t>
            </w:r>
            <w:r>
              <w:rPr>
                <w:rFonts w:ascii="Arial" w:eastAsia="Arial" w:hAnsi="Arial" w:cs="Arial"/>
                <w:spacing w:val="1"/>
                <w:sz w:val="24"/>
                <w:szCs w:val="24"/>
              </w:rPr>
              <w:t>a</w:t>
            </w:r>
            <w:r>
              <w:rPr>
                <w:rFonts w:ascii="Arial" w:eastAsia="Arial" w:hAnsi="Arial" w:cs="Arial"/>
                <w:sz w:val="24"/>
                <w:szCs w:val="24"/>
              </w:rPr>
              <w:t>n k</w:t>
            </w:r>
            <w:r>
              <w:rPr>
                <w:rFonts w:ascii="Arial" w:eastAsia="Arial" w:hAnsi="Arial" w:cs="Arial"/>
                <w:spacing w:val="1"/>
                <w:sz w:val="24"/>
                <w:szCs w:val="24"/>
              </w:rPr>
              <w:t>e</w:t>
            </w:r>
            <w:r>
              <w:rPr>
                <w:rFonts w:ascii="Arial" w:eastAsia="Arial" w:hAnsi="Arial" w:cs="Arial"/>
                <w:spacing w:val="-3"/>
                <w:sz w:val="24"/>
                <w:szCs w:val="24"/>
              </w:rPr>
              <w:t>p</w:t>
            </w:r>
            <w:r>
              <w:rPr>
                <w:rFonts w:ascii="Arial" w:eastAsia="Arial" w:hAnsi="Arial" w:cs="Arial"/>
                <w:spacing w:val="1"/>
                <w:sz w:val="24"/>
                <w:szCs w:val="24"/>
              </w:rPr>
              <w:t>ad</w:t>
            </w:r>
            <w:r>
              <w:rPr>
                <w:rFonts w:ascii="Arial" w:eastAsia="Arial" w:hAnsi="Arial" w:cs="Arial"/>
                <w:sz w:val="24"/>
                <w:szCs w:val="24"/>
              </w:rPr>
              <w:t>a m</w:t>
            </w:r>
            <w:r>
              <w:rPr>
                <w:rFonts w:ascii="Arial" w:eastAsia="Arial" w:hAnsi="Arial" w:cs="Arial"/>
                <w:spacing w:val="1"/>
                <w:sz w:val="24"/>
                <w:szCs w:val="24"/>
              </w:rPr>
              <w:t>a</w:t>
            </w:r>
            <w:r>
              <w:rPr>
                <w:rFonts w:ascii="Arial" w:eastAsia="Arial" w:hAnsi="Arial" w:cs="Arial"/>
                <w:sz w:val="24"/>
                <w:szCs w:val="24"/>
              </w:rPr>
              <w:t>sy</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t</w:t>
            </w:r>
          </w:p>
          <w:p w:rsidR="00124CB6" w:rsidRDefault="00124CB6" w:rsidP="00124CB6">
            <w:pPr>
              <w:spacing w:line="260" w:lineRule="exact"/>
              <w:ind w:left="464"/>
              <w:rPr>
                <w:rFonts w:ascii="Arial" w:eastAsia="Arial" w:hAnsi="Arial" w:cs="Arial"/>
                <w:sz w:val="24"/>
                <w:szCs w:val="24"/>
              </w:rPr>
            </w:pPr>
            <w:r>
              <w:rPr>
                <w:rFonts w:ascii="Arial" w:eastAsia="Arial" w:hAnsi="Arial" w:cs="Arial"/>
                <w:spacing w:val="2"/>
                <w:sz w:val="24"/>
                <w:szCs w:val="24"/>
              </w:rPr>
              <w:t>b</w:t>
            </w:r>
            <w:r>
              <w:rPr>
                <w:rFonts w:ascii="Arial" w:eastAsia="Arial" w:hAnsi="Arial" w:cs="Arial"/>
                <w:sz w:val="24"/>
                <w:szCs w:val="24"/>
              </w:rPr>
              <w:t xml:space="preserve">. </w:t>
            </w:r>
            <w:r>
              <w:rPr>
                <w:rFonts w:ascii="Arial" w:eastAsia="Arial" w:hAnsi="Arial" w:cs="Arial"/>
                <w:spacing w:val="26"/>
                <w:sz w:val="24"/>
                <w:szCs w:val="24"/>
              </w:rPr>
              <w:t xml:space="preserve"> </w:t>
            </w:r>
            <w:r>
              <w:rPr>
                <w:rFonts w:ascii="Arial" w:eastAsia="Arial" w:hAnsi="Arial" w:cs="Arial"/>
                <w:spacing w:val="1"/>
                <w:sz w:val="24"/>
                <w:szCs w:val="24"/>
              </w:rPr>
              <w:t>Nona</w:t>
            </w:r>
            <w:r>
              <w:rPr>
                <w:rFonts w:ascii="Arial" w:eastAsia="Arial" w:hAnsi="Arial" w:cs="Arial"/>
                <w:spacing w:val="-5"/>
                <w:sz w:val="24"/>
                <w:szCs w:val="24"/>
              </w:rPr>
              <w:t>k</w:t>
            </w:r>
            <w:r>
              <w:rPr>
                <w:rFonts w:ascii="Arial" w:eastAsia="Arial" w:hAnsi="Arial" w:cs="Arial"/>
                <w:spacing w:val="1"/>
                <w:sz w:val="24"/>
                <w:szCs w:val="24"/>
              </w:rPr>
              <w:t>ade</w:t>
            </w:r>
            <w:r>
              <w:rPr>
                <w:rFonts w:ascii="Arial" w:eastAsia="Arial" w:hAnsi="Arial" w:cs="Arial"/>
                <w:spacing w:val="-5"/>
                <w:sz w:val="24"/>
                <w:szCs w:val="24"/>
              </w:rPr>
              <w:t>m</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3"/>
                <w:sz w:val="24"/>
                <w:szCs w:val="24"/>
              </w:rPr>
              <w:t xml:space="preserve"> </w:t>
            </w:r>
            <w:r>
              <w:rPr>
                <w:rFonts w:ascii="Arial" w:eastAsia="Arial" w:hAnsi="Arial" w:cs="Arial"/>
                <w:sz w:val="24"/>
                <w:szCs w:val="24"/>
              </w:rPr>
              <w:t>m</w:t>
            </w:r>
            <w:r>
              <w:rPr>
                <w:rFonts w:ascii="Arial" w:eastAsia="Arial" w:hAnsi="Arial" w:cs="Arial"/>
                <w:spacing w:val="1"/>
                <w:sz w:val="24"/>
                <w:szCs w:val="24"/>
              </w:rPr>
              <w:t>elipu</w:t>
            </w:r>
            <w:r>
              <w:rPr>
                <w:rFonts w:ascii="Arial" w:eastAsia="Arial" w:hAnsi="Arial" w:cs="Arial"/>
                <w:spacing w:val="-1"/>
                <w:sz w:val="24"/>
                <w:szCs w:val="24"/>
              </w:rPr>
              <w:t>t</w:t>
            </w:r>
            <w:r>
              <w:rPr>
                <w:rFonts w:ascii="Arial" w:eastAsia="Arial" w:hAnsi="Arial" w:cs="Arial"/>
                <w:spacing w:val="1"/>
                <w:sz w:val="24"/>
                <w:szCs w:val="24"/>
              </w:rPr>
              <w:t>i</w:t>
            </w:r>
            <w:r>
              <w:rPr>
                <w:rFonts w:ascii="Arial" w:eastAsia="Arial" w:hAnsi="Arial" w:cs="Arial"/>
                <w:sz w:val="24"/>
                <w:szCs w:val="24"/>
              </w:rPr>
              <w:t>:</w:t>
            </w:r>
          </w:p>
          <w:p w:rsidR="00124CB6" w:rsidRDefault="00124CB6" w:rsidP="00124CB6">
            <w:pPr>
              <w:spacing w:before="1" w:line="232" w:lineRule="auto"/>
              <w:ind w:left="824" w:right="469"/>
              <w:jc w:val="both"/>
              <w:rPr>
                <w:rFonts w:ascii="Arial" w:eastAsia="Arial" w:hAnsi="Arial" w:cs="Arial"/>
                <w:sz w:val="24"/>
                <w:szCs w:val="24"/>
              </w:rPr>
            </w:pPr>
            <w:r>
              <w:rPr>
                <w:rFonts w:ascii="Arial" w:eastAsia="Arial" w:hAnsi="Arial" w:cs="Arial"/>
                <w:sz w:val="24"/>
                <w:szCs w:val="24"/>
              </w:rPr>
              <w:t>s</w:t>
            </w:r>
            <w:r>
              <w:rPr>
                <w:rFonts w:ascii="Arial" w:eastAsia="Arial" w:hAnsi="Arial" w:cs="Arial"/>
                <w:spacing w:val="1"/>
                <w:sz w:val="24"/>
                <w:szCs w:val="24"/>
              </w:rPr>
              <w:t>u</w:t>
            </w:r>
            <w:r>
              <w:rPr>
                <w:rFonts w:ascii="Arial" w:eastAsia="Arial" w:hAnsi="Arial" w:cs="Arial"/>
                <w:sz w:val="24"/>
                <w:szCs w:val="24"/>
              </w:rPr>
              <w:t>m</w:t>
            </w:r>
            <w:r>
              <w:rPr>
                <w:rFonts w:ascii="Arial" w:eastAsia="Arial" w:hAnsi="Arial" w:cs="Arial"/>
                <w:spacing w:val="1"/>
                <w:sz w:val="24"/>
                <w:szCs w:val="24"/>
              </w:rPr>
              <w:t>be</w:t>
            </w:r>
            <w:r>
              <w:rPr>
                <w:rFonts w:ascii="Arial" w:eastAsia="Arial" w:hAnsi="Arial" w:cs="Arial"/>
                <w:sz w:val="24"/>
                <w:szCs w:val="24"/>
              </w:rPr>
              <w:t>r</w:t>
            </w:r>
            <w:r>
              <w:rPr>
                <w:rFonts w:ascii="Arial" w:eastAsia="Arial" w:hAnsi="Arial" w:cs="Arial"/>
                <w:spacing w:val="-1"/>
                <w:sz w:val="24"/>
                <w:szCs w:val="24"/>
              </w:rPr>
              <w:t xml:space="preserve"> </w:t>
            </w:r>
            <w:r>
              <w:rPr>
                <w:rFonts w:ascii="Arial" w:eastAsia="Arial" w:hAnsi="Arial" w:cs="Arial"/>
                <w:spacing w:val="1"/>
                <w:sz w:val="24"/>
                <w:szCs w:val="24"/>
              </w:rPr>
              <w:t>da</w:t>
            </w:r>
            <w:r>
              <w:rPr>
                <w:rFonts w:ascii="Arial" w:eastAsia="Arial" w:hAnsi="Arial" w:cs="Arial"/>
                <w:spacing w:val="-5"/>
                <w:sz w:val="24"/>
                <w:szCs w:val="24"/>
              </w:rPr>
              <w:t>y</w:t>
            </w:r>
            <w:r>
              <w:rPr>
                <w:rFonts w:ascii="Arial" w:eastAsia="Arial" w:hAnsi="Arial" w:cs="Arial"/>
                <w:sz w:val="24"/>
                <w:szCs w:val="24"/>
              </w:rPr>
              <w:t>a m</w:t>
            </w:r>
            <w:r>
              <w:rPr>
                <w:rFonts w:ascii="Arial" w:eastAsia="Arial" w:hAnsi="Arial" w:cs="Arial"/>
                <w:spacing w:val="1"/>
                <w:sz w:val="24"/>
                <w:szCs w:val="24"/>
              </w:rPr>
              <w:t>anu</w:t>
            </w:r>
            <w:r>
              <w:rPr>
                <w:rFonts w:ascii="Arial" w:eastAsia="Arial" w:hAnsi="Arial" w:cs="Arial"/>
                <w:sz w:val="24"/>
                <w:szCs w:val="24"/>
              </w:rPr>
              <w:t>s</w:t>
            </w:r>
            <w:r>
              <w:rPr>
                <w:rFonts w:ascii="Arial" w:eastAsia="Arial" w:hAnsi="Arial" w:cs="Arial"/>
                <w:spacing w:val="-3"/>
                <w:sz w:val="24"/>
                <w:szCs w:val="24"/>
              </w:rPr>
              <w:t>i</w:t>
            </w:r>
            <w:r>
              <w:rPr>
                <w:rFonts w:ascii="Arial" w:eastAsia="Arial" w:hAnsi="Arial" w:cs="Arial"/>
                <w:spacing w:val="1"/>
                <w:sz w:val="24"/>
                <w:szCs w:val="24"/>
              </w:rPr>
              <w:t>a</w:t>
            </w:r>
            <w:r>
              <w:rPr>
                <w:rFonts w:ascii="Arial" w:eastAsia="Arial" w:hAnsi="Arial" w:cs="Arial"/>
                <w:sz w:val="24"/>
                <w:szCs w:val="24"/>
              </w:rPr>
              <w:t>, k</w:t>
            </w:r>
            <w:r>
              <w:rPr>
                <w:rFonts w:ascii="Arial" w:eastAsia="Arial" w:hAnsi="Arial" w:cs="Arial"/>
                <w:spacing w:val="1"/>
                <w:sz w:val="24"/>
                <w:szCs w:val="24"/>
              </w:rPr>
              <w:t>eua</w:t>
            </w:r>
            <w:r>
              <w:rPr>
                <w:rFonts w:ascii="Arial" w:eastAsia="Arial" w:hAnsi="Arial" w:cs="Arial"/>
                <w:spacing w:val="-3"/>
                <w:sz w:val="24"/>
                <w:szCs w:val="24"/>
              </w:rPr>
              <w:t>n</w:t>
            </w:r>
            <w:r>
              <w:rPr>
                <w:rFonts w:ascii="Arial" w:eastAsia="Arial" w:hAnsi="Arial" w:cs="Arial"/>
                <w:spacing w:val="1"/>
                <w:sz w:val="24"/>
                <w:szCs w:val="24"/>
              </w:rPr>
              <w:t>gan</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z w:val="24"/>
                <w:szCs w:val="24"/>
              </w:rPr>
              <w:t xml:space="preserve">a </w:t>
            </w:r>
            <w:r>
              <w:rPr>
                <w:rFonts w:ascii="Arial" w:eastAsia="Arial" w:hAnsi="Arial" w:cs="Arial"/>
                <w:spacing w:val="1"/>
                <w:sz w:val="24"/>
                <w:szCs w:val="24"/>
              </w:rPr>
              <w:t>da</w:t>
            </w:r>
            <w:r>
              <w:rPr>
                <w:rFonts w:ascii="Arial" w:eastAsia="Arial" w:hAnsi="Arial" w:cs="Arial"/>
                <w:sz w:val="24"/>
                <w:szCs w:val="24"/>
              </w:rPr>
              <w:t xml:space="preserve">n </w:t>
            </w:r>
            <w:r>
              <w:rPr>
                <w:rFonts w:ascii="Arial" w:eastAsia="Arial" w:hAnsi="Arial" w:cs="Arial"/>
                <w:spacing w:val="1"/>
                <w:sz w:val="24"/>
                <w:szCs w:val="24"/>
              </w:rPr>
              <w:t>p</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3"/>
                <w:sz w:val="24"/>
                <w:szCs w:val="24"/>
              </w:rPr>
              <w:t>a</w:t>
            </w:r>
            <w:r>
              <w:rPr>
                <w:rFonts w:ascii="Arial" w:eastAsia="Arial" w:hAnsi="Arial" w:cs="Arial"/>
                <w:spacing w:val="1"/>
                <w:sz w:val="24"/>
                <w:szCs w:val="24"/>
              </w:rPr>
              <w:t>n</w:t>
            </w:r>
            <w:r>
              <w:rPr>
                <w:rFonts w:ascii="Arial" w:eastAsia="Arial" w:hAnsi="Arial" w:cs="Arial"/>
                <w:sz w:val="24"/>
                <w:szCs w:val="24"/>
              </w:rPr>
              <w:t>a</w:t>
            </w:r>
          </w:p>
          <w:p w:rsidR="00124CB6" w:rsidRDefault="00124CB6" w:rsidP="00124CB6">
            <w:pPr>
              <w:spacing w:line="260" w:lineRule="exact"/>
              <w:ind w:left="104"/>
              <w:rPr>
                <w:rFonts w:ascii="Arial" w:eastAsia="Arial" w:hAnsi="Arial" w:cs="Arial"/>
                <w:sz w:val="24"/>
                <w:szCs w:val="24"/>
              </w:rPr>
            </w:pPr>
            <w:r>
              <w:rPr>
                <w:rFonts w:ascii="Arial" w:eastAsia="Arial" w:hAnsi="Arial" w:cs="Arial"/>
                <w:sz w:val="24"/>
                <w:szCs w:val="24"/>
              </w:rPr>
              <w:t>P</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gu</w:t>
            </w:r>
            <w:r>
              <w:rPr>
                <w:rFonts w:ascii="Arial" w:eastAsia="Arial" w:hAnsi="Arial" w:cs="Arial"/>
                <w:sz w:val="24"/>
                <w:szCs w:val="24"/>
              </w:rPr>
              <w:t>r</w:t>
            </w:r>
            <w:r>
              <w:rPr>
                <w:rFonts w:ascii="Arial" w:eastAsia="Arial" w:hAnsi="Arial" w:cs="Arial"/>
                <w:spacing w:val="-3"/>
                <w:sz w:val="24"/>
                <w:szCs w:val="24"/>
              </w:rPr>
              <w:t>u</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t</w:t>
            </w:r>
            <w:r>
              <w:rPr>
                <w:rFonts w:ascii="Arial" w:eastAsia="Arial" w:hAnsi="Arial" w:cs="Arial"/>
                <w:spacing w:val="1"/>
                <w:sz w:val="24"/>
                <w:szCs w:val="24"/>
              </w:rPr>
              <w:t>ing</w:t>
            </w:r>
            <w:r>
              <w:rPr>
                <w:rFonts w:ascii="Arial" w:eastAsia="Arial" w:hAnsi="Arial" w:cs="Arial"/>
                <w:spacing w:val="-3"/>
                <w:sz w:val="24"/>
                <w:szCs w:val="24"/>
              </w:rPr>
              <w:t>g</w:t>
            </w:r>
            <w:r>
              <w:rPr>
                <w:rFonts w:ascii="Arial" w:eastAsia="Arial" w:hAnsi="Arial" w:cs="Arial"/>
                <w:sz w:val="24"/>
                <w:szCs w:val="24"/>
              </w:rPr>
              <w:t>i m</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1"/>
                <w:sz w:val="24"/>
                <w:szCs w:val="24"/>
              </w:rPr>
              <w:t>p</w:t>
            </w:r>
            <w:r>
              <w:rPr>
                <w:rFonts w:ascii="Arial" w:eastAsia="Arial" w:hAnsi="Arial" w:cs="Arial"/>
                <w:spacing w:val="-3"/>
                <w:sz w:val="24"/>
                <w:szCs w:val="24"/>
              </w:rPr>
              <w:t>u</w:t>
            </w:r>
            <w:r>
              <w:rPr>
                <w:rFonts w:ascii="Arial" w:eastAsia="Arial" w:hAnsi="Arial" w:cs="Arial"/>
                <w:spacing w:val="1"/>
                <w:sz w:val="24"/>
                <w:szCs w:val="24"/>
              </w:rPr>
              <w:t>n</w:t>
            </w:r>
            <w:r>
              <w:rPr>
                <w:rFonts w:ascii="Arial" w:eastAsia="Arial" w:hAnsi="Arial" w:cs="Arial"/>
                <w:sz w:val="24"/>
                <w:szCs w:val="24"/>
              </w:rPr>
              <w:t>y</w:t>
            </w:r>
            <w:r>
              <w:rPr>
                <w:rFonts w:ascii="Arial" w:eastAsia="Arial" w:hAnsi="Arial" w:cs="Arial"/>
                <w:spacing w:val="1"/>
                <w:sz w:val="24"/>
                <w:szCs w:val="24"/>
              </w:rPr>
              <w:t>a</w:t>
            </w:r>
            <w:r>
              <w:rPr>
                <w:rFonts w:ascii="Arial" w:eastAsia="Arial" w:hAnsi="Arial" w:cs="Arial"/>
                <w:sz w:val="24"/>
                <w:szCs w:val="24"/>
              </w:rPr>
              <w:t>i</w:t>
            </w:r>
          </w:p>
          <w:p w:rsidR="00124CB6" w:rsidRDefault="00124CB6" w:rsidP="00124CB6">
            <w:pPr>
              <w:spacing w:before="39" w:line="252" w:lineRule="auto"/>
              <w:ind w:left="423" w:right="1280" w:hanging="360"/>
              <w:jc w:val="right"/>
              <w:rPr>
                <w:rFonts w:ascii="Arial" w:eastAsia="Arial" w:hAnsi="Arial" w:cs="Arial"/>
                <w:sz w:val="24"/>
                <w:szCs w:val="24"/>
              </w:rPr>
            </w:pPr>
            <w:r>
              <w:rPr>
                <w:rFonts w:ascii="Arial" w:eastAsia="Arial" w:hAnsi="Arial" w:cs="Arial"/>
                <w:spacing w:val="-1"/>
                <w:sz w:val="24"/>
                <w:szCs w:val="24"/>
              </w:rPr>
              <w:t>t</w:t>
            </w:r>
            <w:r>
              <w:rPr>
                <w:rFonts w:ascii="Arial" w:eastAsia="Arial" w:hAnsi="Arial" w:cs="Arial"/>
                <w:spacing w:val="1"/>
                <w:sz w:val="24"/>
                <w:szCs w:val="24"/>
              </w:rPr>
              <w:t>uga</w:t>
            </w:r>
            <w:r>
              <w:rPr>
                <w:rFonts w:ascii="Arial" w:eastAsia="Arial" w:hAnsi="Arial" w:cs="Arial"/>
                <w:sz w:val="24"/>
                <w:szCs w:val="24"/>
              </w:rPr>
              <w:t>s</w:t>
            </w:r>
            <w:r>
              <w:rPr>
                <w:rFonts w:ascii="Arial" w:eastAsia="Arial" w:hAnsi="Arial" w:cs="Arial"/>
                <w:spacing w:val="-1"/>
                <w:sz w:val="24"/>
                <w:szCs w:val="24"/>
              </w:rPr>
              <w:t xml:space="preserve"> </w:t>
            </w:r>
            <w:r>
              <w:rPr>
                <w:rFonts w:ascii="Arial" w:eastAsia="Arial" w:hAnsi="Arial" w:cs="Arial"/>
                <w:spacing w:val="1"/>
                <w:sz w:val="24"/>
                <w:szCs w:val="24"/>
              </w:rPr>
              <w:t>da</w:t>
            </w:r>
            <w:r>
              <w:rPr>
                <w:rFonts w:ascii="Arial" w:eastAsia="Arial" w:hAnsi="Arial" w:cs="Arial"/>
                <w:sz w:val="24"/>
                <w:szCs w:val="24"/>
              </w:rPr>
              <w:t xml:space="preserve">n </w:t>
            </w:r>
            <w:r>
              <w:rPr>
                <w:rFonts w:ascii="Arial" w:eastAsia="Arial" w:hAnsi="Arial" w:cs="Arial"/>
                <w:spacing w:val="1"/>
                <w:sz w:val="24"/>
                <w:szCs w:val="24"/>
              </w:rPr>
              <w:t>w</w:t>
            </w:r>
            <w:r>
              <w:rPr>
                <w:rFonts w:ascii="Arial" w:eastAsia="Arial" w:hAnsi="Arial" w:cs="Arial"/>
                <w:spacing w:val="-3"/>
                <w:sz w:val="24"/>
                <w:szCs w:val="24"/>
              </w:rPr>
              <w:t>e</w:t>
            </w:r>
            <w:r>
              <w:rPr>
                <w:rFonts w:ascii="Arial" w:eastAsia="Arial" w:hAnsi="Arial" w:cs="Arial"/>
                <w:spacing w:val="1"/>
                <w:sz w:val="24"/>
                <w:szCs w:val="24"/>
              </w:rPr>
              <w:t>we</w:t>
            </w:r>
            <w:r>
              <w:rPr>
                <w:rFonts w:ascii="Arial" w:eastAsia="Arial" w:hAnsi="Arial" w:cs="Arial"/>
                <w:spacing w:val="-3"/>
                <w:sz w:val="24"/>
                <w:szCs w:val="24"/>
              </w:rPr>
              <w:t>n</w:t>
            </w:r>
            <w:r>
              <w:rPr>
                <w:rFonts w:ascii="Arial" w:eastAsia="Arial" w:hAnsi="Arial" w:cs="Arial"/>
                <w:spacing w:val="1"/>
                <w:sz w:val="24"/>
                <w:szCs w:val="24"/>
              </w:rPr>
              <w:t>ang</w:t>
            </w:r>
            <w:r>
              <w:rPr>
                <w:rFonts w:ascii="Arial" w:eastAsia="Arial" w:hAnsi="Arial" w:cs="Arial"/>
                <w:sz w:val="24"/>
                <w:szCs w:val="24"/>
              </w:rPr>
              <w:t xml:space="preserve">: </w:t>
            </w:r>
            <w:r>
              <w:rPr>
                <w:rFonts w:ascii="Arial" w:eastAsia="Arial" w:hAnsi="Arial" w:cs="Arial"/>
                <w:spacing w:val="2"/>
                <w:sz w:val="24"/>
                <w:szCs w:val="24"/>
              </w:rPr>
              <w:t>a</w:t>
            </w:r>
            <w:r>
              <w:rPr>
                <w:rFonts w:ascii="Arial" w:eastAsia="Arial" w:hAnsi="Arial" w:cs="Arial"/>
                <w:sz w:val="24"/>
                <w:szCs w:val="24"/>
              </w:rPr>
              <w:t xml:space="preserve">. </w:t>
            </w:r>
            <w:r>
              <w:rPr>
                <w:rFonts w:ascii="Arial" w:eastAsia="Arial" w:hAnsi="Arial" w:cs="Arial"/>
                <w:spacing w:val="26"/>
                <w:sz w:val="24"/>
                <w:szCs w:val="24"/>
              </w:rPr>
              <w:t xml:space="preserve"> </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en</w:t>
            </w:r>
            <w:r>
              <w:rPr>
                <w:rFonts w:ascii="Arial" w:eastAsia="Arial" w:hAnsi="Arial" w:cs="Arial"/>
                <w:sz w:val="24"/>
                <w:szCs w:val="24"/>
              </w:rPr>
              <w:t>c</w:t>
            </w:r>
            <w:r>
              <w:rPr>
                <w:rFonts w:ascii="Arial" w:eastAsia="Arial" w:hAnsi="Arial" w:cs="Arial"/>
                <w:spacing w:val="-3"/>
                <w:sz w:val="24"/>
                <w:szCs w:val="24"/>
              </w:rPr>
              <w:t>a</w:t>
            </w:r>
            <w:r>
              <w:rPr>
                <w:rFonts w:ascii="Arial" w:eastAsia="Arial" w:hAnsi="Arial" w:cs="Arial"/>
                <w:spacing w:val="1"/>
                <w:sz w:val="24"/>
                <w:szCs w:val="24"/>
              </w:rPr>
              <w:t>na</w:t>
            </w:r>
            <w:r>
              <w:rPr>
                <w:rFonts w:ascii="Arial" w:eastAsia="Arial" w:hAnsi="Arial" w:cs="Arial"/>
                <w:sz w:val="24"/>
                <w:szCs w:val="24"/>
              </w:rPr>
              <w:t>k</w:t>
            </w:r>
            <w:r>
              <w:rPr>
                <w:rFonts w:ascii="Arial" w:eastAsia="Arial" w:hAnsi="Arial" w:cs="Arial"/>
                <w:spacing w:val="1"/>
                <w:sz w:val="24"/>
                <w:szCs w:val="24"/>
              </w:rPr>
              <w:t>an</w:t>
            </w:r>
            <w:r>
              <w:rPr>
                <w:rFonts w:ascii="Arial" w:eastAsia="Arial" w:hAnsi="Arial" w:cs="Arial"/>
                <w:sz w:val="24"/>
                <w:szCs w:val="24"/>
              </w:rPr>
              <w:t>, m</w:t>
            </w:r>
            <w:r>
              <w:rPr>
                <w:rFonts w:ascii="Arial" w:eastAsia="Arial" w:hAnsi="Arial" w:cs="Arial"/>
                <w:spacing w:val="1"/>
                <w:sz w:val="24"/>
                <w:szCs w:val="24"/>
              </w:rPr>
              <w:t>ela</w:t>
            </w:r>
            <w:r>
              <w:rPr>
                <w:rFonts w:ascii="Arial" w:eastAsia="Arial" w:hAnsi="Arial" w:cs="Arial"/>
                <w:sz w:val="24"/>
                <w:szCs w:val="24"/>
              </w:rPr>
              <w:t>ks</w:t>
            </w:r>
            <w:r>
              <w:rPr>
                <w:rFonts w:ascii="Arial" w:eastAsia="Arial" w:hAnsi="Arial" w:cs="Arial"/>
                <w:spacing w:val="-3"/>
                <w:sz w:val="24"/>
                <w:szCs w:val="24"/>
              </w:rPr>
              <w:t>a</w:t>
            </w:r>
            <w:r>
              <w:rPr>
                <w:rFonts w:ascii="Arial" w:eastAsia="Arial" w:hAnsi="Arial" w:cs="Arial"/>
                <w:spacing w:val="1"/>
                <w:sz w:val="24"/>
                <w:szCs w:val="24"/>
              </w:rPr>
              <w:t>na</w:t>
            </w:r>
            <w:r>
              <w:rPr>
                <w:rFonts w:ascii="Arial" w:eastAsia="Arial" w:hAnsi="Arial" w:cs="Arial"/>
                <w:sz w:val="24"/>
                <w:szCs w:val="24"/>
              </w:rPr>
              <w:t>k</w:t>
            </w:r>
            <w:r>
              <w:rPr>
                <w:rFonts w:ascii="Arial" w:eastAsia="Arial" w:hAnsi="Arial" w:cs="Arial"/>
                <w:spacing w:val="1"/>
                <w:sz w:val="24"/>
                <w:szCs w:val="24"/>
              </w:rPr>
              <w:t>an</w:t>
            </w:r>
            <w:r>
              <w:rPr>
                <w:rFonts w:ascii="Arial" w:eastAsia="Arial" w:hAnsi="Arial" w:cs="Arial"/>
                <w:sz w:val="24"/>
                <w:szCs w:val="24"/>
              </w:rPr>
              <w:t>,</w:t>
            </w:r>
          </w:p>
          <w:p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mengevaluasi, mengendalikan dan mengembangkan SPMI</w:t>
            </w:r>
          </w:p>
          <w:p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b.  Menyusun dokumen SPMI</w:t>
            </w:r>
          </w:p>
          <w:p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 xml:space="preserve">yang </w:t>
            </w:r>
            <w:r>
              <w:rPr>
                <w:rFonts w:ascii="Arial" w:eastAsia="Arial" w:hAnsi="Arial" w:cs="Arial"/>
                <w:spacing w:val="-1"/>
                <w:sz w:val="24"/>
                <w:szCs w:val="24"/>
              </w:rPr>
              <w:t>t</w:t>
            </w:r>
            <w:r w:rsidRPr="00124CB6">
              <w:rPr>
                <w:rFonts w:ascii="Arial" w:eastAsia="Arial" w:hAnsi="Arial" w:cs="Arial"/>
                <w:spacing w:val="-1"/>
                <w:sz w:val="24"/>
                <w:szCs w:val="24"/>
              </w:rPr>
              <w:t>erdiri a</w:t>
            </w:r>
            <w:r>
              <w:rPr>
                <w:rFonts w:ascii="Arial" w:eastAsia="Arial" w:hAnsi="Arial" w:cs="Arial"/>
                <w:spacing w:val="-1"/>
                <w:sz w:val="24"/>
                <w:szCs w:val="24"/>
              </w:rPr>
              <w:t>t</w:t>
            </w:r>
            <w:r w:rsidRPr="00124CB6">
              <w:rPr>
                <w:rFonts w:ascii="Arial" w:eastAsia="Arial" w:hAnsi="Arial" w:cs="Arial"/>
                <w:spacing w:val="-1"/>
                <w:sz w:val="24"/>
                <w:szCs w:val="24"/>
              </w:rPr>
              <w:t>as:</w:t>
            </w:r>
          </w:p>
          <w:p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   Dokumen kebijakan SPMI</w:t>
            </w:r>
          </w:p>
          <w:p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   Dokumen manual SPMI</w:t>
            </w:r>
          </w:p>
          <w:p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   Dokumen s</w:t>
            </w:r>
            <w:r>
              <w:rPr>
                <w:rFonts w:ascii="Arial" w:eastAsia="Arial" w:hAnsi="Arial" w:cs="Arial"/>
                <w:spacing w:val="-1"/>
                <w:sz w:val="24"/>
                <w:szCs w:val="24"/>
              </w:rPr>
              <w:t>t</w:t>
            </w:r>
            <w:r w:rsidRPr="00124CB6">
              <w:rPr>
                <w:rFonts w:ascii="Arial" w:eastAsia="Arial" w:hAnsi="Arial" w:cs="Arial"/>
                <w:spacing w:val="-1"/>
                <w:sz w:val="24"/>
                <w:szCs w:val="24"/>
              </w:rPr>
              <w:t>andar</w:t>
            </w:r>
            <w:r>
              <w:rPr>
                <w:rFonts w:ascii="Arial" w:eastAsia="Arial" w:hAnsi="Arial" w:cs="Arial"/>
                <w:spacing w:val="-1"/>
                <w:sz w:val="24"/>
                <w:szCs w:val="24"/>
              </w:rPr>
              <w:t xml:space="preserve"> </w:t>
            </w:r>
            <w:r w:rsidRPr="00124CB6">
              <w:rPr>
                <w:rFonts w:ascii="Arial" w:eastAsia="Arial" w:hAnsi="Arial" w:cs="Arial"/>
                <w:spacing w:val="-1"/>
                <w:sz w:val="24"/>
                <w:szCs w:val="24"/>
              </w:rPr>
              <w:t>SPMI</w:t>
            </w:r>
          </w:p>
          <w:p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 xml:space="preserve">•   Dokumen </w:t>
            </w:r>
            <w:r>
              <w:rPr>
                <w:rFonts w:ascii="Arial" w:eastAsia="Arial" w:hAnsi="Arial" w:cs="Arial"/>
                <w:spacing w:val="-1"/>
                <w:sz w:val="24"/>
                <w:szCs w:val="24"/>
              </w:rPr>
              <w:t>f</w:t>
            </w:r>
            <w:r w:rsidRPr="00124CB6">
              <w:rPr>
                <w:rFonts w:ascii="Arial" w:eastAsia="Arial" w:hAnsi="Arial" w:cs="Arial"/>
                <w:spacing w:val="-1"/>
                <w:sz w:val="24"/>
                <w:szCs w:val="24"/>
              </w:rPr>
              <w:t>ormulir</w:t>
            </w:r>
            <w:r>
              <w:rPr>
                <w:rFonts w:ascii="Arial" w:eastAsia="Arial" w:hAnsi="Arial" w:cs="Arial"/>
                <w:spacing w:val="-1"/>
                <w:sz w:val="24"/>
                <w:szCs w:val="24"/>
              </w:rPr>
              <w:t xml:space="preserve"> </w:t>
            </w:r>
            <w:r w:rsidRPr="00124CB6">
              <w:rPr>
                <w:rFonts w:ascii="Arial" w:eastAsia="Arial" w:hAnsi="Arial" w:cs="Arial"/>
                <w:spacing w:val="-1"/>
                <w:sz w:val="24"/>
                <w:szCs w:val="24"/>
              </w:rPr>
              <w:t>SPMI</w:t>
            </w:r>
          </w:p>
          <w:p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c.  Memben</w:t>
            </w:r>
            <w:r>
              <w:rPr>
                <w:rFonts w:ascii="Arial" w:eastAsia="Arial" w:hAnsi="Arial" w:cs="Arial"/>
                <w:spacing w:val="-1"/>
                <w:sz w:val="24"/>
                <w:szCs w:val="24"/>
              </w:rPr>
              <w:t>t</w:t>
            </w:r>
            <w:r w:rsidRPr="00124CB6">
              <w:rPr>
                <w:rFonts w:ascii="Arial" w:eastAsia="Arial" w:hAnsi="Arial" w:cs="Arial"/>
                <w:spacing w:val="-1"/>
                <w:sz w:val="24"/>
                <w:szCs w:val="24"/>
              </w:rPr>
              <w:t>uk</w:t>
            </w:r>
            <w:r>
              <w:rPr>
                <w:rFonts w:ascii="Arial" w:eastAsia="Arial" w:hAnsi="Arial" w:cs="Arial"/>
                <w:spacing w:val="-1"/>
                <w:sz w:val="24"/>
                <w:szCs w:val="24"/>
              </w:rPr>
              <w:t xml:space="preserve"> </w:t>
            </w:r>
            <w:r w:rsidRPr="00124CB6">
              <w:rPr>
                <w:rFonts w:ascii="Arial" w:eastAsia="Arial" w:hAnsi="Arial" w:cs="Arial"/>
                <w:spacing w:val="-1"/>
                <w:sz w:val="24"/>
                <w:szCs w:val="24"/>
              </w:rPr>
              <w:t>unit penjaminan mu</w:t>
            </w:r>
            <w:r>
              <w:rPr>
                <w:rFonts w:ascii="Arial" w:eastAsia="Arial" w:hAnsi="Arial" w:cs="Arial"/>
                <w:spacing w:val="-1"/>
                <w:sz w:val="24"/>
                <w:szCs w:val="24"/>
              </w:rPr>
              <w:t>t</w:t>
            </w:r>
            <w:r w:rsidRPr="00124CB6">
              <w:rPr>
                <w:rFonts w:ascii="Arial" w:eastAsia="Arial" w:hAnsi="Arial" w:cs="Arial"/>
                <w:spacing w:val="-1"/>
                <w:sz w:val="24"/>
                <w:szCs w:val="24"/>
              </w:rPr>
              <w:t>u a</w:t>
            </w:r>
            <w:r>
              <w:rPr>
                <w:rFonts w:ascii="Arial" w:eastAsia="Arial" w:hAnsi="Arial" w:cs="Arial"/>
                <w:spacing w:val="-1"/>
                <w:sz w:val="24"/>
                <w:szCs w:val="24"/>
              </w:rPr>
              <w:t>t</w:t>
            </w:r>
            <w:r w:rsidRPr="00124CB6">
              <w:rPr>
                <w:rFonts w:ascii="Arial" w:eastAsia="Arial" w:hAnsi="Arial" w:cs="Arial"/>
                <w:spacing w:val="-1"/>
                <w:sz w:val="24"/>
                <w:szCs w:val="24"/>
              </w:rPr>
              <w:t>au mengin</w:t>
            </w:r>
            <w:r>
              <w:rPr>
                <w:rFonts w:ascii="Arial" w:eastAsia="Arial" w:hAnsi="Arial" w:cs="Arial"/>
                <w:spacing w:val="-1"/>
                <w:sz w:val="24"/>
                <w:szCs w:val="24"/>
              </w:rPr>
              <w:t>t</w:t>
            </w:r>
            <w:r w:rsidRPr="00124CB6">
              <w:rPr>
                <w:rFonts w:ascii="Arial" w:eastAsia="Arial" w:hAnsi="Arial" w:cs="Arial"/>
                <w:spacing w:val="-1"/>
                <w:sz w:val="24"/>
                <w:szCs w:val="24"/>
              </w:rPr>
              <w:t>egrasikan SPMI</w:t>
            </w:r>
          </w:p>
          <w:p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pada manajemen</w:t>
            </w:r>
          </w:p>
          <w:p w:rsidR="00124CB6" w:rsidRDefault="00124CB6" w:rsidP="00124CB6">
            <w:pPr>
              <w:spacing w:line="260" w:lineRule="exact"/>
              <w:ind w:left="104"/>
              <w:rPr>
                <w:rFonts w:ascii="Arial" w:eastAsia="Arial" w:hAnsi="Arial" w:cs="Arial"/>
                <w:sz w:val="24"/>
                <w:szCs w:val="24"/>
              </w:rPr>
            </w:pPr>
            <w:r w:rsidRPr="00124CB6">
              <w:rPr>
                <w:rFonts w:ascii="Arial" w:eastAsia="Arial" w:hAnsi="Arial" w:cs="Arial"/>
                <w:spacing w:val="-1"/>
                <w:sz w:val="24"/>
                <w:szCs w:val="24"/>
              </w:rPr>
              <w:t xml:space="preserve">perguruan </w:t>
            </w:r>
            <w:r>
              <w:rPr>
                <w:rFonts w:ascii="Arial" w:eastAsia="Arial" w:hAnsi="Arial" w:cs="Arial"/>
                <w:spacing w:val="-1"/>
                <w:sz w:val="24"/>
                <w:szCs w:val="24"/>
              </w:rPr>
              <w:t>t</w:t>
            </w:r>
            <w:r w:rsidRPr="00124CB6">
              <w:rPr>
                <w:rFonts w:ascii="Arial" w:eastAsia="Arial" w:hAnsi="Arial" w:cs="Arial"/>
                <w:spacing w:val="-1"/>
                <w:sz w:val="24"/>
                <w:szCs w:val="24"/>
              </w:rPr>
              <w:t>inggi</w:t>
            </w:r>
          </w:p>
        </w:tc>
      </w:tr>
      <w:tr w:rsidR="00124CB6" w:rsidTr="00124CB6">
        <w:trPr>
          <w:trHeight w:hRule="exact" w:val="2428"/>
        </w:trPr>
        <w:tc>
          <w:tcPr>
            <w:tcW w:w="560" w:type="dxa"/>
            <w:tcBorders>
              <w:top w:val="single" w:sz="5" w:space="0" w:color="000000"/>
              <w:left w:val="single" w:sz="5" w:space="0" w:color="000000"/>
              <w:bottom w:val="single" w:sz="5" w:space="0" w:color="000000"/>
              <w:right w:val="single" w:sz="5" w:space="0" w:color="000000"/>
            </w:tcBorders>
          </w:tcPr>
          <w:p w:rsidR="00124CB6" w:rsidRPr="00124CB6" w:rsidRDefault="00124CB6" w:rsidP="00124CB6">
            <w:pPr>
              <w:spacing w:line="260" w:lineRule="exact"/>
              <w:ind w:left="104"/>
              <w:rPr>
                <w:rFonts w:ascii="Arial" w:eastAsia="Arial" w:hAnsi="Arial" w:cs="Arial"/>
                <w:sz w:val="24"/>
                <w:szCs w:val="24"/>
              </w:rPr>
            </w:pPr>
          </w:p>
        </w:tc>
        <w:tc>
          <w:tcPr>
            <w:tcW w:w="2496" w:type="dxa"/>
            <w:tcBorders>
              <w:top w:val="single" w:sz="5" w:space="0" w:color="000000"/>
              <w:left w:val="single" w:sz="5" w:space="0" w:color="000000"/>
              <w:bottom w:val="single" w:sz="5" w:space="0" w:color="000000"/>
              <w:right w:val="single" w:sz="5" w:space="0" w:color="000000"/>
            </w:tcBorders>
          </w:tcPr>
          <w:p w:rsidR="00124CB6" w:rsidRDefault="0058451C" w:rsidP="00124CB6">
            <w:pPr>
              <w:spacing w:line="260" w:lineRule="exact"/>
              <w:ind w:left="99"/>
              <w:rPr>
                <w:rFonts w:ascii="Arial" w:eastAsia="Arial" w:hAnsi="Arial" w:cs="Arial"/>
                <w:sz w:val="24"/>
                <w:szCs w:val="24"/>
              </w:rPr>
            </w:pPr>
            <w:hyperlink r:id="rId9">
              <w:r w:rsidR="00124CB6" w:rsidRPr="00124CB6">
                <w:rPr>
                  <w:rStyle w:val="Hyperlink"/>
                  <w:rFonts w:ascii="Arial" w:eastAsia="Arial" w:hAnsi="Arial" w:cs="Arial"/>
                  <w:sz w:val="24"/>
                  <w:szCs w:val="24"/>
                </w:rPr>
                <w:t>Statuta Universitas</w:t>
              </w:r>
            </w:hyperlink>
          </w:p>
          <w:p w:rsidR="00124CB6" w:rsidRDefault="0058451C" w:rsidP="00124CB6">
            <w:pPr>
              <w:spacing w:line="260" w:lineRule="exact"/>
              <w:ind w:left="99"/>
              <w:rPr>
                <w:rFonts w:ascii="Arial" w:eastAsia="Arial" w:hAnsi="Arial" w:cs="Arial"/>
                <w:sz w:val="24"/>
                <w:szCs w:val="24"/>
              </w:rPr>
            </w:pPr>
            <w:hyperlink r:id="rId10">
              <w:r w:rsidR="00124CB6" w:rsidRPr="00124CB6">
                <w:rPr>
                  <w:rStyle w:val="Hyperlink"/>
                  <w:rFonts w:ascii="Arial" w:eastAsia="Arial" w:hAnsi="Arial" w:cs="Arial"/>
                  <w:sz w:val="24"/>
                  <w:szCs w:val="24"/>
                </w:rPr>
                <w:t>Ma Chung 2019 d</w:t>
              </w:r>
            </w:hyperlink>
            <w:r w:rsidR="00124CB6" w:rsidRPr="00124CB6">
              <w:rPr>
                <w:rFonts w:ascii="Arial" w:eastAsia="Arial" w:hAnsi="Arial" w:cs="Arial"/>
                <w:sz w:val="24"/>
                <w:szCs w:val="24"/>
              </w:rPr>
              <w:t xml:space="preserve">an </w:t>
            </w:r>
            <w:hyperlink r:id="rId11">
              <w:r w:rsidR="00124CB6" w:rsidRPr="00124CB6">
                <w:rPr>
                  <w:rStyle w:val="Hyperlink"/>
                  <w:rFonts w:ascii="Arial" w:eastAsia="Arial" w:hAnsi="Arial" w:cs="Arial"/>
                  <w:sz w:val="24"/>
                  <w:szCs w:val="24"/>
                </w:rPr>
                <w:t>Statuta Universitas</w:t>
              </w:r>
            </w:hyperlink>
            <w:r w:rsidR="00124CB6" w:rsidRPr="00124CB6">
              <w:rPr>
                <w:rFonts w:ascii="Arial" w:eastAsia="Arial" w:hAnsi="Arial" w:cs="Arial"/>
                <w:sz w:val="24"/>
                <w:szCs w:val="24"/>
              </w:rPr>
              <w:t xml:space="preserve"> </w:t>
            </w:r>
            <w:hyperlink r:id="rId12">
              <w:r w:rsidR="00124CB6" w:rsidRPr="00124CB6">
                <w:rPr>
                  <w:rStyle w:val="Hyperlink"/>
                  <w:rFonts w:ascii="Arial" w:eastAsia="Arial" w:hAnsi="Arial" w:cs="Arial"/>
                  <w:sz w:val="24"/>
                  <w:szCs w:val="24"/>
                </w:rPr>
                <w:t>Ma Chung 2022</w:t>
              </w:r>
            </w:hyperlink>
            <w:r w:rsidR="00124CB6" w:rsidRPr="00124CB6">
              <w:rPr>
                <w:rFonts w:ascii="Arial" w:eastAsia="Arial" w:hAnsi="Arial" w:cs="Arial"/>
                <w:sz w:val="24"/>
                <w:szCs w:val="24"/>
              </w:rPr>
              <w:t xml:space="preserve"> tentang Sistem Penjaminan Mutu</w:t>
            </w:r>
          </w:p>
        </w:tc>
        <w:tc>
          <w:tcPr>
            <w:tcW w:w="2521" w:type="dxa"/>
            <w:tcBorders>
              <w:top w:val="single" w:sz="5" w:space="0" w:color="000000"/>
              <w:left w:val="single" w:sz="5" w:space="0" w:color="000000"/>
              <w:bottom w:val="single" w:sz="5" w:space="0" w:color="000000"/>
              <w:right w:val="single" w:sz="5" w:space="0" w:color="000000"/>
            </w:tcBorders>
          </w:tcPr>
          <w:p w:rsidR="00124CB6" w:rsidRPr="00124CB6" w:rsidRDefault="0058451C" w:rsidP="00124CB6">
            <w:pPr>
              <w:spacing w:line="260" w:lineRule="exact"/>
              <w:ind w:left="99"/>
              <w:rPr>
                <w:rFonts w:ascii="Arial" w:eastAsia="Arial" w:hAnsi="Arial" w:cs="Arial"/>
                <w:color w:val="0462C1"/>
                <w:spacing w:val="1"/>
                <w:sz w:val="24"/>
                <w:szCs w:val="24"/>
                <w:u w:val="thick" w:color="0462C1"/>
              </w:rPr>
            </w:pPr>
            <w:hyperlink r:id="rId13">
              <w:r w:rsidR="00124CB6" w:rsidRPr="00124CB6">
                <w:rPr>
                  <w:rStyle w:val="Hyperlink"/>
                  <w:rFonts w:ascii="Arial" w:eastAsia="Arial" w:hAnsi="Arial" w:cs="Arial"/>
                  <w:spacing w:val="1"/>
                  <w:sz w:val="24"/>
                  <w:szCs w:val="24"/>
                  <w:u w:color="0462C1"/>
                </w:rPr>
                <w:t>006/YHBS-</w:t>
              </w:r>
            </w:hyperlink>
          </w:p>
          <w:p w:rsidR="00124CB6" w:rsidRPr="00124CB6" w:rsidRDefault="0058451C" w:rsidP="00124CB6">
            <w:pPr>
              <w:spacing w:line="260" w:lineRule="exact"/>
              <w:ind w:left="99"/>
              <w:rPr>
                <w:rFonts w:ascii="Arial" w:eastAsia="Arial" w:hAnsi="Arial" w:cs="Arial"/>
                <w:color w:val="0462C1"/>
                <w:spacing w:val="1"/>
                <w:sz w:val="24"/>
                <w:szCs w:val="24"/>
                <w:u w:val="thick" w:color="0462C1"/>
              </w:rPr>
            </w:pPr>
            <w:hyperlink r:id="rId14">
              <w:r w:rsidR="00124CB6" w:rsidRPr="00124CB6">
                <w:rPr>
                  <w:rStyle w:val="Hyperlink"/>
                  <w:rFonts w:ascii="Arial" w:eastAsia="Arial" w:hAnsi="Arial" w:cs="Arial"/>
                  <w:spacing w:val="1"/>
                  <w:sz w:val="24"/>
                  <w:szCs w:val="24"/>
                  <w:u w:color="0462C1"/>
                </w:rPr>
                <w:t>SK/XII/2019</w:t>
              </w:r>
            </w:hyperlink>
          </w:p>
          <w:p w:rsidR="00124CB6" w:rsidRPr="00124CB6" w:rsidRDefault="00124CB6" w:rsidP="00124CB6">
            <w:pPr>
              <w:spacing w:line="260" w:lineRule="exact"/>
              <w:ind w:left="99"/>
              <w:rPr>
                <w:rFonts w:ascii="Arial" w:eastAsia="Arial" w:hAnsi="Arial" w:cs="Arial"/>
                <w:color w:val="0462C1"/>
                <w:spacing w:val="1"/>
                <w:sz w:val="24"/>
                <w:szCs w:val="24"/>
                <w:u w:val="thick" w:color="0462C1"/>
              </w:rPr>
            </w:pPr>
          </w:p>
          <w:p w:rsidR="00124CB6" w:rsidRPr="00124CB6" w:rsidRDefault="00124CB6" w:rsidP="00124CB6">
            <w:pPr>
              <w:spacing w:line="260" w:lineRule="exact"/>
              <w:ind w:left="99"/>
              <w:rPr>
                <w:rFonts w:ascii="Arial" w:eastAsia="Arial" w:hAnsi="Arial" w:cs="Arial"/>
                <w:color w:val="0462C1"/>
                <w:spacing w:val="1"/>
                <w:sz w:val="24"/>
                <w:szCs w:val="24"/>
                <w:u w:val="thick" w:color="0462C1"/>
              </w:rPr>
            </w:pPr>
          </w:p>
          <w:p w:rsidR="00124CB6" w:rsidRPr="00124CB6" w:rsidRDefault="0058451C" w:rsidP="00124CB6">
            <w:pPr>
              <w:spacing w:line="260" w:lineRule="exact"/>
              <w:ind w:left="99"/>
              <w:rPr>
                <w:rFonts w:ascii="Arial" w:eastAsia="Arial" w:hAnsi="Arial" w:cs="Arial"/>
                <w:color w:val="0462C1"/>
                <w:spacing w:val="1"/>
                <w:sz w:val="24"/>
                <w:szCs w:val="24"/>
                <w:u w:val="thick" w:color="0462C1"/>
              </w:rPr>
            </w:pPr>
            <w:hyperlink r:id="rId15">
              <w:r w:rsidR="00124CB6" w:rsidRPr="00124CB6">
                <w:rPr>
                  <w:rStyle w:val="Hyperlink"/>
                  <w:rFonts w:ascii="Arial" w:eastAsia="Arial" w:hAnsi="Arial" w:cs="Arial"/>
                  <w:spacing w:val="1"/>
                  <w:sz w:val="24"/>
                  <w:szCs w:val="24"/>
                  <w:u w:color="0462C1"/>
                </w:rPr>
                <w:t>009/YHBS-</w:t>
              </w:r>
            </w:hyperlink>
            <w:r w:rsidR="00124CB6" w:rsidRPr="00124CB6">
              <w:rPr>
                <w:rFonts w:ascii="Arial" w:eastAsia="Arial" w:hAnsi="Arial" w:cs="Arial"/>
                <w:color w:val="0462C1"/>
                <w:spacing w:val="1"/>
                <w:sz w:val="24"/>
                <w:szCs w:val="24"/>
                <w:u w:val="thick" w:color="0462C1"/>
              </w:rPr>
              <w:t xml:space="preserve"> </w:t>
            </w:r>
            <w:hyperlink r:id="rId16">
              <w:r w:rsidR="00124CB6" w:rsidRPr="00124CB6">
                <w:rPr>
                  <w:rStyle w:val="Hyperlink"/>
                  <w:rFonts w:ascii="Arial" w:eastAsia="Arial" w:hAnsi="Arial" w:cs="Arial"/>
                  <w:spacing w:val="1"/>
                  <w:sz w:val="24"/>
                  <w:szCs w:val="24"/>
                  <w:u w:color="0462C1"/>
                </w:rPr>
                <w:t>SK/VII/2023</w:t>
              </w:r>
            </w:hyperlink>
          </w:p>
        </w:tc>
        <w:tc>
          <w:tcPr>
            <w:tcW w:w="3777" w:type="dxa"/>
            <w:tcBorders>
              <w:top w:val="single" w:sz="5" w:space="0" w:color="000000"/>
              <w:left w:val="single" w:sz="5" w:space="0" w:color="000000"/>
              <w:bottom w:val="single" w:sz="5" w:space="0" w:color="000000"/>
              <w:right w:val="single" w:sz="5" w:space="0" w:color="000000"/>
            </w:tcBorders>
          </w:tcPr>
          <w:p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Universi</w:t>
            </w:r>
            <w:r>
              <w:rPr>
                <w:rFonts w:ascii="Arial" w:eastAsia="Arial" w:hAnsi="Arial" w:cs="Arial"/>
                <w:spacing w:val="-1"/>
                <w:sz w:val="24"/>
                <w:szCs w:val="24"/>
              </w:rPr>
              <w:t>t</w:t>
            </w:r>
            <w:r w:rsidRPr="00124CB6">
              <w:rPr>
                <w:rFonts w:ascii="Arial" w:eastAsia="Arial" w:hAnsi="Arial" w:cs="Arial"/>
                <w:spacing w:val="-1"/>
                <w:sz w:val="24"/>
                <w:szCs w:val="24"/>
              </w:rPr>
              <w:t>as</w:t>
            </w:r>
            <w:r>
              <w:rPr>
                <w:rFonts w:ascii="Arial" w:eastAsia="Arial" w:hAnsi="Arial" w:cs="Arial"/>
                <w:spacing w:val="-1"/>
                <w:sz w:val="24"/>
                <w:szCs w:val="24"/>
              </w:rPr>
              <w:t xml:space="preserve"> </w:t>
            </w:r>
            <w:r w:rsidRPr="00124CB6">
              <w:rPr>
                <w:rFonts w:ascii="Arial" w:eastAsia="Arial" w:hAnsi="Arial" w:cs="Arial"/>
                <w:spacing w:val="-1"/>
                <w:sz w:val="24"/>
                <w:szCs w:val="24"/>
              </w:rPr>
              <w:t>menerapkan sis</w:t>
            </w:r>
            <w:r>
              <w:rPr>
                <w:rFonts w:ascii="Arial" w:eastAsia="Arial" w:hAnsi="Arial" w:cs="Arial"/>
                <w:spacing w:val="-1"/>
                <w:sz w:val="24"/>
                <w:szCs w:val="24"/>
              </w:rPr>
              <w:t>t</w:t>
            </w:r>
            <w:r w:rsidRPr="00124CB6">
              <w:rPr>
                <w:rFonts w:ascii="Arial" w:eastAsia="Arial" w:hAnsi="Arial" w:cs="Arial"/>
                <w:spacing w:val="-1"/>
                <w:sz w:val="24"/>
                <w:szCs w:val="24"/>
              </w:rPr>
              <w:t>em</w:t>
            </w:r>
          </w:p>
          <w:p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penjaminan mu</w:t>
            </w:r>
            <w:r>
              <w:rPr>
                <w:rFonts w:ascii="Arial" w:eastAsia="Arial" w:hAnsi="Arial" w:cs="Arial"/>
                <w:spacing w:val="-1"/>
                <w:sz w:val="24"/>
                <w:szCs w:val="24"/>
              </w:rPr>
              <w:t>t</w:t>
            </w:r>
            <w:r w:rsidRPr="00124CB6">
              <w:rPr>
                <w:rFonts w:ascii="Arial" w:eastAsia="Arial" w:hAnsi="Arial" w:cs="Arial"/>
                <w:spacing w:val="-1"/>
                <w:sz w:val="24"/>
                <w:szCs w:val="24"/>
              </w:rPr>
              <w:t>u in</w:t>
            </w:r>
            <w:r>
              <w:rPr>
                <w:rFonts w:ascii="Arial" w:eastAsia="Arial" w:hAnsi="Arial" w:cs="Arial"/>
                <w:spacing w:val="-1"/>
                <w:sz w:val="24"/>
                <w:szCs w:val="24"/>
              </w:rPr>
              <w:t>t</w:t>
            </w:r>
            <w:r w:rsidRPr="00124CB6">
              <w:rPr>
                <w:rFonts w:ascii="Arial" w:eastAsia="Arial" w:hAnsi="Arial" w:cs="Arial"/>
                <w:spacing w:val="-1"/>
                <w:sz w:val="24"/>
                <w:szCs w:val="24"/>
              </w:rPr>
              <w:t>ernal</w:t>
            </w:r>
          </w:p>
          <w:p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sebagai upaya peningka</w:t>
            </w:r>
            <w:r>
              <w:rPr>
                <w:rFonts w:ascii="Arial" w:eastAsia="Arial" w:hAnsi="Arial" w:cs="Arial"/>
                <w:spacing w:val="-1"/>
                <w:sz w:val="24"/>
                <w:szCs w:val="24"/>
              </w:rPr>
              <w:t>t</w:t>
            </w:r>
            <w:r w:rsidRPr="00124CB6">
              <w:rPr>
                <w:rFonts w:ascii="Arial" w:eastAsia="Arial" w:hAnsi="Arial" w:cs="Arial"/>
                <w:spacing w:val="-1"/>
                <w:sz w:val="24"/>
                <w:szCs w:val="24"/>
              </w:rPr>
              <w:t>an mu</w:t>
            </w:r>
            <w:r>
              <w:rPr>
                <w:rFonts w:ascii="Arial" w:eastAsia="Arial" w:hAnsi="Arial" w:cs="Arial"/>
                <w:spacing w:val="-1"/>
                <w:sz w:val="24"/>
                <w:szCs w:val="24"/>
              </w:rPr>
              <w:t>t</w:t>
            </w:r>
            <w:r w:rsidRPr="00124CB6">
              <w:rPr>
                <w:rFonts w:ascii="Arial" w:eastAsia="Arial" w:hAnsi="Arial" w:cs="Arial"/>
                <w:spacing w:val="-1"/>
                <w:sz w:val="24"/>
                <w:szCs w:val="24"/>
              </w:rPr>
              <w:t>u Universi</w:t>
            </w:r>
            <w:r>
              <w:rPr>
                <w:rFonts w:ascii="Arial" w:eastAsia="Arial" w:hAnsi="Arial" w:cs="Arial"/>
                <w:spacing w:val="-1"/>
                <w:sz w:val="24"/>
                <w:szCs w:val="24"/>
              </w:rPr>
              <w:t>t</w:t>
            </w:r>
            <w:r w:rsidRPr="00124CB6">
              <w:rPr>
                <w:rFonts w:ascii="Arial" w:eastAsia="Arial" w:hAnsi="Arial" w:cs="Arial"/>
                <w:spacing w:val="-1"/>
                <w:sz w:val="24"/>
                <w:szCs w:val="24"/>
              </w:rPr>
              <w:t>as</w:t>
            </w:r>
            <w:r>
              <w:rPr>
                <w:rFonts w:ascii="Arial" w:eastAsia="Arial" w:hAnsi="Arial" w:cs="Arial"/>
                <w:spacing w:val="-1"/>
                <w:sz w:val="24"/>
                <w:szCs w:val="24"/>
              </w:rPr>
              <w:t xml:space="preserve"> </w:t>
            </w:r>
            <w:r w:rsidRPr="00124CB6">
              <w:rPr>
                <w:rFonts w:ascii="Arial" w:eastAsia="Arial" w:hAnsi="Arial" w:cs="Arial"/>
                <w:spacing w:val="-1"/>
                <w:sz w:val="24"/>
                <w:szCs w:val="24"/>
              </w:rPr>
              <w:t>secara berkelanju</w:t>
            </w:r>
            <w:r>
              <w:rPr>
                <w:rFonts w:ascii="Arial" w:eastAsia="Arial" w:hAnsi="Arial" w:cs="Arial"/>
                <w:spacing w:val="-1"/>
                <w:sz w:val="24"/>
                <w:szCs w:val="24"/>
              </w:rPr>
              <w:t>t</w:t>
            </w:r>
            <w:r w:rsidRPr="00124CB6">
              <w:rPr>
                <w:rFonts w:ascii="Arial" w:eastAsia="Arial" w:hAnsi="Arial" w:cs="Arial"/>
                <w:spacing w:val="-1"/>
                <w:sz w:val="24"/>
                <w:szCs w:val="24"/>
              </w:rPr>
              <w:t>an sejalan dengan sis</w:t>
            </w:r>
            <w:r>
              <w:rPr>
                <w:rFonts w:ascii="Arial" w:eastAsia="Arial" w:hAnsi="Arial" w:cs="Arial"/>
                <w:spacing w:val="-1"/>
                <w:sz w:val="24"/>
                <w:szCs w:val="24"/>
              </w:rPr>
              <w:t>t</w:t>
            </w:r>
            <w:r w:rsidRPr="00124CB6">
              <w:rPr>
                <w:rFonts w:ascii="Arial" w:eastAsia="Arial" w:hAnsi="Arial" w:cs="Arial"/>
                <w:spacing w:val="-1"/>
                <w:sz w:val="24"/>
                <w:szCs w:val="24"/>
              </w:rPr>
              <w:t>em penjaminan mu</w:t>
            </w:r>
            <w:r>
              <w:rPr>
                <w:rFonts w:ascii="Arial" w:eastAsia="Arial" w:hAnsi="Arial" w:cs="Arial"/>
                <w:spacing w:val="-1"/>
                <w:sz w:val="24"/>
                <w:szCs w:val="24"/>
              </w:rPr>
              <w:t>t</w:t>
            </w:r>
            <w:r w:rsidRPr="00124CB6">
              <w:rPr>
                <w:rFonts w:ascii="Arial" w:eastAsia="Arial" w:hAnsi="Arial" w:cs="Arial"/>
                <w:spacing w:val="-1"/>
                <w:sz w:val="24"/>
                <w:szCs w:val="24"/>
              </w:rPr>
              <w:t xml:space="preserve">u pendidikan </w:t>
            </w:r>
            <w:r>
              <w:rPr>
                <w:rFonts w:ascii="Arial" w:eastAsia="Arial" w:hAnsi="Arial" w:cs="Arial"/>
                <w:spacing w:val="-1"/>
                <w:sz w:val="24"/>
                <w:szCs w:val="24"/>
              </w:rPr>
              <w:t>t</w:t>
            </w:r>
            <w:r w:rsidRPr="00124CB6">
              <w:rPr>
                <w:rFonts w:ascii="Arial" w:eastAsia="Arial" w:hAnsi="Arial" w:cs="Arial"/>
                <w:spacing w:val="-1"/>
                <w:sz w:val="24"/>
                <w:szCs w:val="24"/>
              </w:rPr>
              <w:t>inggi nasional.</w:t>
            </w:r>
          </w:p>
        </w:tc>
      </w:tr>
      <w:tr w:rsidR="00124CB6" w:rsidTr="00124CB6">
        <w:trPr>
          <w:trHeight w:val="8769"/>
        </w:trPr>
        <w:tc>
          <w:tcPr>
            <w:tcW w:w="560" w:type="dxa"/>
            <w:tcBorders>
              <w:top w:val="single" w:sz="5" w:space="0" w:color="000000"/>
              <w:left w:val="single" w:sz="5" w:space="0" w:color="000000"/>
              <w:right w:val="single" w:sz="5" w:space="0" w:color="000000"/>
            </w:tcBorders>
          </w:tcPr>
          <w:p w:rsidR="00124CB6" w:rsidRPr="00124CB6" w:rsidRDefault="00124CB6" w:rsidP="00124CB6">
            <w:pPr>
              <w:spacing w:line="260" w:lineRule="exact"/>
              <w:ind w:left="104"/>
              <w:rPr>
                <w:rFonts w:ascii="Arial" w:eastAsia="Arial" w:hAnsi="Arial" w:cs="Arial"/>
                <w:sz w:val="24"/>
                <w:szCs w:val="24"/>
              </w:rPr>
            </w:pPr>
          </w:p>
        </w:tc>
        <w:tc>
          <w:tcPr>
            <w:tcW w:w="2496" w:type="dxa"/>
            <w:tcBorders>
              <w:top w:val="single" w:sz="5" w:space="0" w:color="000000"/>
              <w:left w:val="single" w:sz="5" w:space="0" w:color="000000"/>
              <w:right w:val="single" w:sz="5" w:space="0" w:color="000000"/>
            </w:tcBorders>
          </w:tcPr>
          <w:p w:rsidR="00124CB6" w:rsidRDefault="00124CB6" w:rsidP="00124CB6">
            <w:pPr>
              <w:spacing w:line="260" w:lineRule="exact"/>
              <w:ind w:left="99"/>
              <w:rPr>
                <w:rFonts w:ascii="Arial" w:eastAsia="Arial" w:hAnsi="Arial" w:cs="Arial"/>
                <w:sz w:val="24"/>
                <w:szCs w:val="24"/>
              </w:rPr>
            </w:pPr>
            <w:r>
              <w:rPr>
                <w:rFonts w:ascii="Arial" w:eastAsia="Arial" w:hAnsi="Arial" w:cs="Arial"/>
                <w:sz w:val="24"/>
                <w:szCs w:val="24"/>
              </w:rPr>
              <w:t>S</w:t>
            </w:r>
            <w:r w:rsidRPr="00124CB6">
              <w:rPr>
                <w:rFonts w:ascii="Arial" w:eastAsia="Arial" w:hAnsi="Arial" w:cs="Arial"/>
                <w:sz w:val="24"/>
                <w:szCs w:val="24"/>
              </w:rPr>
              <w:t>u</w:t>
            </w:r>
            <w:r>
              <w:rPr>
                <w:rFonts w:ascii="Arial" w:eastAsia="Arial" w:hAnsi="Arial" w:cs="Arial"/>
                <w:sz w:val="24"/>
                <w:szCs w:val="24"/>
              </w:rPr>
              <w:t>r</w:t>
            </w:r>
            <w:r w:rsidRPr="00124CB6">
              <w:rPr>
                <w:rFonts w:ascii="Arial" w:eastAsia="Arial" w:hAnsi="Arial" w:cs="Arial"/>
                <w:sz w:val="24"/>
                <w:szCs w:val="24"/>
              </w:rPr>
              <w:t>a</w:t>
            </w:r>
            <w:r>
              <w:rPr>
                <w:rFonts w:ascii="Arial" w:eastAsia="Arial" w:hAnsi="Arial" w:cs="Arial"/>
                <w:sz w:val="24"/>
                <w:szCs w:val="24"/>
              </w:rPr>
              <w:t>t</w:t>
            </w:r>
            <w:r w:rsidRPr="00124CB6">
              <w:rPr>
                <w:rFonts w:ascii="Arial" w:eastAsia="Arial" w:hAnsi="Arial" w:cs="Arial"/>
                <w:sz w:val="24"/>
                <w:szCs w:val="24"/>
              </w:rPr>
              <w:t xml:space="preserve"> </w:t>
            </w:r>
            <w:r>
              <w:rPr>
                <w:rFonts w:ascii="Arial" w:eastAsia="Arial" w:hAnsi="Arial" w:cs="Arial"/>
                <w:sz w:val="24"/>
                <w:szCs w:val="24"/>
              </w:rPr>
              <w:t>K</w:t>
            </w:r>
            <w:r w:rsidRPr="00124CB6">
              <w:rPr>
                <w:rFonts w:ascii="Arial" w:eastAsia="Arial" w:hAnsi="Arial" w:cs="Arial"/>
                <w:sz w:val="24"/>
                <w:szCs w:val="24"/>
              </w:rPr>
              <w:t>eputu</w:t>
            </w:r>
            <w:r>
              <w:rPr>
                <w:rFonts w:ascii="Arial" w:eastAsia="Arial" w:hAnsi="Arial" w:cs="Arial"/>
                <w:sz w:val="24"/>
                <w:szCs w:val="24"/>
              </w:rPr>
              <w:t>s</w:t>
            </w:r>
            <w:r w:rsidRPr="00124CB6">
              <w:rPr>
                <w:rFonts w:ascii="Arial" w:eastAsia="Arial" w:hAnsi="Arial" w:cs="Arial"/>
                <w:sz w:val="24"/>
                <w:szCs w:val="24"/>
              </w:rPr>
              <w:t>a</w:t>
            </w:r>
            <w:r>
              <w:rPr>
                <w:rFonts w:ascii="Arial" w:eastAsia="Arial" w:hAnsi="Arial" w:cs="Arial"/>
                <w:sz w:val="24"/>
                <w:szCs w:val="24"/>
              </w:rPr>
              <w:t>n</w:t>
            </w:r>
          </w:p>
          <w:p w:rsidR="00124CB6" w:rsidRDefault="00124CB6" w:rsidP="00124CB6">
            <w:pPr>
              <w:spacing w:line="260" w:lineRule="exact"/>
              <w:ind w:left="99"/>
              <w:rPr>
                <w:rFonts w:ascii="Arial" w:eastAsia="Arial" w:hAnsi="Arial" w:cs="Arial"/>
                <w:sz w:val="24"/>
                <w:szCs w:val="24"/>
              </w:rPr>
            </w:pPr>
            <w:r w:rsidRPr="00124CB6">
              <w:rPr>
                <w:rFonts w:ascii="Arial" w:eastAsia="Arial" w:hAnsi="Arial" w:cs="Arial"/>
                <w:sz w:val="24"/>
                <w:szCs w:val="24"/>
              </w:rPr>
              <w:t>Re</w:t>
            </w:r>
            <w:r>
              <w:rPr>
                <w:rFonts w:ascii="Arial" w:eastAsia="Arial" w:hAnsi="Arial" w:cs="Arial"/>
                <w:sz w:val="24"/>
                <w:szCs w:val="24"/>
              </w:rPr>
              <w:t>k</w:t>
            </w:r>
            <w:r w:rsidRPr="00124CB6">
              <w:rPr>
                <w:rFonts w:ascii="Arial" w:eastAsia="Arial" w:hAnsi="Arial" w:cs="Arial"/>
                <w:sz w:val="24"/>
                <w:szCs w:val="24"/>
              </w:rPr>
              <w:t>to</w:t>
            </w:r>
            <w:r>
              <w:rPr>
                <w:rFonts w:ascii="Arial" w:eastAsia="Arial" w:hAnsi="Arial" w:cs="Arial"/>
                <w:sz w:val="24"/>
                <w:szCs w:val="24"/>
              </w:rPr>
              <w:t>r</w:t>
            </w:r>
            <w:r w:rsidRPr="00124CB6">
              <w:rPr>
                <w:rFonts w:ascii="Arial" w:eastAsia="Arial" w:hAnsi="Arial" w:cs="Arial"/>
                <w:sz w:val="24"/>
                <w:szCs w:val="24"/>
              </w:rPr>
              <w:t xml:space="preserve"> tentan</w:t>
            </w:r>
            <w:r>
              <w:rPr>
                <w:rFonts w:ascii="Arial" w:eastAsia="Arial" w:hAnsi="Arial" w:cs="Arial"/>
                <w:sz w:val="24"/>
                <w:szCs w:val="24"/>
              </w:rPr>
              <w:t xml:space="preserve">g </w:t>
            </w:r>
            <w:r w:rsidRPr="00124CB6">
              <w:rPr>
                <w:rFonts w:ascii="Arial" w:eastAsia="Arial" w:hAnsi="Arial" w:cs="Arial"/>
                <w:sz w:val="24"/>
                <w:szCs w:val="24"/>
              </w:rPr>
              <w:t>O</w:t>
            </w:r>
            <w:r>
              <w:rPr>
                <w:rFonts w:ascii="Arial" w:eastAsia="Arial" w:hAnsi="Arial" w:cs="Arial"/>
                <w:sz w:val="24"/>
                <w:szCs w:val="24"/>
              </w:rPr>
              <w:t>r</w:t>
            </w:r>
            <w:r w:rsidRPr="00124CB6">
              <w:rPr>
                <w:rFonts w:ascii="Arial" w:eastAsia="Arial" w:hAnsi="Arial" w:cs="Arial"/>
                <w:sz w:val="24"/>
                <w:szCs w:val="24"/>
              </w:rPr>
              <w:t>gani</w:t>
            </w:r>
            <w:r>
              <w:rPr>
                <w:rFonts w:ascii="Arial" w:eastAsia="Arial" w:hAnsi="Arial" w:cs="Arial"/>
                <w:sz w:val="24"/>
                <w:szCs w:val="24"/>
              </w:rPr>
              <w:t>s</w:t>
            </w:r>
            <w:r w:rsidRPr="00124CB6">
              <w:rPr>
                <w:rFonts w:ascii="Arial" w:eastAsia="Arial" w:hAnsi="Arial" w:cs="Arial"/>
                <w:sz w:val="24"/>
                <w:szCs w:val="24"/>
              </w:rPr>
              <w:t>as</w:t>
            </w:r>
            <w:r>
              <w:rPr>
                <w:rFonts w:ascii="Arial" w:eastAsia="Arial" w:hAnsi="Arial" w:cs="Arial"/>
                <w:sz w:val="24"/>
                <w:szCs w:val="24"/>
              </w:rPr>
              <w:t>i P</w:t>
            </w:r>
            <w:r w:rsidRPr="00124CB6">
              <w:rPr>
                <w:rFonts w:ascii="Arial" w:eastAsia="Arial" w:hAnsi="Arial" w:cs="Arial"/>
                <w:sz w:val="24"/>
                <w:szCs w:val="24"/>
              </w:rPr>
              <w:t>enjamina</w:t>
            </w:r>
            <w:r>
              <w:rPr>
                <w:rFonts w:ascii="Arial" w:eastAsia="Arial" w:hAnsi="Arial" w:cs="Arial"/>
                <w:sz w:val="24"/>
                <w:szCs w:val="24"/>
              </w:rPr>
              <w:t>n M</w:t>
            </w:r>
            <w:r w:rsidRPr="00124CB6">
              <w:rPr>
                <w:rFonts w:ascii="Arial" w:eastAsia="Arial" w:hAnsi="Arial" w:cs="Arial"/>
                <w:sz w:val="24"/>
                <w:szCs w:val="24"/>
              </w:rPr>
              <w:t>ut</w:t>
            </w:r>
            <w:r>
              <w:rPr>
                <w:rFonts w:ascii="Arial" w:eastAsia="Arial" w:hAnsi="Arial" w:cs="Arial"/>
                <w:sz w:val="24"/>
                <w:szCs w:val="24"/>
              </w:rPr>
              <w:t xml:space="preserve">u </w:t>
            </w:r>
            <w:r w:rsidRPr="00124CB6">
              <w:rPr>
                <w:rFonts w:ascii="Arial" w:eastAsia="Arial" w:hAnsi="Arial" w:cs="Arial"/>
                <w:sz w:val="24"/>
                <w:szCs w:val="24"/>
              </w:rPr>
              <w:t>Uni</w:t>
            </w:r>
            <w:r>
              <w:rPr>
                <w:rFonts w:ascii="Arial" w:eastAsia="Arial" w:hAnsi="Arial" w:cs="Arial"/>
                <w:sz w:val="24"/>
                <w:szCs w:val="24"/>
              </w:rPr>
              <w:t>v</w:t>
            </w:r>
            <w:r w:rsidRPr="00124CB6">
              <w:rPr>
                <w:rFonts w:ascii="Arial" w:eastAsia="Arial" w:hAnsi="Arial" w:cs="Arial"/>
                <w:sz w:val="24"/>
                <w:szCs w:val="24"/>
              </w:rPr>
              <w:t>e</w:t>
            </w:r>
            <w:r>
              <w:rPr>
                <w:rFonts w:ascii="Arial" w:eastAsia="Arial" w:hAnsi="Arial" w:cs="Arial"/>
                <w:sz w:val="24"/>
                <w:szCs w:val="24"/>
              </w:rPr>
              <w:t>r</w:t>
            </w:r>
            <w:r w:rsidRPr="00124CB6">
              <w:rPr>
                <w:rFonts w:ascii="Arial" w:eastAsia="Arial" w:hAnsi="Arial" w:cs="Arial"/>
                <w:sz w:val="24"/>
                <w:szCs w:val="24"/>
              </w:rPr>
              <w:t>sita</w:t>
            </w:r>
            <w:r>
              <w:rPr>
                <w:rFonts w:ascii="Arial" w:eastAsia="Arial" w:hAnsi="Arial" w:cs="Arial"/>
                <w:sz w:val="24"/>
                <w:szCs w:val="24"/>
              </w:rPr>
              <w:t>s</w:t>
            </w:r>
            <w:r w:rsidRPr="00124CB6">
              <w:rPr>
                <w:rFonts w:ascii="Arial" w:eastAsia="Arial" w:hAnsi="Arial" w:cs="Arial"/>
                <w:sz w:val="24"/>
                <w:szCs w:val="24"/>
              </w:rPr>
              <w:t xml:space="preserve"> </w:t>
            </w:r>
            <w:r>
              <w:rPr>
                <w:rFonts w:ascii="Arial" w:eastAsia="Arial" w:hAnsi="Arial" w:cs="Arial"/>
                <w:sz w:val="24"/>
                <w:szCs w:val="24"/>
              </w:rPr>
              <w:t xml:space="preserve">Ma </w:t>
            </w:r>
            <w:r w:rsidRPr="00124CB6">
              <w:rPr>
                <w:rFonts w:ascii="Arial" w:eastAsia="Arial" w:hAnsi="Arial" w:cs="Arial"/>
                <w:sz w:val="24"/>
                <w:szCs w:val="24"/>
              </w:rPr>
              <w:t>Chun</w:t>
            </w:r>
            <w:r>
              <w:rPr>
                <w:rFonts w:ascii="Arial" w:eastAsia="Arial" w:hAnsi="Arial" w:cs="Arial"/>
                <w:sz w:val="24"/>
                <w:szCs w:val="24"/>
              </w:rPr>
              <w:t>g</w:t>
            </w:r>
          </w:p>
        </w:tc>
        <w:tc>
          <w:tcPr>
            <w:tcW w:w="2521" w:type="dxa"/>
            <w:tcBorders>
              <w:top w:val="single" w:sz="5" w:space="0" w:color="000000"/>
              <w:left w:val="single" w:sz="5" w:space="0" w:color="000000"/>
              <w:right w:val="single" w:sz="5" w:space="0" w:color="000000"/>
            </w:tcBorders>
          </w:tcPr>
          <w:p w:rsidR="00124CB6" w:rsidRPr="00124CB6" w:rsidRDefault="0058451C" w:rsidP="00124CB6">
            <w:pPr>
              <w:spacing w:line="260" w:lineRule="exact"/>
              <w:ind w:left="99"/>
              <w:rPr>
                <w:rFonts w:ascii="Arial" w:eastAsia="Arial" w:hAnsi="Arial" w:cs="Arial"/>
                <w:color w:val="0462C1"/>
                <w:spacing w:val="1"/>
                <w:sz w:val="24"/>
                <w:szCs w:val="24"/>
                <w:u w:val="thick" w:color="0462C1"/>
              </w:rPr>
            </w:pPr>
            <w:hyperlink r:id="rId17">
              <w:r w:rsidR="00124CB6" w:rsidRPr="00124CB6">
                <w:rPr>
                  <w:rStyle w:val="Hyperlink"/>
                  <w:rFonts w:ascii="Arial" w:eastAsia="Arial" w:hAnsi="Arial" w:cs="Arial"/>
                  <w:spacing w:val="1"/>
                  <w:sz w:val="24"/>
                  <w:szCs w:val="24"/>
                  <w:u w:color="0462C1"/>
                </w:rPr>
                <w:t>0001/MACHUNG/SK-</w:t>
              </w:r>
            </w:hyperlink>
          </w:p>
          <w:p w:rsidR="00124CB6" w:rsidRPr="00124CB6" w:rsidRDefault="0058451C" w:rsidP="00124CB6">
            <w:pPr>
              <w:spacing w:line="260" w:lineRule="exact"/>
              <w:ind w:left="99"/>
              <w:rPr>
                <w:rFonts w:ascii="Arial" w:eastAsia="Arial" w:hAnsi="Arial" w:cs="Arial"/>
                <w:color w:val="0462C1"/>
                <w:spacing w:val="1"/>
                <w:sz w:val="24"/>
                <w:szCs w:val="24"/>
                <w:u w:val="thick" w:color="0462C1"/>
              </w:rPr>
            </w:pPr>
            <w:hyperlink r:id="rId18">
              <w:r w:rsidR="00124CB6" w:rsidRPr="00124CB6">
                <w:rPr>
                  <w:rStyle w:val="Hyperlink"/>
                  <w:rFonts w:ascii="Arial" w:eastAsia="Arial" w:hAnsi="Arial" w:cs="Arial"/>
                  <w:spacing w:val="1"/>
                  <w:sz w:val="24"/>
                  <w:szCs w:val="24"/>
                  <w:u w:color="0462C1"/>
                </w:rPr>
                <w:t>REK/I/2020</w:t>
              </w:r>
            </w:hyperlink>
          </w:p>
        </w:tc>
        <w:tc>
          <w:tcPr>
            <w:tcW w:w="3777" w:type="dxa"/>
            <w:tcBorders>
              <w:top w:val="single" w:sz="5" w:space="0" w:color="000000"/>
              <w:left w:val="single" w:sz="5" w:space="0" w:color="000000"/>
              <w:right w:val="single" w:sz="5" w:space="0" w:color="000000"/>
            </w:tcBorders>
          </w:tcPr>
          <w:p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Unit Pelaksana Penjaminan Mu</w:t>
            </w:r>
            <w:r>
              <w:rPr>
                <w:rFonts w:ascii="Arial" w:eastAsia="Arial" w:hAnsi="Arial" w:cs="Arial"/>
                <w:spacing w:val="-1"/>
                <w:sz w:val="24"/>
                <w:szCs w:val="24"/>
              </w:rPr>
              <w:t>t</w:t>
            </w:r>
            <w:r w:rsidRPr="00124CB6">
              <w:rPr>
                <w:rFonts w:ascii="Arial" w:eastAsia="Arial" w:hAnsi="Arial" w:cs="Arial"/>
                <w:spacing w:val="-1"/>
                <w:sz w:val="24"/>
                <w:szCs w:val="24"/>
              </w:rPr>
              <w:t>u</w:t>
            </w:r>
          </w:p>
          <w:p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di Universi</w:t>
            </w:r>
            <w:r>
              <w:rPr>
                <w:rFonts w:ascii="Arial" w:eastAsia="Arial" w:hAnsi="Arial" w:cs="Arial"/>
                <w:spacing w:val="-1"/>
                <w:sz w:val="24"/>
                <w:szCs w:val="24"/>
              </w:rPr>
              <w:t>t</w:t>
            </w:r>
            <w:r w:rsidRPr="00124CB6">
              <w:rPr>
                <w:rFonts w:ascii="Arial" w:eastAsia="Arial" w:hAnsi="Arial" w:cs="Arial"/>
                <w:spacing w:val="-1"/>
                <w:sz w:val="24"/>
                <w:szCs w:val="24"/>
              </w:rPr>
              <w:t>as</w:t>
            </w:r>
            <w:r>
              <w:rPr>
                <w:rFonts w:ascii="Arial" w:eastAsia="Arial" w:hAnsi="Arial" w:cs="Arial"/>
                <w:spacing w:val="-1"/>
                <w:sz w:val="24"/>
                <w:szCs w:val="24"/>
              </w:rPr>
              <w:t xml:space="preserve"> </w:t>
            </w:r>
            <w:r w:rsidRPr="00124CB6">
              <w:rPr>
                <w:rFonts w:ascii="Arial" w:eastAsia="Arial" w:hAnsi="Arial" w:cs="Arial"/>
                <w:spacing w:val="-1"/>
                <w:sz w:val="24"/>
                <w:szCs w:val="24"/>
              </w:rPr>
              <w:t>adalah Lembaga</w:t>
            </w:r>
          </w:p>
          <w:p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Penjaminan Mu</w:t>
            </w:r>
            <w:r>
              <w:rPr>
                <w:rFonts w:ascii="Arial" w:eastAsia="Arial" w:hAnsi="Arial" w:cs="Arial"/>
                <w:spacing w:val="-1"/>
                <w:sz w:val="24"/>
                <w:szCs w:val="24"/>
              </w:rPr>
              <w:t>t</w:t>
            </w:r>
            <w:r w:rsidRPr="00124CB6">
              <w:rPr>
                <w:rFonts w:ascii="Arial" w:eastAsia="Arial" w:hAnsi="Arial" w:cs="Arial"/>
                <w:spacing w:val="-1"/>
                <w:sz w:val="24"/>
                <w:szCs w:val="24"/>
              </w:rPr>
              <w:t>u (LPM).</w:t>
            </w:r>
          </w:p>
          <w:p w:rsidR="00124CB6" w:rsidRPr="00124CB6" w:rsidRDefault="00124CB6" w:rsidP="00124CB6">
            <w:pPr>
              <w:spacing w:line="260" w:lineRule="exact"/>
              <w:ind w:left="104"/>
              <w:rPr>
                <w:rFonts w:ascii="Arial" w:eastAsia="Arial" w:hAnsi="Arial" w:cs="Arial"/>
                <w:spacing w:val="-1"/>
                <w:sz w:val="24"/>
                <w:szCs w:val="24"/>
              </w:rPr>
            </w:pPr>
          </w:p>
          <w:p w:rsidR="00124CB6" w:rsidRPr="00124CB6" w:rsidRDefault="00124CB6" w:rsidP="00124CB6">
            <w:pPr>
              <w:spacing w:line="260" w:lineRule="exact"/>
              <w:ind w:left="104"/>
              <w:rPr>
                <w:rFonts w:ascii="Arial" w:eastAsia="Arial" w:hAnsi="Arial" w:cs="Arial"/>
                <w:spacing w:val="-1"/>
                <w:sz w:val="24"/>
                <w:szCs w:val="24"/>
              </w:rPr>
            </w:pPr>
          </w:p>
          <w:p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Sebagai in</w:t>
            </w:r>
            <w:r>
              <w:rPr>
                <w:rFonts w:ascii="Arial" w:eastAsia="Arial" w:hAnsi="Arial" w:cs="Arial"/>
                <w:spacing w:val="-1"/>
                <w:sz w:val="24"/>
                <w:szCs w:val="24"/>
              </w:rPr>
              <w:t>f</w:t>
            </w:r>
            <w:r w:rsidRPr="00124CB6">
              <w:rPr>
                <w:rFonts w:ascii="Arial" w:eastAsia="Arial" w:hAnsi="Arial" w:cs="Arial"/>
                <w:spacing w:val="-1"/>
                <w:sz w:val="24"/>
                <w:szCs w:val="24"/>
              </w:rPr>
              <w:t>ormasi, sejak</w:t>
            </w:r>
            <w:r>
              <w:rPr>
                <w:rFonts w:ascii="Arial" w:eastAsia="Arial" w:hAnsi="Arial" w:cs="Arial"/>
                <w:spacing w:val="-1"/>
                <w:sz w:val="24"/>
                <w:szCs w:val="24"/>
              </w:rPr>
              <w:t xml:space="preserve"> </w:t>
            </w:r>
            <w:r w:rsidRPr="00124CB6">
              <w:rPr>
                <w:rFonts w:ascii="Arial" w:eastAsia="Arial" w:hAnsi="Arial" w:cs="Arial"/>
                <w:spacing w:val="-1"/>
                <w:sz w:val="24"/>
                <w:szCs w:val="24"/>
              </w:rPr>
              <w:t>masa bak</w:t>
            </w:r>
            <w:r>
              <w:rPr>
                <w:rFonts w:ascii="Arial" w:eastAsia="Arial" w:hAnsi="Arial" w:cs="Arial"/>
                <w:spacing w:val="-1"/>
                <w:sz w:val="24"/>
                <w:szCs w:val="24"/>
              </w:rPr>
              <w:t>t</w:t>
            </w:r>
            <w:r w:rsidRPr="00124CB6">
              <w:rPr>
                <w:rFonts w:ascii="Arial" w:eastAsia="Arial" w:hAnsi="Arial" w:cs="Arial"/>
                <w:spacing w:val="-1"/>
                <w:sz w:val="24"/>
                <w:szCs w:val="24"/>
              </w:rPr>
              <w:t>i Rek</w:t>
            </w:r>
            <w:r>
              <w:rPr>
                <w:rFonts w:ascii="Arial" w:eastAsia="Arial" w:hAnsi="Arial" w:cs="Arial"/>
                <w:spacing w:val="-1"/>
                <w:sz w:val="24"/>
                <w:szCs w:val="24"/>
              </w:rPr>
              <w:t>t</w:t>
            </w:r>
            <w:r w:rsidRPr="00124CB6">
              <w:rPr>
                <w:rFonts w:ascii="Arial" w:eastAsia="Arial" w:hAnsi="Arial" w:cs="Arial"/>
                <w:spacing w:val="-1"/>
                <w:sz w:val="24"/>
                <w:szCs w:val="24"/>
              </w:rPr>
              <w:t>or periode 2023-2027, nama Lembaga Penjaminan Mu</w:t>
            </w:r>
            <w:r>
              <w:rPr>
                <w:rFonts w:ascii="Arial" w:eastAsia="Arial" w:hAnsi="Arial" w:cs="Arial"/>
                <w:spacing w:val="-1"/>
                <w:sz w:val="24"/>
                <w:szCs w:val="24"/>
              </w:rPr>
              <w:t>t</w:t>
            </w:r>
            <w:r w:rsidRPr="00124CB6">
              <w:rPr>
                <w:rFonts w:ascii="Arial" w:eastAsia="Arial" w:hAnsi="Arial" w:cs="Arial"/>
                <w:spacing w:val="-1"/>
                <w:sz w:val="24"/>
                <w:szCs w:val="24"/>
              </w:rPr>
              <w:t>u (LPM)</w:t>
            </w:r>
            <w:r>
              <w:rPr>
                <w:rFonts w:ascii="Arial" w:eastAsia="Arial" w:hAnsi="Arial" w:cs="Arial"/>
                <w:spacing w:val="-1"/>
                <w:sz w:val="24"/>
                <w:szCs w:val="24"/>
              </w:rPr>
              <w:t xml:space="preserve"> </w:t>
            </w:r>
            <w:r w:rsidRPr="00124CB6">
              <w:rPr>
                <w:rFonts w:ascii="Arial" w:eastAsia="Arial" w:hAnsi="Arial" w:cs="Arial"/>
                <w:spacing w:val="-1"/>
                <w:sz w:val="24"/>
                <w:szCs w:val="24"/>
              </w:rPr>
              <w:t>berubah menjadi Lembaga Penjaminan Mu</w:t>
            </w:r>
            <w:r>
              <w:rPr>
                <w:rFonts w:ascii="Arial" w:eastAsia="Arial" w:hAnsi="Arial" w:cs="Arial"/>
                <w:spacing w:val="-1"/>
                <w:sz w:val="24"/>
                <w:szCs w:val="24"/>
              </w:rPr>
              <w:t>t</w:t>
            </w:r>
            <w:r w:rsidRPr="00124CB6">
              <w:rPr>
                <w:rFonts w:ascii="Arial" w:eastAsia="Arial" w:hAnsi="Arial" w:cs="Arial"/>
                <w:spacing w:val="-1"/>
                <w:sz w:val="24"/>
                <w:szCs w:val="24"/>
              </w:rPr>
              <w:t>u dan Pengawas</w:t>
            </w:r>
            <w:r>
              <w:rPr>
                <w:rFonts w:ascii="Arial" w:eastAsia="Arial" w:hAnsi="Arial" w:cs="Arial"/>
                <w:spacing w:val="-1"/>
                <w:sz w:val="24"/>
                <w:szCs w:val="24"/>
              </w:rPr>
              <w:t xml:space="preserve"> I</w:t>
            </w:r>
            <w:r w:rsidRPr="00124CB6">
              <w:rPr>
                <w:rFonts w:ascii="Arial" w:eastAsia="Arial" w:hAnsi="Arial" w:cs="Arial"/>
                <w:spacing w:val="-1"/>
                <w:sz w:val="24"/>
                <w:szCs w:val="24"/>
              </w:rPr>
              <w:t>n</w:t>
            </w:r>
            <w:r>
              <w:rPr>
                <w:rFonts w:ascii="Arial" w:eastAsia="Arial" w:hAnsi="Arial" w:cs="Arial"/>
                <w:spacing w:val="-1"/>
                <w:sz w:val="24"/>
                <w:szCs w:val="24"/>
              </w:rPr>
              <w:t>t</w:t>
            </w:r>
            <w:r w:rsidRPr="00124CB6">
              <w:rPr>
                <w:rFonts w:ascii="Arial" w:eastAsia="Arial" w:hAnsi="Arial" w:cs="Arial"/>
                <w:spacing w:val="-1"/>
                <w:sz w:val="24"/>
                <w:szCs w:val="24"/>
              </w:rPr>
              <w:t>ernal (LPMP</w:t>
            </w:r>
            <w:r>
              <w:rPr>
                <w:rFonts w:ascii="Arial" w:eastAsia="Arial" w:hAnsi="Arial" w:cs="Arial"/>
                <w:spacing w:val="-1"/>
                <w:sz w:val="24"/>
                <w:szCs w:val="24"/>
              </w:rPr>
              <w:t>I</w:t>
            </w:r>
            <w:r w:rsidRPr="00124CB6">
              <w:rPr>
                <w:rFonts w:ascii="Arial" w:eastAsia="Arial" w:hAnsi="Arial" w:cs="Arial"/>
                <w:spacing w:val="-1"/>
                <w:sz w:val="24"/>
                <w:szCs w:val="24"/>
              </w:rPr>
              <w:t>). Dengan demikian, demi konsis</w:t>
            </w:r>
            <w:r>
              <w:rPr>
                <w:rFonts w:ascii="Arial" w:eastAsia="Arial" w:hAnsi="Arial" w:cs="Arial"/>
                <w:spacing w:val="-1"/>
                <w:sz w:val="24"/>
                <w:szCs w:val="24"/>
              </w:rPr>
              <w:t>t</w:t>
            </w:r>
            <w:r w:rsidRPr="00124CB6">
              <w:rPr>
                <w:rFonts w:ascii="Arial" w:eastAsia="Arial" w:hAnsi="Arial" w:cs="Arial"/>
                <w:spacing w:val="-1"/>
                <w:sz w:val="24"/>
                <w:szCs w:val="24"/>
              </w:rPr>
              <w:t>ensi penyebu</w:t>
            </w:r>
            <w:r>
              <w:rPr>
                <w:rFonts w:ascii="Arial" w:eastAsia="Arial" w:hAnsi="Arial" w:cs="Arial"/>
                <w:spacing w:val="-1"/>
                <w:sz w:val="24"/>
                <w:szCs w:val="24"/>
              </w:rPr>
              <w:t>t</w:t>
            </w:r>
            <w:r w:rsidRPr="00124CB6">
              <w:rPr>
                <w:rFonts w:ascii="Arial" w:eastAsia="Arial" w:hAnsi="Arial" w:cs="Arial"/>
                <w:spacing w:val="-1"/>
                <w:sz w:val="24"/>
                <w:szCs w:val="24"/>
              </w:rPr>
              <w:t>an lembaga, selanju</w:t>
            </w:r>
            <w:r>
              <w:rPr>
                <w:rFonts w:ascii="Arial" w:eastAsia="Arial" w:hAnsi="Arial" w:cs="Arial"/>
                <w:spacing w:val="-1"/>
                <w:sz w:val="24"/>
                <w:szCs w:val="24"/>
              </w:rPr>
              <w:t>t</w:t>
            </w:r>
            <w:r w:rsidRPr="00124CB6">
              <w:rPr>
                <w:rFonts w:ascii="Arial" w:eastAsia="Arial" w:hAnsi="Arial" w:cs="Arial"/>
                <w:spacing w:val="-1"/>
                <w:sz w:val="24"/>
                <w:szCs w:val="24"/>
              </w:rPr>
              <w:t>nya LPM</w:t>
            </w:r>
            <w:r>
              <w:rPr>
                <w:rFonts w:ascii="Arial" w:eastAsia="Arial" w:hAnsi="Arial" w:cs="Arial"/>
                <w:spacing w:val="-1"/>
                <w:sz w:val="24"/>
                <w:szCs w:val="24"/>
              </w:rPr>
              <w:t xml:space="preserve"> </w:t>
            </w:r>
            <w:r w:rsidRPr="00124CB6">
              <w:rPr>
                <w:rFonts w:ascii="Arial" w:eastAsia="Arial" w:hAnsi="Arial" w:cs="Arial"/>
                <w:spacing w:val="-1"/>
                <w:sz w:val="24"/>
                <w:szCs w:val="24"/>
              </w:rPr>
              <w:t>akan disebut dengan singka</w:t>
            </w:r>
            <w:r>
              <w:rPr>
                <w:rFonts w:ascii="Arial" w:eastAsia="Arial" w:hAnsi="Arial" w:cs="Arial"/>
                <w:spacing w:val="-1"/>
                <w:sz w:val="24"/>
                <w:szCs w:val="24"/>
              </w:rPr>
              <w:t>t</w:t>
            </w:r>
            <w:r w:rsidRPr="00124CB6">
              <w:rPr>
                <w:rFonts w:ascii="Arial" w:eastAsia="Arial" w:hAnsi="Arial" w:cs="Arial"/>
                <w:spacing w:val="-1"/>
                <w:sz w:val="24"/>
                <w:szCs w:val="24"/>
              </w:rPr>
              <w:t>an LPMP</w:t>
            </w:r>
            <w:r>
              <w:rPr>
                <w:rFonts w:ascii="Arial" w:eastAsia="Arial" w:hAnsi="Arial" w:cs="Arial"/>
                <w:spacing w:val="-1"/>
                <w:sz w:val="24"/>
                <w:szCs w:val="24"/>
              </w:rPr>
              <w:t>I</w:t>
            </w:r>
            <w:r w:rsidRPr="00124CB6">
              <w:rPr>
                <w:rFonts w:ascii="Arial" w:eastAsia="Arial" w:hAnsi="Arial" w:cs="Arial"/>
                <w:spacing w:val="-1"/>
                <w:sz w:val="24"/>
                <w:szCs w:val="24"/>
              </w:rPr>
              <w:t>.</w:t>
            </w:r>
          </w:p>
          <w:p w:rsidR="00124CB6" w:rsidRPr="00124CB6" w:rsidRDefault="00124CB6" w:rsidP="00124CB6">
            <w:pPr>
              <w:spacing w:line="260" w:lineRule="exact"/>
              <w:ind w:left="104"/>
              <w:rPr>
                <w:rFonts w:ascii="Arial" w:eastAsia="Arial" w:hAnsi="Arial" w:cs="Arial"/>
                <w:spacing w:val="-1"/>
                <w:sz w:val="24"/>
                <w:szCs w:val="24"/>
              </w:rPr>
            </w:pPr>
          </w:p>
          <w:p w:rsidR="00124CB6" w:rsidRPr="00124CB6" w:rsidRDefault="00124CB6" w:rsidP="00124CB6">
            <w:pPr>
              <w:spacing w:line="260" w:lineRule="exact"/>
              <w:ind w:left="104"/>
              <w:rPr>
                <w:rFonts w:ascii="Arial" w:eastAsia="Arial" w:hAnsi="Arial" w:cs="Arial"/>
                <w:spacing w:val="-1"/>
                <w:sz w:val="24"/>
                <w:szCs w:val="24"/>
              </w:rPr>
            </w:pPr>
          </w:p>
          <w:p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Lembaga Penjaminan Mu</w:t>
            </w:r>
            <w:r>
              <w:rPr>
                <w:rFonts w:ascii="Arial" w:eastAsia="Arial" w:hAnsi="Arial" w:cs="Arial"/>
                <w:spacing w:val="-1"/>
                <w:sz w:val="24"/>
                <w:szCs w:val="24"/>
              </w:rPr>
              <w:t>t</w:t>
            </w:r>
            <w:r w:rsidRPr="00124CB6">
              <w:rPr>
                <w:rFonts w:ascii="Arial" w:eastAsia="Arial" w:hAnsi="Arial" w:cs="Arial"/>
                <w:spacing w:val="-1"/>
                <w:sz w:val="24"/>
                <w:szCs w:val="24"/>
              </w:rPr>
              <w:t>u adalah unsur</w:t>
            </w:r>
            <w:r>
              <w:rPr>
                <w:rFonts w:ascii="Arial" w:eastAsia="Arial" w:hAnsi="Arial" w:cs="Arial"/>
                <w:spacing w:val="-1"/>
                <w:sz w:val="24"/>
                <w:szCs w:val="24"/>
              </w:rPr>
              <w:t xml:space="preserve"> </w:t>
            </w:r>
            <w:r w:rsidRPr="00124CB6">
              <w:rPr>
                <w:rFonts w:ascii="Arial" w:eastAsia="Arial" w:hAnsi="Arial" w:cs="Arial"/>
                <w:spacing w:val="-1"/>
                <w:sz w:val="24"/>
                <w:szCs w:val="24"/>
              </w:rPr>
              <w:t>pelaksana yang ber</w:t>
            </w:r>
            <w:r>
              <w:rPr>
                <w:rFonts w:ascii="Arial" w:eastAsia="Arial" w:hAnsi="Arial" w:cs="Arial"/>
                <w:spacing w:val="-1"/>
                <w:sz w:val="24"/>
                <w:szCs w:val="24"/>
              </w:rPr>
              <w:t>t</w:t>
            </w:r>
            <w:r w:rsidRPr="00124CB6">
              <w:rPr>
                <w:rFonts w:ascii="Arial" w:eastAsia="Arial" w:hAnsi="Arial" w:cs="Arial"/>
                <w:spacing w:val="-1"/>
                <w:sz w:val="24"/>
                <w:szCs w:val="24"/>
              </w:rPr>
              <w:t>anggung jawab dalam menyusun, memelihara dan</w:t>
            </w:r>
          </w:p>
          <w:p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mengembangkan sis</w:t>
            </w:r>
            <w:r>
              <w:rPr>
                <w:rFonts w:ascii="Arial" w:eastAsia="Arial" w:hAnsi="Arial" w:cs="Arial"/>
                <w:spacing w:val="-1"/>
                <w:sz w:val="24"/>
                <w:szCs w:val="24"/>
              </w:rPr>
              <w:t>t</w:t>
            </w:r>
            <w:r w:rsidRPr="00124CB6">
              <w:rPr>
                <w:rFonts w:ascii="Arial" w:eastAsia="Arial" w:hAnsi="Arial" w:cs="Arial"/>
                <w:spacing w:val="-1"/>
                <w:sz w:val="24"/>
                <w:szCs w:val="24"/>
              </w:rPr>
              <w:t>em</w:t>
            </w:r>
          </w:p>
          <w:p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penjaminan mu</w:t>
            </w:r>
            <w:r>
              <w:rPr>
                <w:rFonts w:ascii="Arial" w:eastAsia="Arial" w:hAnsi="Arial" w:cs="Arial"/>
                <w:spacing w:val="-1"/>
                <w:sz w:val="24"/>
                <w:szCs w:val="24"/>
              </w:rPr>
              <w:t>t</w:t>
            </w:r>
            <w:r w:rsidRPr="00124CB6">
              <w:rPr>
                <w:rFonts w:ascii="Arial" w:eastAsia="Arial" w:hAnsi="Arial" w:cs="Arial"/>
                <w:spacing w:val="-1"/>
                <w:sz w:val="24"/>
                <w:szCs w:val="24"/>
              </w:rPr>
              <w:t>u bidang akademik</w:t>
            </w:r>
            <w:r>
              <w:rPr>
                <w:rFonts w:ascii="Arial" w:eastAsia="Arial" w:hAnsi="Arial" w:cs="Arial"/>
                <w:spacing w:val="-1"/>
                <w:sz w:val="24"/>
                <w:szCs w:val="24"/>
              </w:rPr>
              <w:t xml:space="preserve"> </w:t>
            </w:r>
            <w:r w:rsidRPr="00124CB6">
              <w:rPr>
                <w:rFonts w:ascii="Arial" w:eastAsia="Arial" w:hAnsi="Arial" w:cs="Arial"/>
                <w:spacing w:val="-1"/>
                <w:sz w:val="24"/>
                <w:szCs w:val="24"/>
              </w:rPr>
              <w:t>dan non akademik, pengawasan in</w:t>
            </w:r>
            <w:r>
              <w:rPr>
                <w:rFonts w:ascii="Arial" w:eastAsia="Arial" w:hAnsi="Arial" w:cs="Arial"/>
                <w:spacing w:val="-1"/>
                <w:sz w:val="24"/>
                <w:szCs w:val="24"/>
              </w:rPr>
              <w:t>t</w:t>
            </w:r>
            <w:r w:rsidRPr="00124CB6">
              <w:rPr>
                <w:rFonts w:ascii="Arial" w:eastAsia="Arial" w:hAnsi="Arial" w:cs="Arial"/>
                <w:spacing w:val="-1"/>
                <w:sz w:val="24"/>
                <w:szCs w:val="24"/>
              </w:rPr>
              <w:t>ernal ser</w:t>
            </w:r>
            <w:r>
              <w:rPr>
                <w:rFonts w:ascii="Arial" w:eastAsia="Arial" w:hAnsi="Arial" w:cs="Arial"/>
                <w:spacing w:val="-1"/>
                <w:sz w:val="24"/>
                <w:szCs w:val="24"/>
              </w:rPr>
              <w:t>t</w:t>
            </w:r>
            <w:r w:rsidRPr="00124CB6">
              <w:rPr>
                <w:rFonts w:ascii="Arial" w:eastAsia="Arial" w:hAnsi="Arial" w:cs="Arial"/>
                <w:spacing w:val="-1"/>
                <w:sz w:val="24"/>
                <w:szCs w:val="24"/>
              </w:rPr>
              <w:t>a pengelolaan proses akredi</w:t>
            </w:r>
            <w:r>
              <w:rPr>
                <w:rFonts w:ascii="Arial" w:eastAsia="Arial" w:hAnsi="Arial" w:cs="Arial"/>
                <w:spacing w:val="-1"/>
                <w:sz w:val="24"/>
                <w:szCs w:val="24"/>
              </w:rPr>
              <w:t>t</w:t>
            </w:r>
            <w:r w:rsidRPr="00124CB6">
              <w:rPr>
                <w:rFonts w:ascii="Arial" w:eastAsia="Arial" w:hAnsi="Arial" w:cs="Arial"/>
                <w:spacing w:val="-1"/>
                <w:sz w:val="24"/>
                <w:szCs w:val="24"/>
              </w:rPr>
              <w:t>asi dan re-akredi</w:t>
            </w:r>
            <w:r>
              <w:rPr>
                <w:rFonts w:ascii="Arial" w:eastAsia="Arial" w:hAnsi="Arial" w:cs="Arial"/>
                <w:spacing w:val="-1"/>
                <w:sz w:val="24"/>
                <w:szCs w:val="24"/>
              </w:rPr>
              <w:t>t</w:t>
            </w:r>
            <w:r w:rsidRPr="00124CB6">
              <w:rPr>
                <w:rFonts w:ascii="Arial" w:eastAsia="Arial" w:hAnsi="Arial" w:cs="Arial"/>
                <w:spacing w:val="-1"/>
                <w:sz w:val="24"/>
                <w:szCs w:val="24"/>
              </w:rPr>
              <w:t>asi ins</w:t>
            </w:r>
            <w:r>
              <w:rPr>
                <w:rFonts w:ascii="Arial" w:eastAsia="Arial" w:hAnsi="Arial" w:cs="Arial"/>
                <w:spacing w:val="-1"/>
                <w:sz w:val="24"/>
                <w:szCs w:val="24"/>
              </w:rPr>
              <w:t>t</w:t>
            </w:r>
            <w:r w:rsidRPr="00124CB6">
              <w:rPr>
                <w:rFonts w:ascii="Arial" w:eastAsia="Arial" w:hAnsi="Arial" w:cs="Arial"/>
                <w:spacing w:val="-1"/>
                <w:sz w:val="24"/>
                <w:szCs w:val="24"/>
              </w:rPr>
              <w:t>i</w:t>
            </w:r>
            <w:r>
              <w:rPr>
                <w:rFonts w:ascii="Arial" w:eastAsia="Arial" w:hAnsi="Arial" w:cs="Arial"/>
                <w:spacing w:val="-1"/>
                <w:sz w:val="24"/>
                <w:szCs w:val="24"/>
              </w:rPr>
              <w:t>t</w:t>
            </w:r>
            <w:r w:rsidRPr="00124CB6">
              <w:rPr>
                <w:rFonts w:ascii="Arial" w:eastAsia="Arial" w:hAnsi="Arial" w:cs="Arial"/>
                <w:spacing w:val="-1"/>
                <w:sz w:val="24"/>
                <w:szCs w:val="24"/>
              </w:rPr>
              <w:t>usi dan program</w:t>
            </w:r>
            <w:r>
              <w:rPr>
                <w:rFonts w:ascii="Arial" w:eastAsia="Arial" w:hAnsi="Arial" w:cs="Arial"/>
                <w:spacing w:val="-1"/>
                <w:sz w:val="24"/>
                <w:szCs w:val="24"/>
              </w:rPr>
              <w:t xml:space="preserve"> </w:t>
            </w:r>
            <w:r w:rsidRPr="00124CB6">
              <w:rPr>
                <w:rFonts w:ascii="Arial" w:eastAsia="Arial" w:hAnsi="Arial" w:cs="Arial"/>
                <w:spacing w:val="-1"/>
                <w:sz w:val="24"/>
                <w:szCs w:val="24"/>
              </w:rPr>
              <w:t>s</w:t>
            </w:r>
            <w:r>
              <w:rPr>
                <w:rFonts w:ascii="Arial" w:eastAsia="Arial" w:hAnsi="Arial" w:cs="Arial"/>
                <w:spacing w:val="-1"/>
                <w:sz w:val="24"/>
                <w:szCs w:val="24"/>
              </w:rPr>
              <w:t>t</w:t>
            </w:r>
            <w:r w:rsidRPr="00124CB6">
              <w:rPr>
                <w:rFonts w:ascii="Arial" w:eastAsia="Arial" w:hAnsi="Arial" w:cs="Arial"/>
                <w:spacing w:val="-1"/>
                <w:sz w:val="24"/>
                <w:szCs w:val="24"/>
              </w:rPr>
              <w:t>udi di Universi</w:t>
            </w:r>
            <w:r>
              <w:rPr>
                <w:rFonts w:ascii="Arial" w:eastAsia="Arial" w:hAnsi="Arial" w:cs="Arial"/>
                <w:spacing w:val="-1"/>
                <w:sz w:val="24"/>
                <w:szCs w:val="24"/>
              </w:rPr>
              <w:t>t</w:t>
            </w:r>
            <w:r w:rsidRPr="00124CB6">
              <w:rPr>
                <w:rFonts w:ascii="Arial" w:eastAsia="Arial" w:hAnsi="Arial" w:cs="Arial"/>
                <w:spacing w:val="-1"/>
                <w:sz w:val="24"/>
                <w:szCs w:val="24"/>
              </w:rPr>
              <w:t>as un</w:t>
            </w:r>
            <w:r>
              <w:rPr>
                <w:rFonts w:ascii="Arial" w:eastAsia="Arial" w:hAnsi="Arial" w:cs="Arial"/>
                <w:spacing w:val="-1"/>
                <w:sz w:val="24"/>
                <w:szCs w:val="24"/>
              </w:rPr>
              <w:t>t</w:t>
            </w:r>
            <w:r w:rsidRPr="00124CB6">
              <w:rPr>
                <w:rFonts w:ascii="Arial" w:eastAsia="Arial" w:hAnsi="Arial" w:cs="Arial"/>
                <w:spacing w:val="-1"/>
                <w:sz w:val="24"/>
                <w:szCs w:val="24"/>
              </w:rPr>
              <w:t>uk</w:t>
            </w:r>
            <w:r>
              <w:rPr>
                <w:rFonts w:ascii="Arial" w:eastAsia="Arial" w:hAnsi="Arial" w:cs="Arial"/>
                <w:spacing w:val="-1"/>
                <w:sz w:val="24"/>
                <w:szCs w:val="24"/>
              </w:rPr>
              <w:t xml:space="preserve"> </w:t>
            </w:r>
            <w:r w:rsidRPr="00124CB6">
              <w:rPr>
                <w:rFonts w:ascii="Arial" w:eastAsia="Arial" w:hAnsi="Arial" w:cs="Arial"/>
                <w:spacing w:val="-1"/>
                <w:sz w:val="24"/>
                <w:szCs w:val="24"/>
              </w:rPr>
              <w:t xml:space="preserve">menjamin </w:t>
            </w:r>
            <w:r>
              <w:rPr>
                <w:rFonts w:ascii="Arial" w:eastAsia="Arial" w:hAnsi="Arial" w:cs="Arial"/>
                <w:spacing w:val="-1"/>
                <w:sz w:val="24"/>
                <w:szCs w:val="24"/>
              </w:rPr>
              <w:t>t</w:t>
            </w:r>
            <w:r w:rsidRPr="00124CB6">
              <w:rPr>
                <w:rFonts w:ascii="Arial" w:eastAsia="Arial" w:hAnsi="Arial" w:cs="Arial"/>
                <w:spacing w:val="-1"/>
                <w:sz w:val="24"/>
                <w:szCs w:val="24"/>
              </w:rPr>
              <w:t>ercip</w:t>
            </w:r>
            <w:r>
              <w:rPr>
                <w:rFonts w:ascii="Arial" w:eastAsia="Arial" w:hAnsi="Arial" w:cs="Arial"/>
                <w:spacing w:val="-1"/>
                <w:sz w:val="24"/>
                <w:szCs w:val="24"/>
              </w:rPr>
              <w:t>t</w:t>
            </w:r>
            <w:r w:rsidRPr="00124CB6">
              <w:rPr>
                <w:rFonts w:ascii="Arial" w:eastAsia="Arial" w:hAnsi="Arial" w:cs="Arial"/>
                <w:spacing w:val="-1"/>
                <w:sz w:val="24"/>
                <w:szCs w:val="24"/>
              </w:rPr>
              <w:t>anya budaya penjaminan mu</w:t>
            </w:r>
            <w:r>
              <w:rPr>
                <w:rFonts w:ascii="Arial" w:eastAsia="Arial" w:hAnsi="Arial" w:cs="Arial"/>
                <w:spacing w:val="-1"/>
                <w:sz w:val="24"/>
                <w:szCs w:val="24"/>
              </w:rPr>
              <w:t>t</w:t>
            </w:r>
            <w:r w:rsidRPr="00124CB6">
              <w:rPr>
                <w:rFonts w:ascii="Arial" w:eastAsia="Arial" w:hAnsi="Arial" w:cs="Arial"/>
                <w:spacing w:val="-1"/>
                <w:sz w:val="24"/>
                <w:szCs w:val="24"/>
              </w:rPr>
              <w:t>u yang</w:t>
            </w:r>
          </w:p>
          <w:p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 xml:space="preserve">mendukung </w:t>
            </w:r>
            <w:r>
              <w:rPr>
                <w:rFonts w:ascii="Arial" w:eastAsia="Arial" w:hAnsi="Arial" w:cs="Arial"/>
                <w:spacing w:val="-1"/>
                <w:sz w:val="24"/>
                <w:szCs w:val="24"/>
              </w:rPr>
              <w:t>t</w:t>
            </w:r>
            <w:r w:rsidRPr="00124CB6">
              <w:rPr>
                <w:rFonts w:ascii="Arial" w:eastAsia="Arial" w:hAnsi="Arial" w:cs="Arial"/>
                <w:spacing w:val="-1"/>
                <w:sz w:val="24"/>
                <w:szCs w:val="24"/>
              </w:rPr>
              <w:t>ercapainya visi, misi</w:t>
            </w:r>
          </w:p>
          <w:p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dan sasaran Universi</w:t>
            </w:r>
            <w:r>
              <w:rPr>
                <w:rFonts w:ascii="Arial" w:eastAsia="Arial" w:hAnsi="Arial" w:cs="Arial"/>
                <w:spacing w:val="-1"/>
                <w:sz w:val="24"/>
                <w:szCs w:val="24"/>
              </w:rPr>
              <w:t>t</w:t>
            </w:r>
            <w:r w:rsidRPr="00124CB6">
              <w:rPr>
                <w:rFonts w:ascii="Arial" w:eastAsia="Arial" w:hAnsi="Arial" w:cs="Arial"/>
                <w:spacing w:val="-1"/>
                <w:sz w:val="24"/>
                <w:szCs w:val="24"/>
              </w:rPr>
              <w:t>as</w:t>
            </w:r>
            <w:r>
              <w:rPr>
                <w:rFonts w:ascii="Arial" w:eastAsia="Arial" w:hAnsi="Arial" w:cs="Arial"/>
                <w:spacing w:val="-1"/>
                <w:sz w:val="24"/>
                <w:szCs w:val="24"/>
              </w:rPr>
              <w:t xml:space="preserve"> </w:t>
            </w:r>
            <w:r w:rsidRPr="00124CB6">
              <w:rPr>
                <w:rFonts w:ascii="Arial" w:eastAsia="Arial" w:hAnsi="Arial" w:cs="Arial"/>
                <w:spacing w:val="-1"/>
                <w:sz w:val="24"/>
                <w:szCs w:val="24"/>
              </w:rPr>
              <w:t>secara e</w:t>
            </w:r>
            <w:r>
              <w:rPr>
                <w:rFonts w:ascii="Arial" w:eastAsia="Arial" w:hAnsi="Arial" w:cs="Arial"/>
                <w:spacing w:val="-1"/>
                <w:sz w:val="24"/>
                <w:szCs w:val="24"/>
              </w:rPr>
              <w:t>f</w:t>
            </w:r>
            <w:r w:rsidRPr="00124CB6">
              <w:rPr>
                <w:rFonts w:ascii="Arial" w:eastAsia="Arial" w:hAnsi="Arial" w:cs="Arial"/>
                <w:spacing w:val="-1"/>
                <w:sz w:val="24"/>
                <w:szCs w:val="24"/>
              </w:rPr>
              <w:t>ek</w:t>
            </w:r>
            <w:r>
              <w:rPr>
                <w:rFonts w:ascii="Arial" w:eastAsia="Arial" w:hAnsi="Arial" w:cs="Arial"/>
                <w:spacing w:val="-1"/>
                <w:sz w:val="24"/>
                <w:szCs w:val="24"/>
              </w:rPr>
              <w:t>t</w:t>
            </w:r>
            <w:r w:rsidRPr="00124CB6">
              <w:rPr>
                <w:rFonts w:ascii="Arial" w:eastAsia="Arial" w:hAnsi="Arial" w:cs="Arial"/>
                <w:spacing w:val="-1"/>
                <w:sz w:val="24"/>
                <w:szCs w:val="24"/>
              </w:rPr>
              <w:t>if dan e</w:t>
            </w:r>
            <w:r>
              <w:rPr>
                <w:rFonts w:ascii="Arial" w:eastAsia="Arial" w:hAnsi="Arial" w:cs="Arial"/>
                <w:spacing w:val="-1"/>
                <w:sz w:val="24"/>
                <w:szCs w:val="24"/>
              </w:rPr>
              <w:t>f</w:t>
            </w:r>
            <w:r w:rsidRPr="00124CB6">
              <w:rPr>
                <w:rFonts w:ascii="Arial" w:eastAsia="Arial" w:hAnsi="Arial" w:cs="Arial"/>
                <w:spacing w:val="-1"/>
                <w:sz w:val="24"/>
                <w:szCs w:val="24"/>
              </w:rPr>
              <w:t>isien.</w:t>
            </w:r>
          </w:p>
        </w:tc>
      </w:tr>
      <w:tr w:rsidR="00124CB6" w:rsidTr="00124CB6">
        <w:trPr>
          <w:trHeight w:hRule="exact" w:val="2023"/>
        </w:trPr>
        <w:tc>
          <w:tcPr>
            <w:tcW w:w="560" w:type="dxa"/>
            <w:tcBorders>
              <w:top w:val="single" w:sz="5" w:space="0" w:color="000000"/>
              <w:left w:val="single" w:sz="5" w:space="0" w:color="000000"/>
              <w:bottom w:val="single" w:sz="5" w:space="0" w:color="000000"/>
              <w:right w:val="single" w:sz="5" w:space="0" w:color="000000"/>
            </w:tcBorders>
          </w:tcPr>
          <w:p w:rsidR="00124CB6" w:rsidRPr="00124CB6" w:rsidRDefault="00124CB6" w:rsidP="00124CB6">
            <w:pPr>
              <w:spacing w:line="260" w:lineRule="exact"/>
              <w:ind w:left="104"/>
              <w:rPr>
                <w:rFonts w:ascii="Arial" w:eastAsia="Arial" w:hAnsi="Arial" w:cs="Arial"/>
                <w:sz w:val="24"/>
                <w:szCs w:val="24"/>
              </w:rPr>
            </w:pPr>
          </w:p>
        </w:tc>
        <w:tc>
          <w:tcPr>
            <w:tcW w:w="2496" w:type="dxa"/>
            <w:tcBorders>
              <w:top w:val="single" w:sz="5" w:space="0" w:color="000000"/>
              <w:left w:val="single" w:sz="5" w:space="0" w:color="000000"/>
              <w:bottom w:val="single" w:sz="5" w:space="0" w:color="000000"/>
              <w:right w:val="single" w:sz="5" w:space="0" w:color="000000"/>
            </w:tcBorders>
          </w:tcPr>
          <w:p w:rsidR="00124CB6" w:rsidRDefault="00124CB6" w:rsidP="00124CB6">
            <w:pPr>
              <w:spacing w:line="260" w:lineRule="exact"/>
              <w:ind w:left="99"/>
              <w:rPr>
                <w:rFonts w:ascii="Arial" w:eastAsia="Arial" w:hAnsi="Arial" w:cs="Arial"/>
                <w:sz w:val="24"/>
                <w:szCs w:val="24"/>
              </w:rPr>
            </w:pPr>
            <w:r>
              <w:rPr>
                <w:rFonts w:ascii="Arial" w:eastAsia="Arial" w:hAnsi="Arial" w:cs="Arial"/>
                <w:sz w:val="24"/>
                <w:szCs w:val="24"/>
              </w:rPr>
              <w:t>S</w:t>
            </w:r>
            <w:r w:rsidRPr="00124CB6">
              <w:rPr>
                <w:rFonts w:ascii="Arial" w:eastAsia="Arial" w:hAnsi="Arial" w:cs="Arial"/>
                <w:sz w:val="24"/>
                <w:szCs w:val="24"/>
              </w:rPr>
              <w:t>u</w:t>
            </w:r>
            <w:r>
              <w:rPr>
                <w:rFonts w:ascii="Arial" w:eastAsia="Arial" w:hAnsi="Arial" w:cs="Arial"/>
                <w:sz w:val="24"/>
                <w:szCs w:val="24"/>
              </w:rPr>
              <w:t>r</w:t>
            </w:r>
            <w:r w:rsidRPr="00124CB6">
              <w:rPr>
                <w:rFonts w:ascii="Arial" w:eastAsia="Arial" w:hAnsi="Arial" w:cs="Arial"/>
                <w:sz w:val="24"/>
                <w:szCs w:val="24"/>
              </w:rPr>
              <w:t>a</w:t>
            </w:r>
            <w:r>
              <w:rPr>
                <w:rFonts w:ascii="Arial" w:eastAsia="Arial" w:hAnsi="Arial" w:cs="Arial"/>
                <w:sz w:val="24"/>
                <w:szCs w:val="24"/>
              </w:rPr>
              <w:t>t</w:t>
            </w:r>
            <w:r w:rsidRPr="00124CB6">
              <w:rPr>
                <w:rFonts w:ascii="Arial" w:eastAsia="Arial" w:hAnsi="Arial" w:cs="Arial"/>
                <w:sz w:val="24"/>
                <w:szCs w:val="24"/>
              </w:rPr>
              <w:t xml:space="preserve"> </w:t>
            </w:r>
            <w:r>
              <w:rPr>
                <w:rFonts w:ascii="Arial" w:eastAsia="Arial" w:hAnsi="Arial" w:cs="Arial"/>
                <w:sz w:val="24"/>
                <w:szCs w:val="24"/>
              </w:rPr>
              <w:t>K</w:t>
            </w:r>
            <w:r w:rsidRPr="00124CB6">
              <w:rPr>
                <w:rFonts w:ascii="Arial" w:eastAsia="Arial" w:hAnsi="Arial" w:cs="Arial"/>
                <w:sz w:val="24"/>
                <w:szCs w:val="24"/>
              </w:rPr>
              <w:t>eputu</w:t>
            </w:r>
            <w:r>
              <w:rPr>
                <w:rFonts w:ascii="Arial" w:eastAsia="Arial" w:hAnsi="Arial" w:cs="Arial"/>
                <w:sz w:val="24"/>
                <w:szCs w:val="24"/>
              </w:rPr>
              <w:t>s</w:t>
            </w:r>
            <w:r w:rsidRPr="00124CB6">
              <w:rPr>
                <w:rFonts w:ascii="Arial" w:eastAsia="Arial" w:hAnsi="Arial" w:cs="Arial"/>
                <w:sz w:val="24"/>
                <w:szCs w:val="24"/>
              </w:rPr>
              <w:t>a</w:t>
            </w:r>
            <w:r>
              <w:rPr>
                <w:rFonts w:ascii="Arial" w:eastAsia="Arial" w:hAnsi="Arial" w:cs="Arial"/>
                <w:sz w:val="24"/>
                <w:szCs w:val="24"/>
              </w:rPr>
              <w:t>n</w:t>
            </w:r>
          </w:p>
          <w:p w:rsidR="00124CB6" w:rsidRDefault="00124CB6" w:rsidP="00124CB6">
            <w:pPr>
              <w:spacing w:line="260" w:lineRule="exact"/>
              <w:ind w:left="99"/>
              <w:rPr>
                <w:rFonts w:ascii="Arial" w:eastAsia="Arial" w:hAnsi="Arial" w:cs="Arial"/>
                <w:sz w:val="24"/>
                <w:szCs w:val="24"/>
              </w:rPr>
            </w:pPr>
            <w:r w:rsidRPr="00124CB6">
              <w:rPr>
                <w:rFonts w:ascii="Arial" w:eastAsia="Arial" w:hAnsi="Arial" w:cs="Arial"/>
                <w:sz w:val="24"/>
                <w:szCs w:val="24"/>
              </w:rPr>
              <w:t>Re</w:t>
            </w:r>
            <w:r>
              <w:rPr>
                <w:rFonts w:ascii="Arial" w:eastAsia="Arial" w:hAnsi="Arial" w:cs="Arial"/>
                <w:sz w:val="24"/>
                <w:szCs w:val="24"/>
              </w:rPr>
              <w:t>k</w:t>
            </w:r>
            <w:r w:rsidRPr="00124CB6">
              <w:rPr>
                <w:rFonts w:ascii="Arial" w:eastAsia="Arial" w:hAnsi="Arial" w:cs="Arial"/>
                <w:sz w:val="24"/>
                <w:szCs w:val="24"/>
              </w:rPr>
              <w:t>to</w:t>
            </w:r>
            <w:r>
              <w:rPr>
                <w:rFonts w:ascii="Arial" w:eastAsia="Arial" w:hAnsi="Arial" w:cs="Arial"/>
                <w:sz w:val="24"/>
                <w:szCs w:val="24"/>
              </w:rPr>
              <w:t>r</w:t>
            </w:r>
            <w:r w:rsidRPr="00124CB6">
              <w:rPr>
                <w:rFonts w:ascii="Arial" w:eastAsia="Arial" w:hAnsi="Arial" w:cs="Arial"/>
                <w:sz w:val="24"/>
                <w:szCs w:val="24"/>
              </w:rPr>
              <w:t xml:space="preserve"> tentan</w:t>
            </w:r>
            <w:r>
              <w:rPr>
                <w:rFonts w:ascii="Arial" w:eastAsia="Arial" w:hAnsi="Arial" w:cs="Arial"/>
                <w:sz w:val="24"/>
                <w:szCs w:val="24"/>
              </w:rPr>
              <w:t>g K</w:t>
            </w:r>
            <w:r w:rsidRPr="00124CB6">
              <w:rPr>
                <w:rFonts w:ascii="Arial" w:eastAsia="Arial" w:hAnsi="Arial" w:cs="Arial"/>
                <w:sz w:val="24"/>
                <w:szCs w:val="24"/>
              </w:rPr>
              <w:t>oo</w:t>
            </w:r>
            <w:r>
              <w:rPr>
                <w:rFonts w:ascii="Arial" w:eastAsia="Arial" w:hAnsi="Arial" w:cs="Arial"/>
                <w:sz w:val="24"/>
                <w:szCs w:val="24"/>
              </w:rPr>
              <w:t>r</w:t>
            </w:r>
            <w:r w:rsidRPr="00124CB6">
              <w:rPr>
                <w:rFonts w:ascii="Arial" w:eastAsia="Arial" w:hAnsi="Arial" w:cs="Arial"/>
                <w:sz w:val="24"/>
                <w:szCs w:val="24"/>
              </w:rPr>
              <w:t>dinato</w:t>
            </w:r>
            <w:r>
              <w:rPr>
                <w:rFonts w:ascii="Arial" w:eastAsia="Arial" w:hAnsi="Arial" w:cs="Arial"/>
                <w:sz w:val="24"/>
                <w:szCs w:val="24"/>
              </w:rPr>
              <w:t>r P</w:t>
            </w:r>
            <w:r w:rsidRPr="00124CB6">
              <w:rPr>
                <w:rFonts w:ascii="Arial" w:eastAsia="Arial" w:hAnsi="Arial" w:cs="Arial"/>
                <w:sz w:val="24"/>
                <w:szCs w:val="24"/>
              </w:rPr>
              <w:t>enjamina</w:t>
            </w:r>
            <w:r>
              <w:rPr>
                <w:rFonts w:ascii="Arial" w:eastAsia="Arial" w:hAnsi="Arial" w:cs="Arial"/>
                <w:sz w:val="24"/>
                <w:szCs w:val="24"/>
              </w:rPr>
              <w:t>n M</w:t>
            </w:r>
            <w:r w:rsidRPr="00124CB6">
              <w:rPr>
                <w:rFonts w:ascii="Arial" w:eastAsia="Arial" w:hAnsi="Arial" w:cs="Arial"/>
                <w:sz w:val="24"/>
                <w:szCs w:val="24"/>
              </w:rPr>
              <w:t>ut</w:t>
            </w:r>
            <w:r>
              <w:rPr>
                <w:rFonts w:ascii="Arial" w:eastAsia="Arial" w:hAnsi="Arial" w:cs="Arial"/>
                <w:sz w:val="24"/>
                <w:szCs w:val="24"/>
              </w:rPr>
              <w:t xml:space="preserve">u </w:t>
            </w:r>
            <w:r w:rsidRPr="00124CB6">
              <w:rPr>
                <w:rFonts w:ascii="Arial" w:eastAsia="Arial" w:hAnsi="Arial" w:cs="Arial"/>
                <w:sz w:val="24"/>
                <w:szCs w:val="24"/>
              </w:rPr>
              <w:t>Fa</w:t>
            </w:r>
            <w:r>
              <w:rPr>
                <w:rFonts w:ascii="Arial" w:eastAsia="Arial" w:hAnsi="Arial" w:cs="Arial"/>
                <w:sz w:val="24"/>
                <w:szCs w:val="24"/>
              </w:rPr>
              <w:t>k</w:t>
            </w:r>
            <w:r w:rsidRPr="00124CB6">
              <w:rPr>
                <w:rFonts w:ascii="Arial" w:eastAsia="Arial" w:hAnsi="Arial" w:cs="Arial"/>
                <w:sz w:val="24"/>
                <w:szCs w:val="24"/>
              </w:rPr>
              <w:t>ulta</w:t>
            </w:r>
            <w:r>
              <w:rPr>
                <w:rFonts w:ascii="Arial" w:eastAsia="Arial" w:hAnsi="Arial" w:cs="Arial"/>
                <w:sz w:val="24"/>
                <w:szCs w:val="24"/>
              </w:rPr>
              <w:t>s</w:t>
            </w:r>
          </w:p>
        </w:tc>
        <w:tc>
          <w:tcPr>
            <w:tcW w:w="2521" w:type="dxa"/>
            <w:tcBorders>
              <w:top w:val="single" w:sz="5" w:space="0" w:color="000000"/>
              <w:left w:val="single" w:sz="5" w:space="0" w:color="000000"/>
              <w:bottom w:val="single" w:sz="5" w:space="0" w:color="000000"/>
              <w:right w:val="single" w:sz="5" w:space="0" w:color="000000"/>
            </w:tcBorders>
          </w:tcPr>
          <w:p w:rsidR="00124CB6" w:rsidRPr="00124CB6" w:rsidRDefault="0058451C" w:rsidP="00124CB6">
            <w:pPr>
              <w:spacing w:line="260" w:lineRule="exact"/>
              <w:ind w:left="99"/>
              <w:rPr>
                <w:rFonts w:ascii="Arial" w:eastAsia="Arial" w:hAnsi="Arial" w:cs="Arial"/>
                <w:color w:val="0462C1"/>
                <w:spacing w:val="1"/>
                <w:sz w:val="24"/>
                <w:szCs w:val="24"/>
                <w:u w:val="thick" w:color="0462C1"/>
              </w:rPr>
            </w:pPr>
            <w:hyperlink r:id="rId19">
              <w:r w:rsidR="00124CB6" w:rsidRPr="00124CB6">
                <w:rPr>
                  <w:rStyle w:val="Hyperlink"/>
                  <w:rFonts w:ascii="Arial" w:eastAsia="Arial" w:hAnsi="Arial" w:cs="Arial"/>
                  <w:spacing w:val="1"/>
                  <w:sz w:val="24"/>
                  <w:szCs w:val="24"/>
                  <w:u w:color="0462C1"/>
                </w:rPr>
                <w:t>0052/MACHUNG/SK-</w:t>
              </w:r>
            </w:hyperlink>
          </w:p>
          <w:p w:rsidR="00124CB6" w:rsidRPr="00124CB6" w:rsidRDefault="0058451C" w:rsidP="00124CB6">
            <w:pPr>
              <w:spacing w:line="260" w:lineRule="exact"/>
              <w:ind w:left="99"/>
              <w:rPr>
                <w:rFonts w:ascii="Arial" w:eastAsia="Arial" w:hAnsi="Arial" w:cs="Arial"/>
                <w:color w:val="0462C1"/>
                <w:spacing w:val="1"/>
                <w:sz w:val="24"/>
                <w:szCs w:val="24"/>
                <w:u w:val="thick" w:color="0462C1"/>
              </w:rPr>
            </w:pPr>
            <w:hyperlink r:id="rId20">
              <w:r w:rsidR="00124CB6" w:rsidRPr="00124CB6">
                <w:rPr>
                  <w:rStyle w:val="Hyperlink"/>
                  <w:rFonts w:ascii="Arial" w:eastAsia="Arial" w:hAnsi="Arial" w:cs="Arial"/>
                  <w:spacing w:val="1"/>
                  <w:sz w:val="24"/>
                  <w:szCs w:val="24"/>
                  <w:u w:color="0462C1"/>
                </w:rPr>
                <w:t>REK/X/2023</w:t>
              </w:r>
            </w:hyperlink>
          </w:p>
        </w:tc>
        <w:tc>
          <w:tcPr>
            <w:tcW w:w="3777" w:type="dxa"/>
            <w:tcBorders>
              <w:top w:val="single" w:sz="5" w:space="0" w:color="000000"/>
              <w:left w:val="single" w:sz="5" w:space="0" w:color="000000"/>
              <w:bottom w:val="single" w:sz="5" w:space="0" w:color="000000"/>
              <w:right w:val="single" w:sz="5" w:space="0" w:color="000000"/>
            </w:tcBorders>
          </w:tcPr>
          <w:p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 xml:space="preserve">Pada </w:t>
            </w:r>
            <w:r>
              <w:rPr>
                <w:rFonts w:ascii="Arial" w:eastAsia="Arial" w:hAnsi="Arial" w:cs="Arial"/>
                <w:spacing w:val="-1"/>
                <w:sz w:val="24"/>
                <w:szCs w:val="24"/>
              </w:rPr>
              <w:t>t</w:t>
            </w:r>
            <w:r w:rsidRPr="00124CB6">
              <w:rPr>
                <w:rFonts w:ascii="Arial" w:eastAsia="Arial" w:hAnsi="Arial" w:cs="Arial"/>
                <w:spacing w:val="-1"/>
                <w:sz w:val="24"/>
                <w:szCs w:val="24"/>
              </w:rPr>
              <w:t xml:space="preserve">ingkat </w:t>
            </w:r>
            <w:r>
              <w:rPr>
                <w:rFonts w:ascii="Arial" w:eastAsia="Arial" w:hAnsi="Arial" w:cs="Arial"/>
                <w:spacing w:val="-1"/>
                <w:sz w:val="24"/>
                <w:szCs w:val="24"/>
              </w:rPr>
              <w:t>f</w:t>
            </w:r>
            <w:r w:rsidRPr="00124CB6">
              <w:rPr>
                <w:rFonts w:ascii="Arial" w:eastAsia="Arial" w:hAnsi="Arial" w:cs="Arial"/>
                <w:spacing w:val="-1"/>
                <w:sz w:val="24"/>
                <w:szCs w:val="24"/>
              </w:rPr>
              <w:t>akul</w:t>
            </w:r>
            <w:r>
              <w:rPr>
                <w:rFonts w:ascii="Arial" w:eastAsia="Arial" w:hAnsi="Arial" w:cs="Arial"/>
                <w:spacing w:val="-1"/>
                <w:sz w:val="24"/>
                <w:szCs w:val="24"/>
              </w:rPr>
              <w:t>t</w:t>
            </w:r>
            <w:r w:rsidRPr="00124CB6">
              <w:rPr>
                <w:rFonts w:ascii="Arial" w:eastAsia="Arial" w:hAnsi="Arial" w:cs="Arial"/>
                <w:spacing w:val="-1"/>
                <w:sz w:val="24"/>
                <w:szCs w:val="24"/>
              </w:rPr>
              <w:t>as</w:t>
            </w:r>
            <w:r>
              <w:rPr>
                <w:rFonts w:ascii="Arial" w:eastAsia="Arial" w:hAnsi="Arial" w:cs="Arial"/>
                <w:spacing w:val="-1"/>
                <w:sz w:val="24"/>
                <w:szCs w:val="24"/>
              </w:rPr>
              <w:t xml:space="preserve"> </w:t>
            </w:r>
            <w:r w:rsidRPr="00124CB6">
              <w:rPr>
                <w:rFonts w:ascii="Arial" w:eastAsia="Arial" w:hAnsi="Arial" w:cs="Arial"/>
                <w:spacing w:val="-1"/>
                <w:sz w:val="24"/>
                <w:szCs w:val="24"/>
              </w:rPr>
              <w:t>sis</w:t>
            </w:r>
            <w:r>
              <w:rPr>
                <w:rFonts w:ascii="Arial" w:eastAsia="Arial" w:hAnsi="Arial" w:cs="Arial"/>
                <w:spacing w:val="-1"/>
                <w:sz w:val="24"/>
                <w:szCs w:val="24"/>
              </w:rPr>
              <w:t>t</w:t>
            </w:r>
            <w:r w:rsidRPr="00124CB6">
              <w:rPr>
                <w:rFonts w:ascii="Arial" w:eastAsia="Arial" w:hAnsi="Arial" w:cs="Arial"/>
                <w:spacing w:val="-1"/>
                <w:sz w:val="24"/>
                <w:szCs w:val="24"/>
              </w:rPr>
              <w:t>em</w:t>
            </w:r>
          </w:p>
          <w:p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penjaminan mu</w:t>
            </w:r>
            <w:r>
              <w:rPr>
                <w:rFonts w:ascii="Arial" w:eastAsia="Arial" w:hAnsi="Arial" w:cs="Arial"/>
                <w:spacing w:val="-1"/>
                <w:sz w:val="24"/>
                <w:szCs w:val="24"/>
              </w:rPr>
              <w:t>t</w:t>
            </w:r>
            <w:r w:rsidRPr="00124CB6">
              <w:rPr>
                <w:rFonts w:ascii="Arial" w:eastAsia="Arial" w:hAnsi="Arial" w:cs="Arial"/>
                <w:spacing w:val="-1"/>
                <w:sz w:val="24"/>
                <w:szCs w:val="24"/>
              </w:rPr>
              <w:t>u (SPM) dilakukan oleh Penjaminan Mu</w:t>
            </w:r>
            <w:r>
              <w:rPr>
                <w:rFonts w:ascii="Arial" w:eastAsia="Arial" w:hAnsi="Arial" w:cs="Arial"/>
                <w:spacing w:val="-1"/>
                <w:sz w:val="24"/>
                <w:szCs w:val="24"/>
              </w:rPr>
              <w:t>t</w:t>
            </w:r>
            <w:r w:rsidRPr="00124CB6">
              <w:rPr>
                <w:rFonts w:ascii="Arial" w:eastAsia="Arial" w:hAnsi="Arial" w:cs="Arial"/>
                <w:spacing w:val="-1"/>
                <w:sz w:val="24"/>
                <w:szCs w:val="24"/>
              </w:rPr>
              <w:t xml:space="preserve">u </w:t>
            </w:r>
            <w:r>
              <w:rPr>
                <w:rFonts w:ascii="Arial" w:eastAsia="Arial" w:hAnsi="Arial" w:cs="Arial"/>
                <w:spacing w:val="-1"/>
                <w:sz w:val="24"/>
                <w:szCs w:val="24"/>
              </w:rPr>
              <w:t>F</w:t>
            </w:r>
            <w:r w:rsidRPr="00124CB6">
              <w:rPr>
                <w:rFonts w:ascii="Arial" w:eastAsia="Arial" w:hAnsi="Arial" w:cs="Arial"/>
                <w:spacing w:val="-1"/>
                <w:sz w:val="24"/>
                <w:szCs w:val="24"/>
              </w:rPr>
              <w:t>akul</w:t>
            </w:r>
            <w:r>
              <w:rPr>
                <w:rFonts w:ascii="Arial" w:eastAsia="Arial" w:hAnsi="Arial" w:cs="Arial"/>
                <w:spacing w:val="-1"/>
                <w:sz w:val="24"/>
                <w:szCs w:val="24"/>
              </w:rPr>
              <w:t>t</w:t>
            </w:r>
            <w:r w:rsidRPr="00124CB6">
              <w:rPr>
                <w:rFonts w:ascii="Arial" w:eastAsia="Arial" w:hAnsi="Arial" w:cs="Arial"/>
                <w:spacing w:val="-1"/>
                <w:sz w:val="24"/>
                <w:szCs w:val="24"/>
              </w:rPr>
              <w:t>as. Koordina</w:t>
            </w:r>
            <w:r>
              <w:rPr>
                <w:rFonts w:ascii="Arial" w:eastAsia="Arial" w:hAnsi="Arial" w:cs="Arial"/>
                <w:spacing w:val="-1"/>
                <w:sz w:val="24"/>
                <w:szCs w:val="24"/>
              </w:rPr>
              <w:t>t</w:t>
            </w:r>
            <w:r w:rsidRPr="00124CB6">
              <w:rPr>
                <w:rFonts w:ascii="Arial" w:eastAsia="Arial" w:hAnsi="Arial" w:cs="Arial"/>
                <w:spacing w:val="-1"/>
                <w:sz w:val="24"/>
                <w:szCs w:val="24"/>
              </w:rPr>
              <w:t>or Penjaminan Mu</w:t>
            </w:r>
            <w:r>
              <w:rPr>
                <w:rFonts w:ascii="Arial" w:eastAsia="Arial" w:hAnsi="Arial" w:cs="Arial"/>
                <w:spacing w:val="-1"/>
                <w:sz w:val="24"/>
                <w:szCs w:val="24"/>
              </w:rPr>
              <w:t>t</w:t>
            </w:r>
            <w:r w:rsidRPr="00124CB6">
              <w:rPr>
                <w:rFonts w:ascii="Arial" w:eastAsia="Arial" w:hAnsi="Arial" w:cs="Arial"/>
                <w:spacing w:val="-1"/>
                <w:sz w:val="24"/>
                <w:szCs w:val="24"/>
              </w:rPr>
              <w:t xml:space="preserve">u </w:t>
            </w:r>
            <w:r>
              <w:rPr>
                <w:rFonts w:ascii="Arial" w:eastAsia="Arial" w:hAnsi="Arial" w:cs="Arial"/>
                <w:spacing w:val="-1"/>
                <w:sz w:val="24"/>
                <w:szCs w:val="24"/>
              </w:rPr>
              <w:t>F</w:t>
            </w:r>
            <w:r w:rsidRPr="00124CB6">
              <w:rPr>
                <w:rFonts w:ascii="Arial" w:eastAsia="Arial" w:hAnsi="Arial" w:cs="Arial"/>
                <w:spacing w:val="-1"/>
                <w:sz w:val="24"/>
                <w:szCs w:val="24"/>
              </w:rPr>
              <w:t>akul</w:t>
            </w:r>
            <w:r>
              <w:rPr>
                <w:rFonts w:ascii="Arial" w:eastAsia="Arial" w:hAnsi="Arial" w:cs="Arial"/>
                <w:spacing w:val="-1"/>
                <w:sz w:val="24"/>
                <w:szCs w:val="24"/>
              </w:rPr>
              <w:t>t</w:t>
            </w:r>
            <w:r w:rsidRPr="00124CB6">
              <w:rPr>
                <w:rFonts w:ascii="Arial" w:eastAsia="Arial" w:hAnsi="Arial" w:cs="Arial"/>
                <w:spacing w:val="-1"/>
                <w:sz w:val="24"/>
                <w:szCs w:val="24"/>
              </w:rPr>
              <w:t>as ber</w:t>
            </w:r>
            <w:r>
              <w:rPr>
                <w:rFonts w:ascii="Arial" w:eastAsia="Arial" w:hAnsi="Arial" w:cs="Arial"/>
                <w:spacing w:val="-1"/>
                <w:sz w:val="24"/>
                <w:szCs w:val="24"/>
              </w:rPr>
              <w:t>t</w:t>
            </w:r>
            <w:r w:rsidRPr="00124CB6">
              <w:rPr>
                <w:rFonts w:ascii="Arial" w:eastAsia="Arial" w:hAnsi="Arial" w:cs="Arial"/>
                <w:spacing w:val="-1"/>
                <w:sz w:val="24"/>
                <w:szCs w:val="24"/>
              </w:rPr>
              <w:t>anggung jawab kepada Ke</w:t>
            </w:r>
            <w:r>
              <w:rPr>
                <w:rFonts w:ascii="Arial" w:eastAsia="Arial" w:hAnsi="Arial" w:cs="Arial"/>
                <w:spacing w:val="-1"/>
                <w:sz w:val="24"/>
                <w:szCs w:val="24"/>
              </w:rPr>
              <w:t>t</w:t>
            </w:r>
            <w:r w:rsidRPr="00124CB6">
              <w:rPr>
                <w:rFonts w:ascii="Arial" w:eastAsia="Arial" w:hAnsi="Arial" w:cs="Arial"/>
                <w:spacing w:val="-1"/>
                <w:sz w:val="24"/>
                <w:szCs w:val="24"/>
              </w:rPr>
              <w:t>ua Lembaga Penjaminan Mu</w:t>
            </w:r>
            <w:r>
              <w:rPr>
                <w:rFonts w:ascii="Arial" w:eastAsia="Arial" w:hAnsi="Arial" w:cs="Arial"/>
                <w:spacing w:val="-1"/>
                <w:sz w:val="24"/>
                <w:szCs w:val="24"/>
              </w:rPr>
              <w:t>t</w:t>
            </w:r>
            <w:r w:rsidRPr="00124CB6">
              <w:rPr>
                <w:rFonts w:ascii="Arial" w:eastAsia="Arial" w:hAnsi="Arial" w:cs="Arial"/>
                <w:spacing w:val="-1"/>
                <w:sz w:val="24"/>
                <w:szCs w:val="24"/>
              </w:rPr>
              <w:t>u.</w:t>
            </w:r>
          </w:p>
        </w:tc>
      </w:tr>
      <w:tr w:rsidR="00124CB6" w:rsidTr="00FA7120">
        <w:trPr>
          <w:trHeight w:hRule="exact" w:val="1263"/>
        </w:trPr>
        <w:tc>
          <w:tcPr>
            <w:tcW w:w="560" w:type="dxa"/>
            <w:tcBorders>
              <w:top w:val="single" w:sz="5" w:space="0" w:color="000000"/>
              <w:left w:val="single" w:sz="5" w:space="0" w:color="000000"/>
              <w:bottom w:val="single" w:sz="5" w:space="0" w:color="000000"/>
              <w:right w:val="single" w:sz="5" w:space="0" w:color="000000"/>
            </w:tcBorders>
          </w:tcPr>
          <w:p w:rsidR="00124CB6" w:rsidRPr="00124CB6" w:rsidRDefault="00124CB6" w:rsidP="00124CB6">
            <w:pPr>
              <w:spacing w:line="260" w:lineRule="exact"/>
              <w:ind w:left="104"/>
              <w:rPr>
                <w:rFonts w:ascii="Arial" w:eastAsia="Arial" w:hAnsi="Arial" w:cs="Arial"/>
                <w:sz w:val="24"/>
                <w:szCs w:val="24"/>
              </w:rPr>
            </w:pPr>
          </w:p>
        </w:tc>
        <w:tc>
          <w:tcPr>
            <w:tcW w:w="2496" w:type="dxa"/>
            <w:tcBorders>
              <w:top w:val="single" w:sz="5" w:space="0" w:color="000000"/>
              <w:left w:val="single" w:sz="5" w:space="0" w:color="000000"/>
              <w:bottom w:val="single" w:sz="5" w:space="0" w:color="000000"/>
              <w:right w:val="single" w:sz="5" w:space="0" w:color="000000"/>
            </w:tcBorders>
          </w:tcPr>
          <w:p w:rsidR="00124CB6" w:rsidRDefault="00124CB6" w:rsidP="00124CB6">
            <w:pPr>
              <w:spacing w:line="260" w:lineRule="exact"/>
              <w:ind w:left="99"/>
              <w:rPr>
                <w:rFonts w:ascii="Arial" w:eastAsia="Arial" w:hAnsi="Arial" w:cs="Arial"/>
                <w:sz w:val="24"/>
                <w:szCs w:val="24"/>
              </w:rPr>
            </w:pPr>
            <w:r>
              <w:rPr>
                <w:rFonts w:ascii="Arial" w:eastAsia="Arial" w:hAnsi="Arial" w:cs="Arial"/>
                <w:sz w:val="24"/>
                <w:szCs w:val="24"/>
              </w:rPr>
              <w:t>Surat Keputusan Rektor tentang Pengangkatan Auditor Internal</w:t>
            </w:r>
          </w:p>
        </w:tc>
        <w:tc>
          <w:tcPr>
            <w:tcW w:w="2521" w:type="dxa"/>
            <w:tcBorders>
              <w:top w:val="single" w:sz="5" w:space="0" w:color="000000"/>
              <w:left w:val="single" w:sz="5" w:space="0" w:color="000000"/>
              <w:bottom w:val="single" w:sz="5" w:space="0" w:color="000000"/>
              <w:right w:val="single" w:sz="5" w:space="0" w:color="000000"/>
            </w:tcBorders>
          </w:tcPr>
          <w:p w:rsidR="004821F1" w:rsidRPr="004821F1" w:rsidRDefault="004821F1" w:rsidP="004821F1">
            <w:pPr>
              <w:spacing w:line="260" w:lineRule="exact"/>
              <w:ind w:left="99"/>
              <w:rPr>
                <w:rFonts w:ascii="Arial" w:eastAsia="Arial" w:hAnsi="Arial" w:cs="Arial"/>
                <w:color w:val="0462C1"/>
                <w:spacing w:val="1"/>
                <w:sz w:val="24"/>
                <w:szCs w:val="24"/>
                <w:u w:val="single"/>
              </w:rPr>
            </w:pPr>
            <w:r w:rsidRPr="004821F1">
              <w:rPr>
                <w:rFonts w:ascii="Arial" w:eastAsia="Arial" w:hAnsi="Arial" w:cs="Arial"/>
                <w:spacing w:val="1"/>
                <w:sz w:val="24"/>
                <w:szCs w:val="24"/>
                <w:u w:val="single"/>
              </w:rPr>
              <w:t>0032/MACHUNG/SK-REK/V/2024</w:t>
            </w:r>
          </w:p>
        </w:tc>
        <w:tc>
          <w:tcPr>
            <w:tcW w:w="3777" w:type="dxa"/>
            <w:tcBorders>
              <w:top w:val="single" w:sz="5" w:space="0" w:color="000000"/>
              <w:left w:val="single" w:sz="5" w:space="0" w:color="000000"/>
              <w:bottom w:val="single" w:sz="5" w:space="0" w:color="000000"/>
              <w:right w:val="single" w:sz="5" w:space="0" w:color="000000"/>
            </w:tcBorders>
          </w:tcPr>
          <w:p w:rsidR="00124CB6" w:rsidRPr="00124CB6" w:rsidRDefault="004821F1" w:rsidP="00124CB6">
            <w:pPr>
              <w:spacing w:line="260" w:lineRule="exact"/>
              <w:ind w:left="104"/>
              <w:rPr>
                <w:rFonts w:ascii="Arial" w:eastAsia="Arial" w:hAnsi="Arial" w:cs="Arial"/>
                <w:spacing w:val="-1"/>
                <w:sz w:val="24"/>
                <w:szCs w:val="24"/>
              </w:rPr>
            </w:pPr>
            <w:r>
              <w:rPr>
                <w:rFonts w:ascii="Arial" w:eastAsia="Arial" w:hAnsi="Arial" w:cs="Arial"/>
                <w:spacing w:val="-1"/>
                <w:sz w:val="24"/>
                <w:szCs w:val="24"/>
              </w:rPr>
              <w:t>Pengangkatan Auditor Internal Universitas Ma Chung</w:t>
            </w:r>
            <w:r w:rsidR="00FA7120">
              <w:rPr>
                <w:rFonts w:ascii="Arial" w:eastAsia="Arial" w:hAnsi="Arial" w:cs="Arial"/>
                <w:spacing w:val="-1"/>
                <w:sz w:val="24"/>
                <w:szCs w:val="24"/>
              </w:rPr>
              <w:t xml:space="preserve"> Tahun 2024</w:t>
            </w:r>
          </w:p>
        </w:tc>
      </w:tr>
    </w:tbl>
    <w:p w:rsidR="00124CB6" w:rsidRDefault="00124CB6" w:rsidP="00193035">
      <w:pPr>
        <w:spacing w:line="270" w:lineRule="auto"/>
        <w:ind w:right="81"/>
        <w:rPr>
          <w:rFonts w:ascii="Arial" w:eastAsia="Arial" w:hAnsi="Arial" w:cs="Arial"/>
          <w:color w:val="000000"/>
          <w:sz w:val="24"/>
          <w:szCs w:val="24"/>
        </w:rPr>
      </w:pPr>
    </w:p>
    <w:p w:rsidR="00A43A97" w:rsidRDefault="00855DAC" w:rsidP="00A43A97">
      <w:pPr>
        <w:spacing w:before="1" w:line="277" w:lineRule="auto"/>
        <w:ind w:right="62"/>
        <w:rPr>
          <w:rFonts w:ascii="Arial" w:eastAsia="Arial" w:hAnsi="Arial" w:cs="Arial"/>
          <w:i/>
          <w:color w:val="5B9BD5" w:themeColor="accent1"/>
          <w:spacing w:val="3"/>
          <w:sz w:val="24"/>
          <w:szCs w:val="24"/>
        </w:rPr>
      </w:pP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rse</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3"/>
          <w:sz w:val="24"/>
          <w:szCs w:val="24"/>
        </w:rPr>
        <w:t>i</w:t>
      </w:r>
      <w:r w:rsidRPr="00DB0FF4">
        <w:rPr>
          <w:rFonts w:ascii="Arial" w:eastAsia="Arial" w:hAnsi="Arial" w:cs="Arial"/>
          <w:i/>
          <w:color w:val="5B9BD5" w:themeColor="accent1"/>
          <w:spacing w:val="1"/>
          <w:sz w:val="24"/>
          <w:szCs w:val="24"/>
        </w:rPr>
        <w:t>aa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56"/>
          <w:sz w:val="24"/>
          <w:szCs w:val="24"/>
        </w:rPr>
        <w:t xml:space="preserve"> </w:t>
      </w:r>
      <w:r w:rsidRPr="00DB0FF4">
        <w:rPr>
          <w:rFonts w:ascii="Arial" w:eastAsia="Arial" w:hAnsi="Arial" w:cs="Arial"/>
          <w:i/>
          <w:color w:val="5B9BD5" w:themeColor="accent1"/>
          <w:spacing w:val="1"/>
          <w:sz w:val="24"/>
          <w:szCs w:val="24"/>
        </w:rPr>
        <w:t>do</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pacing w:val="-1"/>
          <w:sz w:val="24"/>
          <w:szCs w:val="24"/>
        </w:rPr>
        <w:t>me</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58"/>
          <w:sz w:val="24"/>
          <w:szCs w:val="24"/>
        </w:rPr>
        <w:t xml:space="preserve"> </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tu</w:t>
      </w:r>
      <w:r w:rsidRPr="00DB0FF4">
        <w:rPr>
          <w:rFonts w:ascii="Arial" w:eastAsia="Arial" w:hAnsi="Arial" w:cs="Arial"/>
          <w:i/>
          <w:color w:val="5B9BD5" w:themeColor="accent1"/>
          <w:spacing w:val="59"/>
          <w:sz w:val="24"/>
          <w:szCs w:val="24"/>
        </w:rPr>
        <w:t xml:space="preserve"> </w:t>
      </w:r>
      <w:r w:rsidRPr="00DB0FF4">
        <w:rPr>
          <w:rFonts w:ascii="Arial" w:eastAsia="Arial" w:hAnsi="Arial" w:cs="Arial"/>
          <w:i/>
          <w:color w:val="5B9BD5" w:themeColor="accent1"/>
          <w:spacing w:val="-2"/>
          <w:sz w:val="24"/>
          <w:szCs w:val="24"/>
        </w:rPr>
        <w:t>y</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z w:val="24"/>
          <w:szCs w:val="24"/>
        </w:rPr>
        <w:t>g</w:t>
      </w:r>
      <w:r w:rsidRPr="00DB0FF4">
        <w:rPr>
          <w:rFonts w:ascii="Arial" w:eastAsia="Arial" w:hAnsi="Arial" w:cs="Arial"/>
          <w:i/>
          <w:color w:val="5B9BD5" w:themeColor="accent1"/>
          <w:spacing w:val="56"/>
          <w:sz w:val="24"/>
          <w:szCs w:val="24"/>
        </w:rPr>
        <w:t xml:space="preserve"> </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en</w:t>
      </w:r>
      <w:r w:rsidRPr="00DB0FF4">
        <w:rPr>
          <w:rFonts w:ascii="Arial" w:eastAsia="Arial" w:hAnsi="Arial" w:cs="Arial"/>
          <w:i/>
          <w:color w:val="5B9BD5" w:themeColor="accent1"/>
          <w:spacing w:val="-2"/>
          <w:sz w:val="24"/>
          <w:szCs w:val="24"/>
        </w:rPr>
        <w:t>c</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up</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65"/>
          <w:sz w:val="24"/>
          <w:szCs w:val="24"/>
        </w:rPr>
        <w:t xml:space="preserve"> </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eb</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
          <w:sz w:val="24"/>
          <w:szCs w:val="24"/>
        </w:rPr>
        <w:t>j</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60"/>
          <w:sz w:val="24"/>
          <w:szCs w:val="24"/>
        </w:rPr>
        <w:t xml:space="preserve"> </w:t>
      </w:r>
      <w:r w:rsidRPr="00DB0FF4">
        <w:rPr>
          <w:rFonts w:ascii="Arial" w:eastAsia="Arial" w:hAnsi="Arial" w:cs="Arial"/>
          <w:i/>
          <w:color w:val="5B9BD5" w:themeColor="accent1"/>
          <w:sz w:val="24"/>
          <w:szCs w:val="24"/>
        </w:rPr>
        <w:t>SP</w:t>
      </w:r>
      <w:r w:rsidRPr="00DB0FF4">
        <w:rPr>
          <w:rFonts w:ascii="Arial" w:eastAsia="Arial" w:hAnsi="Arial" w:cs="Arial"/>
          <w:i/>
          <w:color w:val="5B9BD5" w:themeColor="accent1"/>
          <w:spacing w:val="-1"/>
          <w:sz w:val="24"/>
          <w:szCs w:val="24"/>
        </w:rPr>
        <w:t>MI</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56"/>
          <w:sz w:val="24"/>
          <w:szCs w:val="24"/>
        </w:rPr>
        <w:t xml:space="preserve"> </w:t>
      </w:r>
      <w:r w:rsidRPr="00DB0FF4">
        <w:rPr>
          <w:rFonts w:ascii="Arial" w:eastAsia="Arial" w:hAnsi="Arial" w:cs="Arial"/>
          <w:i/>
          <w:color w:val="5B9BD5" w:themeColor="accent1"/>
          <w:sz w:val="24"/>
          <w:szCs w:val="24"/>
        </w:rPr>
        <w:t>st</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r </w:t>
      </w:r>
      <w:r w:rsidRPr="00DB0FF4">
        <w:rPr>
          <w:rFonts w:ascii="Arial" w:eastAsia="Arial" w:hAnsi="Arial" w:cs="Arial"/>
          <w:i/>
          <w:color w:val="5B9BD5" w:themeColor="accent1"/>
          <w:spacing w:val="1"/>
          <w:sz w:val="24"/>
          <w:szCs w:val="24"/>
        </w:rPr>
        <w:t>da</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z w:val="24"/>
          <w:szCs w:val="24"/>
        </w:rPr>
        <w:t>m</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1"/>
          <w:sz w:val="24"/>
          <w:szCs w:val="24"/>
        </w:rPr>
        <w:t>S</w:t>
      </w:r>
      <w:r w:rsidRPr="00DB0FF4">
        <w:rPr>
          <w:rFonts w:ascii="Arial" w:eastAsia="Arial" w:hAnsi="Arial" w:cs="Arial"/>
          <w:i/>
          <w:color w:val="5B9BD5" w:themeColor="accent1"/>
          <w:sz w:val="24"/>
          <w:szCs w:val="24"/>
        </w:rPr>
        <w:t>P</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ua</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2"/>
          <w:sz w:val="24"/>
          <w:szCs w:val="24"/>
        </w:rPr>
        <w:t>S</w:t>
      </w:r>
      <w:r w:rsidRPr="00DB0FF4">
        <w:rPr>
          <w:rFonts w:ascii="Arial" w:eastAsia="Arial" w:hAnsi="Arial" w:cs="Arial"/>
          <w:i/>
          <w:color w:val="5B9BD5" w:themeColor="accent1"/>
          <w:sz w:val="24"/>
          <w:szCs w:val="24"/>
        </w:rPr>
        <w:t>P</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
          <w:sz w:val="24"/>
          <w:szCs w:val="24"/>
        </w:rPr>
        <w:t xml:space="preserve"> 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z w:val="24"/>
          <w:szCs w:val="24"/>
        </w:rPr>
        <w:t>f</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mu</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1"/>
          <w:sz w:val="24"/>
          <w:szCs w:val="24"/>
        </w:rPr>
        <w:t>i</w:t>
      </w:r>
      <w:r w:rsidRPr="00DB0FF4">
        <w:rPr>
          <w:rFonts w:ascii="Arial" w:eastAsia="Arial" w:hAnsi="Arial" w:cs="Arial"/>
          <w:i/>
          <w:color w:val="5B9BD5" w:themeColor="accent1"/>
          <w:sz w:val="24"/>
          <w:szCs w:val="24"/>
        </w:rPr>
        <w:t>r S</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3"/>
          <w:sz w:val="24"/>
          <w:szCs w:val="24"/>
        </w:rPr>
        <w:t>M</w:t>
      </w:r>
      <w:r w:rsidRPr="00DB0FF4">
        <w:rPr>
          <w:rFonts w:ascii="Arial" w:eastAsia="Arial" w:hAnsi="Arial" w:cs="Arial"/>
          <w:i/>
          <w:color w:val="5B9BD5" w:themeColor="accent1"/>
          <w:spacing w:val="3"/>
          <w:sz w:val="24"/>
          <w:szCs w:val="24"/>
        </w:rPr>
        <w:t>I</w:t>
      </w:r>
    </w:p>
    <w:p w:rsidR="00A43A97" w:rsidRPr="00A43A97" w:rsidRDefault="00A43A97" w:rsidP="00A43A97">
      <w:pPr>
        <w:spacing w:before="1" w:line="277" w:lineRule="auto"/>
        <w:ind w:right="62"/>
        <w:rPr>
          <w:rFonts w:ascii="Arial" w:eastAsia="Arial" w:hAnsi="Arial" w:cs="Arial"/>
          <w:i/>
          <w:color w:val="5B9BD5" w:themeColor="accent1"/>
          <w:spacing w:val="3"/>
          <w:sz w:val="24"/>
          <w:szCs w:val="24"/>
        </w:rPr>
      </w:pPr>
      <w:r>
        <w:rPr>
          <w:rFonts w:ascii="Arial" w:eastAsia="Arial" w:hAnsi="Arial" w:cs="Arial"/>
          <w:spacing w:val="1"/>
          <w:sz w:val="24"/>
          <w:szCs w:val="24"/>
        </w:rPr>
        <w:t>Uni</w:t>
      </w:r>
      <w:r>
        <w:rPr>
          <w:rFonts w:ascii="Arial" w:eastAsia="Arial" w:hAnsi="Arial" w:cs="Arial"/>
          <w:sz w:val="24"/>
          <w:szCs w:val="24"/>
        </w:rPr>
        <w:t>v</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5"/>
          <w:sz w:val="24"/>
          <w:szCs w:val="24"/>
        </w:rPr>
        <w:t>s</w:t>
      </w:r>
      <w:r>
        <w:rPr>
          <w:rFonts w:ascii="Arial" w:eastAsia="Arial" w:hAnsi="Arial" w:cs="Arial"/>
          <w:spacing w:val="1"/>
          <w:sz w:val="24"/>
          <w:szCs w:val="24"/>
        </w:rPr>
        <w:t>i</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 Ma</w:t>
      </w:r>
      <w:r>
        <w:rPr>
          <w:rFonts w:ascii="Arial" w:eastAsia="Arial" w:hAnsi="Arial" w:cs="Arial"/>
          <w:spacing w:val="1"/>
          <w:sz w:val="24"/>
          <w:szCs w:val="24"/>
        </w:rPr>
        <w:t xml:space="preserve"> Chun</w:t>
      </w:r>
      <w:r>
        <w:rPr>
          <w:rFonts w:ascii="Arial" w:eastAsia="Arial" w:hAnsi="Arial" w:cs="Arial"/>
          <w:sz w:val="24"/>
          <w:szCs w:val="24"/>
        </w:rPr>
        <w:t>g</w:t>
      </w:r>
      <w:r>
        <w:rPr>
          <w:rFonts w:ascii="Arial" w:eastAsia="Arial" w:hAnsi="Arial" w:cs="Arial"/>
          <w:spacing w:val="1"/>
          <w:sz w:val="24"/>
          <w:szCs w:val="24"/>
        </w:rPr>
        <w:t xml:space="preserve"> </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pacing w:val="-3"/>
          <w:sz w:val="24"/>
          <w:szCs w:val="24"/>
        </w:rPr>
        <w:t>n</w:t>
      </w:r>
      <w:r>
        <w:rPr>
          <w:rFonts w:ascii="Arial" w:eastAsia="Arial" w:hAnsi="Arial" w:cs="Arial"/>
          <w:spacing w:val="1"/>
          <w:sz w:val="24"/>
          <w:szCs w:val="24"/>
        </w:rPr>
        <w:t>gg</w:t>
      </w:r>
      <w:r>
        <w:rPr>
          <w:rFonts w:ascii="Arial" w:eastAsia="Arial" w:hAnsi="Arial" w:cs="Arial"/>
          <w:spacing w:val="-3"/>
          <w:sz w:val="24"/>
          <w:szCs w:val="24"/>
        </w:rPr>
        <w:t>u</w:t>
      </w:r>
      <w:r>
        <w:rPr>
          <w:rFonts w:ascii="Arial" w:eastAsia="Arial" w:hAnsi="Arial" w:cs="Arial"/>
          <w:spacing w:val="1"/>
          <w:sz w:val="24"/>
          <w:szCs w:val="24"/>
        </w:rPr>
        <w:t>na</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1"/>
          <w:sz w:val="24"/>
          <w:szCs w:val="24"/>
        </w:rPr>
        <w:t xml:space="preserve"> do</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pacing w:val="-5"/>
          <w:sz w:val="24"/>
          <w:szCs w:val="24"/>
        </w:rPr>
        <w:t>m</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1"/>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ahu</w:t>
      </w:r>
      <w:r>
        <w:rPr>
          <w:rFonts w:ascii="Arial" w:eastAsia="Arial" w:hAnsi="Arial" w:cs="Arial"/>
          <w:sz w:val="24"/>
          <w:szCs w:val="24"/>
        </w:rPr>
        <w:t>n</w:t>
      </w:r>
      <w:r>
        <w:rPr>
          <w:rFonts w:ascii="Arial" w:eastAsia="Arial" w:hAnsi="Arial" w:cs="Arial"/>
          <w:spacing w:val="1"/>
          <w:sz w:val="24"/>
          <w:szCs w:val="24"/>
        </w:rPr>
        <w:t xml:space="preserve"> 201</w:t>
      </w:r>
      <w:r>
        <w:rPr>
          <w:rFonts w:ascii="Arial" w:eastAsia="Arial" w:hAnsi="Arial" w:cs="Arial"/>
          <w:sz w:val="24"/>
          <w:szCs w:val="24"/>
        </w:rPr>
        <w:t>7</w:t>
      </w:r>
      <w:r>
        <w:rPr>
          <w:rFonts w:ascii="Arial" w:eastAsia="Arial" w:hAnsi="Arial" w:cs="Arial"/>
          <w:spacing w:val="1"/>
          <w:sz w:val="24"/>
          <w:szCs w:val="24"/>
        </w:rPr>
        <w:t xml:space="preserve"> </w:t>
      </w:r>
      <w:r>
        <w:rPr>
          <w:rFonts w:ascii="Arial" w:eastAsia="Arial" w:hAnsi="Arial" w:cs="Arial"/>
          <w:sz w:val="24"/>
          <w:szCs w:val="24"/>
        </w:rPr>
        <w:t>y</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z w:val="24"/>
          <w:szCs w:val="24"/>
        </w:rPr>
        <w:t>g</w:t>
      </w:r>
      <w:r>
        <w:rPr>
          <w:rFonts w:ascii="Arial" w:eastAsia="Arial" w:hAnsi="Arial" w:cs="Arial"/>
          <w:spacing w:val="1"/>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ela</w:t>
      </w:r>
      <w:r>
        <w:rPr>
          <w:rFonts w:ascii="Arial" w:eastAsia="Arial" w:hAnsi="Arial" w:cs="Arial"/>
          <w:sz w:val="24"/>
          <w:szCs w:val="24"/>
        </w:rPr>
        <w:t xml:space="preserve">h </w:t>
      </w:r>
      <w:r>
        <w:rPr>
          <w:rFonts w:ascii="Arial" w:eastAsia="Arial" w:hAnsi="Arial" w:cs="Arial"/>
          <w:spacing w:val="1"/>
          <w:sz w:val="24"/>
          <w:szCs w:val="24"/>
        </w:rPr>
        <w:t>dipe</w:t>
      </w:r>
      <w:r>
        <w:rPr>
          <w:rFonts w:ascii="Arial" w:eastAsia="Arial" w:hAnsi="Arial" w:cs="Arial"/>
          <w:spacing w:val="-5"/>
          <w:sz w:val="24"/>
          <w:szCs w:val="24"/>
        </w:rPr>
        <w:t>r</w:t>
      </w:r>
      <w:r>
        <w:rPr>
          <w:rFonts w:ascii="Arial" w:eastAsia="Arial" w:hAnsi="Arial" w:cs="Arial"/>
          <w:spacing w:val="1"/>
          <w:sz w:val="24"/>
          <w:szCs w:val="24"/>
        </w:rPr>
        <w:t>baha</w:t>
      </w:r>
      <w:r>
        <w:rPr>
          <w:rFonts w:ascii="Arial" w:eastAsia="Arial" w:hAnsi="Arial" w:cs="Arial"/>
          <w:spacing w:val="-5"/>
          <w:sz w:val="24"/>
          <w:szCs w:val="24"/>
        </w:rPr>
        <w:t>r</w:t>
      </w:r>
      <w:r>
        <w:rPr>
          <w:rFonts w:ascii="Arial" w:eastAsia="Arial" w:hAnsi="Arial" w:cs="Arial"/>
          <w:spacing w:val="1"/>
          <w:sz w:val="24"/>
          <w:szCs w:val="24"/>
        </w:rPr>
        <w:t>u</w:t>
      </w:r>
      <w:r>
        <w:rPr>
          <w:rFonts w:ascii="Arial" w:eastAsia="Arial" w:hAnsi="Arial" w:cs="Arial"/>
          <w:sz w:val="24"/>
          <w:szCs w:val="24"/>
        </w:rPr>
        <w:t>i</w:t>
      </w:r>
      <w:r>
        <w:rPr>
          <w:rFonts w:ascii="Arial" w:eastAsia="Arial" w:hAnsi="Arial" w:cs="Arial"/>
          <w:spacing w:val="54"/>
          <w:sz w:val="24"/>
          <w:szCs w:val="24"/>
        </w:rPr>
        <w:t xml:space="preserve"> </w:t>
      </w:r>
      <w:r>
        <w:rPr>
          <w:rFonts w:ascii="Arial" w:eastAsia="Arial" w:hAnsi="Arial" w:cs="Arial"/>
          <w:spacing w:val="1"/>
          <w:sz w:val="24"/>
          <w:szCs w:val="24"/>
        </w:rPr>
        <w:t>pa</w:t>
      </w:r>
      <w:r>
        <w:rPr>
          <w:rFonts w:ascii="Arial" w:eastAsia="Arial" w:hAnsi="Arial" w:cs="Arial"/>
          <w:spacing w:val="-3"/>
          <w:sz w:val="24"/>
          <w:szCs w:val="24"/>
        </w:rPr>
        <w:t>d</w:t>
      </w:r>
      <w:r>
        <w:rPr>
          <w:rFonts w:ascii="Arial" w:eastAsia="Arial" w:hAnsi="Arial" w:cs="Arial"/>
          <w:sz w:val="24"/>
          <w:szCs w:val="24"/>
        </w:rPr>
        <w:t>a</w:t>
      </w:r>
      <w:r>
        <w:rPr>
          <w:rFonts w:ascii="Arial" w:eastAsia="Arial" w:hAnsi="Arial" w:cs="Arial"/>
          <w:spacing w:val="54"/>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ahu</w:t>
      </w:r>
      <w:r>
        <w:rPr>
          <w:rFonts w:ascii="Arial" w:eastAsia="Arial" w:hAnsi="Arial" w:cs="Arial"/>
          <w:sz w:val="24"/>
          <w:szCs w:val="24"/>
        </w:rPr>
        <w:t>n</w:t>
      </w:r>
      <w:r>
        <w:rPr>
          <w:rFonts w:ascii="Arial" w:eastAsia="Arial" w:hAnsi="Arial" w:cs="Arial"/>
          <w:spacing w:val="54"/>
          <w:sz w:val="24"/>
          <w:szCs w:val="24"/>
        </w:rPr>
        <w:t xml:space="preserve"> </w:t>
      </w:r>
      <w:r>
        <w:rPr>
          <w:rFonts w:ascii="Arial" w:eastAsia="Arial" w:hAnsi="Arial" w:cs="Arial"/>
          <w:spacing w:val="1"/>
          <w:sz w:val="24"/>
          <w:szCs w:val="24"/>
        </w:rPr>
        <w:t>202</w:t>
      </w:r>
      <w:r>
        <w:rPr>
          <w:rFonts w:ascii="Arial" w:eastAsia="Arial" w:hAnsi="Arial" w:cs="Arial"/>
          <w:sz w:val="24"/>
          <w:szCs w:val="24"/>
        </w:rPr>
        <w:t>1</w:t>
      </w:r>
      <w:r>
        <w:rPr>
          <w:rFonts w:ascii="Arial" w:eastAsia="Arial" w:hAnsi="Arial" w:cs="Arial"/>
          <w:spacing w:val="54"/>
          <w:sz w:val="24"/>
          <w:szCs w:val="24"/>
        </w:rPr>
        <w:t xml:space="preserve"> </w:t>
      </w:r>
      <w:r>
        <w:rPr>
          <w:rFonts w:ascii="Arial" w:eastAsia="Arial" w:hAnsi="Arial" w:cs="Arial"/>
          <w:spacing w:val="1"/>
          <w:sz w:val="24"/>
          <w:szCs w:val="24"/>
        </w:rPr>
        <w:t>da</w:t>
      </w:r>
      <w:r>
        <w:rPr>
          <w:rFonts w:ascii="Arial" w:eastAsia="Arial" w:hAnsi="Arial" w:cs="Arial"/>
          <w:sz w:val="24"/>
          <w:szCs w:val="24"/>
        </w:rPr>
        <w:t>n</w:t>
      </w:r>
      <w:r>
        <w:rPr>
          <w:rFonts w:ascii="Arial" w:eastAsia="Arial" w:hAnsi="Arial" w:cs="Arial"/>
          <w:spacing w:val="54"/>
          <w:sz w:val="24"/>
          <w:szCs w:val="24"/>
        </w:rPr>
        <w:t xml:space="preserve"> </w:t>
      </w:r>
      <w:r>
        <w:rPr>
          <w:rFonts w:ascii="Arial" w:eastAsia="Arial" w:hAnsi="Arial" w:cs="Arial"/>
          <w:spacing w:val="1"/>
          <w:sz w:val="24"/>
          <w:szCs w:val="24"/>
        </w:rPr>
        <w:t>d</w:t>
      </w:r>
      <w:r>
        <w:rPr>
          <w:rFonts w:ascii="Arial" w:eastAsia="Arial" w:hAnsi="Arial" w:cs="Arial"/>
          <w:spacing w:val="-3"/>
          <w:sz w:val="24"/>
          <w:szCs w:val="24"/>
        </w:rPr>
        <w:t>i</w:t>
      </w:r>
      <w:r>
        <w:rPr>
          <w:rFonts w:ascii="Arial" w:eastAsia="Arial" w:hAnsi="Arial" w:cs="Arial"/>
          <w:spacing w:val="1"/>
          <w:sz w:val="24"/>
          <w:szCs w:val="24"/>
        </w:rPr>
        <w:t>do</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pacing w:val="-5"/>
          <w:sz w:val="24"/>
          <w:szCs w:val="24"/>
        </w:rPr>
        <w:t>m</w:t>
      </w:r>
      <w:r>
        <w:rPr>
          <w:rFonts w:ascii="Arial" w:eastAsia="Arial" w:hAnsi="Arial" w:cs="Arial"/>
          <w:spacing w:val="-3"/>
          <w:sz w:val="24"/>
          <w:szCs w:val="24"/>
        </w:rPr>
        <w:t>e</w:t>
      </w:r>
      <w:r>
        <w:rPr>
          <w:rFonts w:ascii="Arial" w:eastAsia="Arial" w:hAnsi="Arial" w:cs="Arial"/>
          <w:spacing w:val="1"/>
          <w:sz w:val="24"/>
          <w:szCs w:val="24"/>
        </w:rPr>
        <w:t>n</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54"/>
          <w:sz w:val="24"/>
          <w:szCs w:val="24"/>
        </w:rPr>
        <w:t xml:space="preserve"> </w:t>
      </w:r>
      <w:r>
        <w:rPr>
          <w:rFonts w:ascii="Arial" w:eastAsia="Arial" w:hAnsi="Arial" w:cs="Arial"/>
          <w:spacing w:val="1"/>
          <w:sz w:val="24"/>
          <w:szCs w:val="24"/>
        </w:rPr>
        <w:t>da</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m</w:t>
      </w:r>
      <w:r>
        <w:rPr>
          <w:rFonts w:ascii="Arial" w:eastAsia="Arial" w:hAnsi="Arial" w:cs="Arial"/>
          <w:spacing w:val="53"/>
          <w:sz w:val="24"/>
          <w:szCs w:val="24"/>
        </w:rPr>
        <w:t xml:space="preserve"> </w:t>
      </w:r>
      <w:r>
        <w:rPr>
          <w:rFonts w:ascii="Arial" w:eastAsia="Arial" w:hAnsi="Arial" w:cs="Arial"/>
          <w:spacing w:val="1"/>
          <w:sz w:val="24"/>
          <w:szCs w:val="24"/>
        </w:rPr>
        <w:t>ben</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z w:val="24"/>
          <w:szCs w:val="24"/>
        </w:rPr>
        <w:t xml:space="preserve">k  </w:t>
      </w:r>
      <w:hyperlink r:id="rId21">
        <w:r>
          <w:rPr>
            <w:rFonts w:ascii="Arial" w:eastAsia="Arial" w:hAnsi="Arial" w:cs="Arial"/>
            <w:color w:val="0462C1"/>
            <w:spacing w:val="1"/>
            <w:sz w:val="24"/>
            <w:szCs w:val="24"/>
            <w:u w:val="thick" w:color="0462C1"/>
          </w:rPr>
          <w:t>pan</w:t>
        </w:r>
        <w:r>
          <w:rPr>
            <w:rFonts w:ascii="Arial" w:eastAsia="Arial" w:hAnsi="Arial" w:cs="Arial"/>
            <w:color w:val="0462C1"/>
            <w:spacing w:val="-3"/>
            <w:sz w:val="24"/>
            <w:szCs w:val="24"/>
            <w:u w:val="thick" w:color="0462C1"/>
          </w:rPr>
          <w:t>d</w:t>
        </w:r>
        <w:r>
          <w:rPr>
            <w:rFonts w:ascii="Arial" w:eastAsia="Arial" w:hAnsi="Arial" w:cs="Arial"/>
            <w:color w:val="0462C1"/>
            <w:spacing w:val="1"/>
            <w:sz w:val="24"/>
            <w:szCs w:val="24"/>
            <w:u w:val="thick" w:color="0462C1"/>
          </w:rPr>
          <w:t>ua</w:t>
        </w:r>
        <w:r>
          <w:rPr>
            <w:rFonts w:ascii="Arial" w:eastAsia="Arial" w:hAnsi="Arial" w:cs="Arial"/>
            <w:color w:val="0462C1"/>
            <w:sz w:val="24"/>
            <w:szCs w:val="24"/>
            <w:u w:val="thick" w:color="0462C1"/>
          </w:rPr>
          <w:t>n</w:t>
        </w:r>
        <w:r>
          <w:rPr>
            <w:rFonts w:ascii="Arial" w:eastAsia="Arial" w:hAnsi="Arial" w:cs="Arial"/>
            <w:color w:val="0462C1"/>
            <w:spacing w:val="54"/>
            <w:sz w:val="24"/>
            <w:szCs w:val="24"/>
            <w:u w:val="thick" w:color="0462C1"/>
          </w:rPr>
          <w:t xml:space="preserve"> </w:t>
        </w:r>
        <w:r>
          <w:rPr>
            <w:rFonts w:ascii="Arial" w:eastAsia="Arial" w:hAnsi="Arial" w:cs="Arial"/>
            <w:color w:val="0462C1"/>
            <w:sz w:val="24"/>
            <w:szCs w:val="24"/>
            <w:u w:val="thick" w:color="0462C1"/>
          </w:rPr>
          <w:t>m</w:t>
        </w:r>
        <w:r>
          <w:rPr>
            <w:rFonts w:ascii="Arial" w:eastAsia="Arial" w:hAnsi="Arial" w:cs="Arial"/>
            <w:color w:val="0462C1"/>
            <w:spacing w:val="1"/>
            <w:sz w:val="24"/>
            <w:szCs w:val="24"/>
            <w:u w:val="thick" w:color="0462C1"/>
          </w:rPr>
          <w:t>u</w:t>
        </w:r>
        <w:r>
          <w:rPr>
            <w:rFonts w:ascii="Arial" w:eastAsia="Arial" w:hAnsi="Arial" w:cs="Arial"/>
            <w:color w:val="0462C1"/>
            <w:spacing w:val="-1"/>
            <w:sz w:val="24"/>
            <w:szCs w:val="24"/>
            <w:u w:val="thick" w:color="0462C1"/>
          </w:rPr>
          <w:t>t</w:t>
        </w:r>
        <w:r>
          <w:rPr>
            <w:rFonts w:ascii="Arial" w:eastAsia="Arial" w:hAnsi="Arial" w:cs="Arial"/>
            <w:color w:val="0462C1"/>
            <w:spacing w:val="3"/>
            <w:sz w:val="24"/>
            <w:szCs w:val="24"/>
            <w:u w:val="thick" w:color="0462C1"/>
          </w:rPr>
          <w:t>u</w:t>
        </w:r>
        <w:r>
          <w:rPr>
            <w:rFonts w:ascii="Arial" w:eastAsia="Arial" w:hAnsi="Arial" w:cs="Arial"/>
            <w:color w:val="000000"/>
            <w:sz w:val="24"/>
            <w:szCs w:val="24"/>
          </w:rPr>
          <w:t>.</w:t>
        </w:r>
      </w:hyperlink>
      <w:r>
        <w:rPr>
          <w:rFonts w:ascii="Arial" w:eastAsia="Arial" w:hAnsi="Arial" w:cs="Arial"/>
          <w:color w:val="000000"/>
          <w:sz w:val="24"/>
          <w:szCs w:val="24"/>
        </w:rPr>
        <w:t xml:space="preserve"> </w:t>
      </w:r>
      <w:r>
        <w:rPr>
          <w:rFonts w:ascii="Arial" w:eastAsia="Arial" w:hAnsi="Arial" w:cs="Arial"/>
          <w:color w:val="000000"/>
          <w:spacing w:val="1"/>
          <w:sz w:val="24"/>
          <w:szCs w:val="24"/>
        </w:rPr>
        <w:t>Do</w:t>
      </w:r>
      <w:r>
        <w:rPr>
          <w:rFonts w:ascii="Arial" w:eastAsia="Arial" w:hAnsi="Arial" w:cs="Arial"/>
          <w:color w:val="000000"/>
          <w:sz w:val="24"/>
          <w:szCs w:val="24"/>
        </w:rPr>
        <w:t>k</w:t>
      </w:r>
      <w:r>
        <w:rPr>
          <w:rFonts w:ascii="Arial" w:eastAsia="Arial" w:hAnsi="Arial" w:cs="Arial"/>
          <w:color w:val="000000"/>
          <w:spacing w:val="1"/>
          <w:sz w:val="24"/>
          <w:szCs w:val="24"/>
        </w:rPr>
        <w:t>u</w:t>
      </w:r>
      <w:r>
        <w:rPr>
          <w:rFonts w:ascii="Arial" w:eastAsia="Arial" w:hAnsi="Arial" w:cs="Arial"/>
          <w:color w:val="000000"/>
          <w:sz w:val="24"/>
          <w:szCs w:val="24"/>
        </w:rPr>
        <w:t>m</w:t>
      </w:r>
      <w:r>
        <w:rPr>
          <w:rFonts w:ascii="Arial" w:eastAsia="Arial" w:hAnsi="Arial" w:cs="Arial"/>
          <w:color w:val="000000"/>
          <w:spacing w:val="-3"/>
          <w:sz w:val="24"/>
          <w:szCs w:val="24"/>
        </w:rPr>
        <w:t>e</w:t>
      </w:r>
      <w:r>
        <w:rPr>
          <w:rFonts w:ascii="Arial" w:eastAsia="Arial" w:hAnsi="Arial" w:cs="Arial"/>
          <w:color w:val="000000"/>
          <w:sz w:val="24"/>
          <w:szCs w:val="24"/>
        </w:rPr>
        <w:t>n y</w:t>
      </w:r>
      <w:r>
        <w:rPr>
          <w:rFonts w:ascii="Arial" w:eastAsia="Arial" w:hAnsi="Arial" w:cs="Arial"/>
          <w:color w:val="000000"/>
          <w:spacing w:val="1"/>
          <w:sz w:val="24"/>
          <w:szCs w:val="24"/>
        </w:rPr>
        <w:t>an</w:t>
      </w:r>
      <w:r>
        <w:rPr>
          <w:rFonts w:ascii="Arial" w:eastAsia="Arial" w:hAnsi="Arial" w:cs="Arial"/>
          <w:color w:val="000000"/>
          <w:sz w:val="24"/>
          <w:szCs w:val="24"/>
        </w:rPr>
        <w:t xml:space="preserve">g </w:t>
      </w:r>
      <w:r>
        <w:rPr>
          <w:rFonts w:ascii="Arial" w:eastAsia="Arial" w:hAnsi="Arial" w:cs="Arial"/>
          <w:color w:val="000000"/>
          <w:spacing w:val="-1"/>
          <w:sz w:val="24"/>
          <w:szCs w:val="24"/>
        </w:rPr>
        <w:t>t</w:t>
      </w:r>
      <w:r>
        <w:rPr>
          <w:rFonts w:ascii="Arial" w:eastAsia="Arial" w:hAnsi="Arial" w:cs="Arial"/>
          <w:color w:val="000000"/>
          <w:spacing w:val="1"/>
          <w:sz w:val="24"/>
          <w:szCs w:val="24"/>
        </w:rPr>
        <w:t>el</w:t>
      </w:r>
      <w:r>
        <w:rPr>
          <w:rFonts w:ascii="Arial" w:eastAsia="Arial" w:hAnsi="Arial" w:cs="Arial"/>
          <w:color w:val="000000"/>
          <w:spacing w:val="-3"/>
          <w:sz w:val="24"/>
          <w:szCs w:val="24"/>
        </w:rPr>
        <w:t>a</w:t>
      </w:r>
      <w:r>
        <w:rPr>
          <w:rFonts w:ascii="Arial" w:eastAsia="Arial" w:hAnsi="Arial" w:cs="Arial"/>
          <w:color w:val="000000"/>
          <w:sz w:val="24"/>
          <w:szCs w:val="24"/>
        </w:rPr>
        <w:t xml:space="preserve">h </w:t>
      </w:r>
      <w:r>
        <w:rPr>
          <w:rFonts w:ascii="Arial" w:eastAsia="Arial" w:hAnsi="Arial" w:cs="Arial"/>
          <w:color w:val="000000"/>
          <w:spacing w:val="1"/>
          <w:sz w:val="24"/>
          <w:szCs w:val="24"/>
        </w:rPr>
        <w:t>dii</w:t>
      </w:r>
      <w:r>
        <w:rPr>
          <w:rFonts w:ascii="Arial" w:eastAsia="Arial" w:hAnsi="Arial" w:cs="Arial"/>
          <w:color w:val="000000"/>
          <w:spacing w:val="-5"/>
          <w:sz w:val="24"/>
          <w:szCs w:val="24"/>
        </w:rPr>
        <w:t>m</w:t>
      </w:r>
      <w:r>
        <w:rPr>
          <w:rFonts w:ascii="Arial" w:eastAsia="Arial" w:hAnsi="Arial" w:cs="Arial"/>
          <w:color w:val="000000"/>
          <w:spacing w:val="1"/>
          <w:sz w:val="24"/>
          <w:szCs w:val="24"/>
        </w:rPr>
        <w:t>ple</w:t>
      </w:r>
      <w:r>
        <w:rPr>
          <w:rFonts w:ascii="Arial" w:eastAsia="Arial" w:hAnsi="Arial" w:cs="Arial"/>
          <w:color w:val="000000"/>
          <w:spacing w:val="-5"/>
          <w:sz w:val="24"/>
          <w:szCs w:val="24"/>
        </w:rPr>
        <w:t>m</w:t>
      </w:r>
      <w:r>
        <w:rPr>
          <w:rFonts w:ascii="Arial" w:eastAsia="Arial" w:hAnsi="Arial" w:cs="Arial"/>
          <w:color w:val="000000"/>
          <w:spacing w:val="1"/>
          <w:sz w:val="24"/>
          <w:szCs w:val="24"/>
        </w:rPr>
        <w:t>en</w:t>
      </w:r>
      <w:r>
        <w:rPr>
          <w:rFonts w:ascii="Arial" w:eastAsia="Arial" w:hAnsi="Arial" w:cs="Arial"/>
          <w:color w:val="000000"/>
          <w:spacing w:val="-1"/>
          <w:sz w:val="24"/>
          <w:szCs w:val="24"/>
        </w:rPr>
        <w:t>t</w:t>
      </w:r>
      <w:r>
        <w:rPr>
          <w:rFonts w:ascii="Arial" w:eastAsia="Arial" w:hAnsi="Arial" w:cs="Arial"/>
          <w:color w:val="000000"/>
          <w:spacing w:val="1"/>
          <w:sz w:val="24"/>
          <w:szCs w:val="24"/>
        </w:rPr>
        <w:t>a</w:t>
      </w:r>
      <w:r>
        <w:rPr>
          <w:rFonts w:ascii="Arial" w:eastAsia="Arial" w:hAnsi="Arial" w:cs="Arial"/>
          <w:color w:val="000000"/>
          <w:sz w:val="24"/>
          <w:szCs w:val="24"/>
        </w:rPr>
        <w:t>s</w:t>
      </w:r>
      <w:r>
        <w:rPr>
          <w:rFonts w:ascii="Arial" w:eastAsia="Arial" w:hAnsi="Arial" w:cs="Arial"/>
          <w:color w:val="000000"/>
          <w:spacing w:val="1"/>
          <w:sz w:val="24"/>
          <w:szCs w:val="24"/>
        </w:rPr>
        <w:t>i</w:t>
      </w:r>
      <w:r>
        <w:rPr>
          <w:rFonts w:ascii="Arial" w:eastAsia="Arial" w:hAnsi="Arial" w:cs="Arial"/>
          <w:color w:val="000000"/>
          <w:spacing w:val="-5"/>
          <w:sz w:val="24"/>
          <w:szCs w:val="24"/>
        </w:rPr>
        <w:t>k</w:t>
      </w:r>
      <w:r>
        <w:rPr>
          <w:rFonts w:ascii="Arial" w:eastAsia="Arial" w:hAnsi="Arial" w:cs="Arial"/>
          <w:color w:val="000000"/>
          <w:spacing w:val="1"/>
          <w:sz w:val="24"/>
          <w:szCs w:val="24"/>
        </w:rPr>
        <w:t>a</w:t>
      </w:r>
      <w:r>
        <w:rPr>
          <w:rFonts w:ascii="Arial" w:eastAsia="Arial" w:hAnsi="Arial" w:cs="Arial"/>
          <w:color w:val="000000"/>
          <w:sz w:val="24"/>
          <w:szCs w:val="24"/>
        </w:rPr>
        <w:t xml:space="preserve">n </w:t>
      </w:r>
      <w:r>
        <w:rPr>
          <w:rFonts w:ascii="Arial" w:eastAsia="Arial" w:hAnsi="Arial" w:cs="Arial"/>
          <w:color w:val="000000"/>
          <w:spacing w:val="1"/>
          <w:sz w:val="24"/>
          <w:szCs w:val="24"/>
        </w:rPr>
        <w:t>d</w:t>
      </w:r>
      <w:r>
        <w:rPr>
          <w:rFonts w:ascii="Arial" w:eastAsia="Arial" w:hAnsi="Arial" w:cs="Arial"/>
          <w:color w:val="000000"/>
          <w:sz w:val="24"/>
          <w:szCs w:val="24"/>
        </w:rPr>
        <w:t>i s</w:t>
      </w:r>
      <w:r>
        <w:rPr>
          <w:rFonts w:ascii="Arial" w:eastAsia="Arial" w:hAnsi="Arial" w:cs="Arial"/>
          <w:color w:val="000000"/>
          <w:spacing w:val="1"/>
          <w:sz w:val="24"/>
          <w:szCs w:val="24"/>
        </w:rPr>
        <w:t>e</w:t>
      </w:r>
      <w:r>
        <w:rPr>
          <w:rFonts w:ascii="Arial" w:eastAsia="Arial" w:hAnsi="Arial" w:cs="Arial"/>
          <w:color w:val="000000"/>
          <w:spacing w:val="-5"/>
          <w:sz w:val="24"/>
          <w:szCs w:val="24"/>
        </w:rPr>
        <w:t>m</w:t>
      </w:r>
      <w:r>
        <w:rPr>
          <w:rFonts w:ascii="Arial" w:eastAsia="Arial" w:hAnsi="Arial" w:cs="Arial"/>
          <w:color w:val="000000"/>
          <w:spacing w:val="1"/>
          <w:sz w:val="24"/>
          <w:szCs w:val="24"/>
        </w:rPr>
        <w:t>u</w:t>
      </w:r>
      <w:r>
        <w:rPr>
          <w:rFonts w:ascii="Arial" w:eastAsia="Arial" w:hAnsi="Arial" w:cs="Arial"/>
          <w:color w:val="000000"/>
          <w:sz w:val="24"/>
          <w:szCs w:val="24"/>
        </w:rPr>
        <w:t xml:space="preserve">a </w:t>
      </w:r>
      <w:r>
        <w:rPr>
          <w:rFonts w:ascii="Arial" w:eastAsia="Arial" w:hAnsi="Arial" w:cs="Arial"/>
          <w:color w:val="000000"/>
          <w:spacing w:val="1"/>
          <w:sz w:val="24"/>
          <w:szCs w:val="24"/>
        </w:rPr>
        <w:t>uni</w:t>
      </w:r>
      <w:r>
        <w:rPr>
          <w:rFonts w:ascii="Arial" w:eastAsia="Arial" w:hAnsi="Arial" w:cs="Arial"/>
          <w:color w:val="000000"/>
          <w:sz w:val="24"/>
          <w:szCs w:val="24"/>
        </w:rPr>
        <w:t>t</w:t>
      </w:r>
      <w:r>
        <w:rPr>
          <w:rFonts w:ascii="Arial" w:eastAsia="Arial" w:hAnsi="Arial" w:cs="Arial"/>
          <w:color w:val="000000"/>
          <w:spacing w:val="-3"/>
          <w:sz w:val="24"/>
          <w:szCs w:val="24"/>
        </w:rPr>
        <w:t xml:space="preserve"> </w:t>
      </w:r>
      <w:r>
        <w:rPr>
          <w:rFonts w:ascii="Arial" w:eastAsia="Arial" w:hAnsi="Arial" w:cs="Arial"/>
          <w:color w:val="000000"/>
          <w:sz w:val="24"/>
          <w:szCs w:val="24"/>
        </w:rPr>
        <w:t>y</w:t>
      </w:r>
      <w:r>
        <w:rPr>
          <w:rFonts w:ascii="Arial" w:eastAsia="Arial" w:hAnsi="Arial" w:cs="Arial"/>
          <w:color w:val="000000"/>
          <w:spacing w:val="1"/>
          <w:sz w:val="24"/>
          <w:szCs w:val="24"/>
        </w:rPr>
        <w:t>ai</w:t>
      </w:r>
      <w:r>
        <w:rPr>
          <w:rFonts w:ascii="Arial" w:eastAsia="Arial" w:hAnsi="Arial" w:cs="Arial"/>
          <w:color w:val="000000"/>
          <w:spacing w:val="-1"/>
          <w:sz w:val="24"/>
          <w:szCs w:val="24"/>
        </w:rPr>
        <w:t>t</w:t>
      </w:r>
      <w:r>
        <w:rPr>
          <w:rFonts w:ascii="Arial" w:eastAsia="Arial" w:hAnsi="Arial" w:cs="Arial"/>
          <w:color w:val="000000"/>
          <w:spacing w:val="1"/>
          <w:sz w:val="24"/>
          <w:szCs w:val="24"/>
        </w:rPr>
        <w:t>u</w:t>
      </w:r>
      <w:r>
        <w:rPr>
          <w:rFonts w:ascii="Arial" w:eastAsia="Arial" w:hAnsi="Arial" w:cs="Arial"/>
          <w:color w:val="000000"/>
          <w:sz w:val="24"/>
          <w:szCs w:val="24"/>
        </w:rPr>
        <w:t>:</w:t>
      </w:r>
    </w:p>
    <w:p w:rsidR="00A43A97" w:rsidRPr="006341DF" w:rsidRDefault="00A43A97" w:rsidP="006341DF">
      <w:pPr>
        <w:pStyle w:val="ListParagraph"/>
        <w:numPr>
          <w:ilvl w:val="0"/>
          <w:numId w:val="6"/>
        </w:numPr>
        <w:spacing w:before="35"/>
        <w:rPr>
          <w:rFonts w:ascii="Arial" w:eastAsia="Arial" w:hAnsi="Arial" w:cs="Arial"/>
          <w:sz w:val="24"/>
          <w:szCs w:val="24"/>
        </w:rPr>
      </w:pPr>
      <w:r w:rsidRPr="006341DF">
        <w:rPr>
          <w:rFonts w:ascii="Arial" w:eastAsia="Arial" w:hAnsi="Arial" w:cs="Arial"/>
          <w:spacing w:val="1"/>
          <w:sz w:val="24"/>
          <w:szCs w:val="24"/>
        </w:rPr>
        <w:t>Do</w:t>
      </w:r>
      <w:r w:rsidRPr="006341DF">
        <w:rPr>
          <w:rFonts w:ascii="Arial" w:eastAsia="Arial" w:hAnsi="Arial" w:cs="Arial"/>
          <w:sz w:val="24"/>
          <w:szCs w:val="24"/>
        </w:rPr>
        <w:t>k</w:t>
      </w:r>
      <w:r w:rsidRPr="006341DF">
        <w:rPr>
          <w:rFonts w:ascii="Arial" w:eastAsia="Arial" w:hAnsi="Arial" w:cs="Arial"/>
          <w:spacing w:val="1"/>
          <w:sz w:val="24"/>
          <w:szCs w:val="24"/>
        </w:rPr>
        <w:t>u</w:t>
      </w:r>
      <w:r w:rsidRPr="006341DF">
        <w:rPr>
          <w:rFonts w:ascii="Arial" w:eastAsia="Arial" w:hAnsi="Arial" w:cs="Arial"/>
          <w:sz w:val="24"/>
          <w:szCs w:val="24"/>
        </w:rPr>
        <w:t>m</w:t>
      </w:r>
      <w:r w:rsidRPr="006341DF">
        <w:rPr>
          <w:rFonts w:ascii="Arial" w:eastAsia="Arial" w:hAnsi="Arial" w:cs="Arial"/>
          <w:spacing w:val="-3"/>
          <w:sz w:val="24"/>
          <w:szCs w:val="24"/>
        </w:rPr>
        <w:t>e</w:t>
      </w:r>
      <w:r w:rsidRPr="006341DF">
        <w:rPr>
          <w:rFonts w:ascii="Arial" w:eastAsia="Arial" w:hAnsi="Arial" w:cs="Arial"/>
          <w:sz w:val="24"/>
          <w:szCs w:val="24"/>
        </w:rPr>
        <w:t>n K</w:t>
      </w:r>
      <w:r w:rsidRPr="006341DF">
        <w:rPr>
          <w:rFonts w:ascii="Arial" w:eastAsia="Arial" w:hAnsi="Arial" w:cs="Arial"/>
          <w:spacing w:val="1"/>
          <w:sz w:val="24"/>
          <w:szCs w:val="24"/>
        </w:rPr>
        <w:t>ebi</w:t>
      </w:r>
      <w:r w:rsidRPr="006341DF">
        <w:rPr>
          <w:rFonts w:ascii="Arial" w:eastAsia="Arial" w:hAnsi="Arial" w:cs="Arial"/>
          <w:spacing w:val="-3"/>
          <w:sz w:val="24"/>
          <w:szCs w:val="24"/>
        </w:rPr>
        <w:t>j</w:t>
      </w:r>
      <w:r w:rsidRPr="006341DF">
        <w:rPr>
          <w:rFonts w:ascii="Arial" w:eastAsia="Arial" w:hAnsi="Arial" w:cs="Arial"/>
          <w:spacing w:val="1"/>
          <w:sz w:val="24"/>
          <w:szCs w:val="24"/>
        </w:rPr>
        <w:t>a</w:t>
      </w:r>
      <w:r w:rsidRPr="006341DF">
        <w:rPr>
          <w:rFonts w:ascii="Arial" w:eastAsia="Arial" w:hAnsi="Arial" w:cs="Arial"/>
          <w:sz w:val="24"/>
          <w:szCs w:val="24"/>
        </w:rPr>
        <w:t>k</w:t>
      </w:r>
      <w:r w:rsidRPr="006341DF">
        <w:rPr>
          <w:rFonts w:ascii="Arial" w:eastAsia="Arial" w:hAnsi="Arial" w:cs="Arial"/>
          <w:spacing w:val="1"/>
          <w:sz w:val="24"/>
          <w:szCs w:val="24"/>
        </w:rPr>
        <w:t>a</w:t>
      </w:r>
      <w:r w:rsidRPr="006341DF">
        <w:rPr>
          <w:rFonts w:ascii="Arial" w:eastAsia="Arial" w:hAnsi="Arial" w:cs="Arial"/>
          <w:sz w:val="24"/>
          <w:szCs w:val="24"/>
        </w:rPr>
        <w:t>n SPMI</w:t>
      </w:r>
    </w:p>
    <w:p w:rsidR="00A43A97" w:rsidRPr="006341DF" w:rsidRDefault="00A43A97" w:rsidP="006341DF">
      <w:pPr>
        <w:pStyle w:val="ListParagraph"/>
        <w:numPr>
          <w:ilvl w:val="0"/>
          <w:numId w:val="6"/>
        </w:numPr>
        <w:spacing w:before="33"/>
        <w:rPr>
          <w:rFonts w:ascii="Arial" w:eastAsia="Arial" w:hAnsi="Arial" w:cs="Arial"/>
          <w:sz w:val="24"/>
          <w:szCs w:val="24"/>
        </w:rPr>
      </w:pPr>
      <w:r w:rsidRPr="006341DF">
        <w:rPr>
          <w:rFonts w:ascii="Arial" w:eastAsia="Arial" w:hAnsi="Arial" w:cs="Arial"/>
          <w:spacing w:val="1"/>
          <w:sz w:val="24"/>
          <w:szCs w:val="24"/>
        </w:rPr>
        <w:t>Do</w:t>
      </w:r>
      <w:r w:rsidRPr="006341DF">
        <w:rPr>
          <w:rFonts w:ascii="Arial" w:eastAsia="Arial" w:hAnsi="Arial" w:cs="Arial"/>
          <w:sz w:val="24"/>
          <w:szCs w:val="24"/>
        </w:rPr>
        <w:t>k</w:t>
      </w:r>
      <w:r w:rsidRPr="006341DF">
        <w:rPr>
          <w:rFonts w:ascii="Arial" w:eastAsia="Arial" w:hAnsi="Arial" w:cs="Arial"/>
          <w:spacing w:val="1"/>
          <w:sz w:val="24"/>
          <w:szCs w:val="24"/>
        </w:rPr>
        <w:t>u</w:t>
      </w:r>
      <w:r w:rsidRPr="006341DF">
        <w:rPr>
          <w:rFonts w:ascii="Arial" w:eastAsia="Arial" w:hAnsi="Arial" w:cs="Arial"/>
          <w:sz w:val="24"/>
          <w:szCs w:val="24"/>
        </w:rPr>
        <w:t>m</w:t>
      </w:r>
      <w:r w:rsidRPr="006341DF">
        <w:rPr>
          <w:rFonts w:ascii="Arial" w:eastAsia="Arial" w:hAnsi="Arial" w:cs="Arial"/>
          <w:spacing w:val="-3"/>
          <w:sz w:val="24"/>
          <w:szCs w:val="24"/>
        </w:rPr>
        <w:t>e</w:t>
      </w:r>
      <w:r w:rsidRPr="006341DF">
        <w:rPr>
          <w:rFonts w:ascii="Arial" w:eastAsia="Arial" w:hAnsi="Arial" w:cs="Arial"/>
          <w:sz w:val="24"/>
          <w:szCs w:val="24"/>
        </w:rPr>
        <w:t>n S</w:t>
      </w:r>
      <w:r w:rsidRPr="006341DF">
        <w:rPr>
          <w:rFonts w:ascii="Arial" w:eastAsia="Arial" w:hAnsi="Arial" w:cs="Arial"/>
          <w:spacing w:val="-1"/>
          <w:sz w:val="24"/>
          <w:szCs w:val="24"/>
        </w:rPr>
        <w:t>t</w:t>
      </w:r>
      <w:r w:rsidRPr="006341DF">
        <w:rPr>
          <w:rFonts w:ascii="Arial" w:eastAsia="Arial" w:hAnsi="Arial" w:cs="Arial"/>
          <w:spacing w:val="1"/>
          <w:sz w:val="24"/>
          <w:szCs w:val="24"/>
        </w:rPr>
        <w:t>anda</w:t>
      </w:r>
      <w:r w:rsidRPr="006341DF">
        <w:rPr>
          <w:rFonts w:ascii="Arial" w:eastAsia="Arial" w:hAnsi="Arial" w:cs="Arial"/>
          <w:sz w:val="24"/>
          <w:szCs w:val="24"/>
        </w:rPr>
        <w:t>r</w:t>
      </w:r>
      <w:r w:rsidRPr="006341DF">
        <w:rPr>
          <w:rFonts w:ascii="Arial" w:eastAsia="Arial" w:hAnsi="Arial" w:cs="Arial"/>
          <w:spacing w:val="-1"/>
          <w:sz w:val="24"/>
          <w:szCs w:val="24"/>
        </w:rPr>
        <w:t xml:space="preserve"> </w:t>
      </w:r>
      <w:r w:rsidRPr="006341DF">
        <w:rPr>
          <w:rFonts w:ascii="Arial" w:eastAsia="Arial" w:hAnsi="Arial" w:cs="Arial"/>
          <w:sz w:val="24"/>
          <w:szCs w:val="24"/>
        </w:rPr>
        <w:t>M</w:t>
      </w:r>
      <w:r w:rsidRPr="006341DF">
        <w:rPr>
          <w:rFonts w:ascii="Arial" w:eastAsia="Arial" w:hAnsi="Arial" w:cs="Arial"/>
          <w:spacing w:val="1"/>
          <w:sz w:val="24"/>
          <w:szCs w:val="24"/>
        </w:rPr>
        <w:t>u</w:t>
      </w:r>
      <w:r w:rsidRPr="006341DF">
        <w:rPr>
          <w:rFonts w:ascii="Arial" w:eastAsia="Arial" w:hAnsi="Arial" w:cs="Arial"/>
          <w:spacing w:val="-1"/>
          <w:sz w:val="24"/>
          <w:szCs w:val="24"/>
        </w:rPr>
        <w:t>t</w:t>
      </w:r>
      <w:r w:rsidRPr="006341DF">
        <w:rPr>
          <w:rFonts w:ascii="Arial" w:eastAsia="Arial" w:hAnsi="Arial" w:cs="Arial"/>
          <w:sz w:val="24"/>
          <w:szCs w:val="24"/>
        </w:rPr>
        <w:t>u</w:t>
      </w:r>
    </w:p>
    <w:p w:rsidR="00A43A97" w:rsidRPr="006341DF" w:rsidRDefault="00A43A97" w:rsidP="006341DF">
      <w:pPr>
        <w:pStyle w:val="ListParagraph"/>
        <w:numPr>
          <w:ilvl w:val="0"/>
          <w:numId w:val="6"/>
        </w:numPr>
        <w:spacing w:before="38"/>
        <w:rPr>
          <w:rFonts w:ascii="Arial" w:eastAsia="Arial" w:hAnsi="Arial" w:cs="Arial"/>
          <w:sz w:val="24"/>
          <w:szCs w:val="24"/>
        </w:rPr>
      </w:pPr>
      <w:r w:rsidRPr="006341DF">
        <w:rPr>
          <w:rFonts w:ascii="Arial" w:eastAsia="Arial" w:hAnsi="Arial" w:cs="Arial"/>
          <w:spacing w:val="1"/>
          <w:sz w:val="24"/>
          <w:szCs w:val="24"/>
        </w:rPr>
        <w:t>Do</w:t>
      </w:r>
      <w:r w:rsidRPr="006341DF">
        <w:rPr>
          <w:rFonts w:ascii="Arial" w:eastAsia="Arial" w:hAnsi="Arial" w:cs="Arial"/>
          <w:sz w:val="24"/>
          <w:szCs w:val="24"/>
        </w:rPr>
        <w:t>k</w:t>
      </w:r>
      <w:r w:rsidRPr="006341DF">
        <w:rPr>
          <w:rFonts w:ascii="Arial" w:eastAsia="Arial" w:hAnsi="Arial" w:cs="Arial"/>
          <w:spacing w:val="1"/>
          <w:sz w:val="24"/>
          <w:szCs w:val="24"/>
        </w:rPr>
        <w:t>u</w:t>
      </w:r>
      <w:r w:rsidRPr="006341DF">
        <w:rPr>
          <w:rFonts w:ascii="Arial" w:eastAsia="Arial" w:hAnsi="Arial" w:cs="Arial"/>
          <w:sz w:val="24"/>
          <w:szCs w:val="24"/>
        </w:rPr>
        <w:t>m</w:t>
      </w:r>
      <w:r w:rsidRPr="006341DF">
        <w:rPr>
          <w:rFonts w:ascii="Arial" w:eastAsia="Arial" w:hAnsi="Arial" w:cs="Arial"/>
          <w:spacing w:val="-3"/>
          <w:sz w:val="24"/>
          <w:szCs w:val="24"/>
        </w:rPr>
        <w:t>e</w:t>
      </w:r>
      <w:r w:rsidRPr="006341DF">
        <w:rPr>
          <w:rFonts w:ascii="Arial" w:eastAsia="Arial" w:hAnsi="Arial" w:cs="Arial"/>
          <w:sz w:val="24"/>
          <w:szCs w:val="24"/>
        </w:rPr>
        <w:t>n M</w:t>
      </w:r>
      <w:r w:rsidRPr="006341DF">
        <w:rPr>
          <w:rFonts w:ascii="Arial" w:eastAsia="Arial" w:hAnsi="Arial" w:cs="Arial"/>
          <w:spacing w:val="1"/>
          <w:sz w:val="24"/>
          <w:szCs w:val="24"/>
        </w:rPr>
        <w:t>anu</w:t>
      </w:r>
      <w:r w:rsidRPr="006341DF">
        <w:rPr>
          <w:rFonts w:ascii="Arial" w:eastAsia="Arial" w:hAnsi="Arial" w:cs="Arial"/>
          <w:spacing w:val="-3"/>
          <w:sz w:val="24"/>
          <w:szCs w:val="24"/>
        </w:rPr>
        <w:t>a</w:t>
      </w:r>
      <w:r w:rsidRPr="006341DF">
        <w:rPr>
          <w:rFonts w:ascii="Arial" w:eastAsia="Arial" w:hAnsi="Arial" w:cs="Arial"/>
          <w:sz w:val="24"/>
          <w:szCs w:val="24"/>
        </w:rPr>
        <w:t>l M</w:t>
      </w:r>
      <w:r w:rsidRPr="006341DF">
        <w:rPr>
          <w:rFonts w:ascii="Arial" w:eastAsia="Arial" w:hAnsi="Arial" w:cs="Arial"/>
          <w:spacing w:val="1"/>
          <w:sz w:val="24"/>
          <w:szCs w:val="24"/>
        </w:rPr>
        <w:t>u</w:t>
      </w:r>
      <w:r w:rsidRPr="006341DF">
        <w:rPr>
          <w:rFonts w:ascii="Arial" w:eastAsia="Arial" w:hAnsi="Arial" w:cs="Arial"/>
          <w:spacing w:val="-1"/>
          <w:sz w:val="24"/>
          <w:szCs w:val="24"/>
        </w:rPr>
        <w:t>t</w:t>
      </w:r>
      <w:r w:rsidRPr="006341DF">
        <w:rPr>
          <w:rFonts w:ascii="Arial" w:eastAsia="Arial" w:hAnsi="Arial" w:cs="Arial"/>
          <w:sz w:val="24"/>
          <w:szCs w:val="24"/>
        </w:rPr>
        <w:t>u</w:t>
      </w:r>
    </w:p>
    <w:p w:rsidR="00A43A97" w:rsidRPr="006341DF" w:rsidRDefault="00A43A97" w:rsidP="006341DF">
      <w:pPr>
        <w:pStyle w:val="ListParagraph"/>
        <w:numPr>
          <w:ilvl w:val="0"/>
          <w:numId w:val="6"/>
        </w:numPr>
        <w:spacing w:before="37"/>
        <w:rPr>
          <w:rFonts w:ascii="Arial" w:eastAsia="Arial" w:hAnsi="Arial" w:cs="Arial"/>
          <w:sz w:val="24"/>
          <w:szCs w:val="24"/>
        </w:rPr>
      </w:pPr>
      <w:r w:rsidRPr="006341DF">
        <w:rPr>
          <w:rFonts w:ascii="Arial" w:eastAsia="Arial" w:hAnsi="Arial" w:cs="Arial"/>
          <w:spacing w:val="1"/>
          <w:sz w:val="24"/>
          <w:szCs w:val="24"/>
        </w:rPr>
        <w:t>Do</w:t>
      </w:r>
      <w:r w:rsidRPr="006341DF">
        <w:rPr>
          <w:rFonts w:ascii="Arial" w:eastAsia="Arial" w:hAnsi="Arial" w:cs="Arial"/>
          <w:sz w:val="24"/>
          <w:szCs w:val="24"/>
        </w:rPr>
        <w:t>k</w:t>
      </w:r>
      <w:r w:rsidRPr="006341DF">
        <w:rPr>
          <w:rFonts w:ascii="Arial" w:eastAsia="Arial" w:hAnsi="Arial" w:cs="Arial"/>
          <w:spacing w:val="1"/>
          <w:sz w:val="24"/>
          <w:szCs w:val="24"/>
        </w:rPr>
        <w:t>u</w:t>
      </w:r>
      <w:r w:rsidRPr="006341DF">
        <w:rPr>
          <w:rFonts w:ascii="Arial" w:eastAsia="Arial" w:hAnsi="Arial" w:cs="Arial"/>
          <w:sz w:val="24"/>
          <w:szCs w:val="24"/>
        </w:rPr>
        <w:t>m</w:t>
      </w:r>
      <w:r w:rsidRPr="006341DF">
        <w:rPr>
          <w:rFonts w:ascii="Arial" w:eastAsia="Arial" w:hAnsi="Arial" w:cs="Arial"/>
          <w:spacing w:val="-3"/>
          <w:sz w:val="24"/>
          <w:szCs w:val="24"/>
        </w:rPr>
        <w:t>e</w:t>
      </w:r>
      <w:r w:rsidRPr="006341DF">
        <w:rPr>
          <w:rFonts w:ascii="Arial" w:eastAsia="Arial" w:hAnsi="Arial" w:cs="Arial"/>
          <w:sz w:val="24"/>
          <w:szCs w:val="24"/>
        </w:rPr>
        <w:t>n Formulir, B</w:t>
      </w:r>
      <w:r w:rsidRPr="006341DF">
        <w:rPr>
          <w:rFonts w:ascii="Arial" w:eastAsia="Arial" w:hAnsi="Arial" w:cs="Arial"/>
          <w:spacing w:val="1"/>
          <w:sz w:val="24"/>
          <w:szCs w:val="24"/>
        </w:rPr>
        <w:t>o</w:t>
      </w:r>
      <w:r w:rsidRPr="006341DF">
        <w:rPr>
          <w:rFonts w:ascii="Arial" w:eastAsia="Arial" w:hAnsi="Arial" w:cs="Arial"/>
          <w:sz w:val="24"/>
          <w:szCs w:val="24"/>
        </w:rPr>
        <w:t>r</w:t>
      </w:r>
      <w:r w:rsidRPr="006341DF">
        <w:rPr>
          <w:rFonts w:ascii="Arial" w:eastAsia="Arial" w:hAnsi="Arial" w:cs="Arial"/>
          <w:spacing w:val="1"/>
          <w:sz w:val="24"/>
          <w:szCs w:val="24"/>
        </w:rPr>
        <w:t>an</w:t>
      </w:r>
      <w:r w:rsidRPr="006341DF">
        <w:rPr>
          <w:rFonts w:ascii="Arial" w:eastAsia="Arial" w:hAnsi="Arial" w:cs="Arial"/>
          <w:sz w:val="24"/>
          <w:szCs w:val="24"/>
        </w:rPr>
        <w:t xml:space="preserve">g </w:t>
      </w:r>
      <w:r w:rsidRPr="006341DF">
        <w:rPr>
          <w:rFonts w:ascii="Arial" w:eastAsia="Arial" w:hAnsi="Arial" w:cs="Arial"/>
          <w:spacing w:val="-1"/>
          <w:sz w:val="24"/>
          <w:szCs w:val="24"/>
        </w:rPr>
        <w:t>I</w:t>
      </w:r>
      <w:r w:rsidRPr="006341DF">
        <w:rPr>
          <w:rFonts w:ascii="Arial" w:eastAsia="Arial" w:hAnsi="Arial" w:cs="Arial"/>
          <w:spacing w:val="1"/>
          <w:sz w:val="24"/>
          <w:szCs w:val="24"/>
        </w:rPr>
        <w:t>n</w:t>
      </w:r>
      <w:r w:rsidRPr="006341DF">
        <w:rPr>
          <w:rFonts w:ascii="Arial" w:eastAsia="Arial" w:hAnsi="Arial" w:cs="Arial"/>
          <w:sz w:val="24"/>
          <w:szCs w:val="24"/>
        </w:rPr>
        <w:t>s</w:t>
      </w:r>
      <w:r w:rsidRPr="006341DF">
        <w:rPr>
          <w:rFonts w:ascii="Arial" w:eastAsia="Arial" w:hAnsi="Arial" w:cs="Arial"/>
          <w:spacing w:val="-1"/>
          <w:sz w:val="24"/>
          <w:szCs w:val="24"/>
        </w:rPr>
        <w:t>t</w:t>
      </w:r>
      <w:r w:rsidRPr="006341DF">
        <w:rPr>
          <w:rFonts w:ascii="Arial" w:eastAsia="Arial" w:hAnsi="Arial" w:cs="Arial"/>
          <w:sz w:val="24"/>
          <w:szCs w:val="24"/>
        </w:rPr>
        <w:t>r</w:t>
      </w:r>
      <w:r w:rsidRPr="006341DF">
        <w:rPr>
          <w:rFonts w:ascii="Arial" w:eastAsia="Arial" w:hAnsi="Arial" w:cs="Arial"/>
          <w:spacing w:val="1"/>
          <w:sz w:val="24"/>
          <w:szCs w:val="24"/>
        </w:rPr>
        <w:t>u</w:t>
      </w:r>
      <w:r w:rsidRPr="006341DF">
        <w:rPr>
          <w:rFonts w:ascii="Arial" w:eastAsia="Arial" w:hAnsi="Arial" w:cs="Arial"/>
          <w:sz w:val="24"/>
          <w:szCs w:val="24"/>
        </w:rPr>
        <w:t>m</w:t>
      </w:r>
      <w:r w:rsidRPr="006341DF">
        <w:rPr>
          <w:rFonts w:ascii="Arial" w:eastAsia="Arial" w:hAnsi="Arial" w:cs="Arial"/>
          <w:spacing w:val="1"/>
          <w:sz w:val="24"/>
          <w:szCs w:val="24"/>
        </w:rPr>
        <w:t>e</w:t>
      </w:r>
      <w:r w:rsidRPr="006341DF">
        <w:rPr>
          <w:rFonts w:ascii="Arial" w:eastAsia="Arial" w:hAnsi="Arial" w:cs="Arial"/>
          <w:sz w:val="24"/>
          <w:szCs w:val="24"/>
        </w:rPr>
        <w:t>n M</w:t>
      </w:r>
      <w:r w:rsidRPr="006341DF">
        <w:rPr>
          <w:rFonts w:ascii="Arial" w:eastAsia="Arial" w:hAnsi="Arial" w:cs="Arial"/>
          <w:spacing w:val="-3"/>
          <w:sz w:val="24"/>
          <w:szCs w:val="24"/>
        </w:rPr>
        <w:t>o</w:t>
      </w:r>
      <w:r w:rsidRPr="006341DF">
        <w:rPr>
          <w:rFonts w:ascii="Arial" w:eastAsia="Arial" w:hAnsi="Arial" w:cs="Arial"/>
          <w:spacing w:val="1"/>
          <w:sz w:val="24"/>
          <w:szCs w:val="24"/>
        </w:rPr>
        <w:t>ni</w:t>
      </w:r>
      <w:r w:rsidRPr="006341DF">
        <w:rPr>
          <w:rFonts w:ascii="Arial" w:eastAsia="Arial" w:hAnsi="Arial" w:cs="Arial"/>
          <w:spacing w:val="-1"/>
          <w:sz w:val="24"/>
          <w:szCs w:val="24"/>
        </w:rPr>
        <w:t>t</w:t>
      </w:r>
      <w:r w:rsidRPr="006341DF">
        <w:rPr>
          <w:rFonts w:ascii="Arial" w:eastAsia="Arial" w:hAnsi="Arial" w:cs="Arial"/>
          <w:spacing w:val="1"/>
          <w:sz w:val="24"/>
          <w:szCs w:val="24"/>
        </w:rPr>
        <w:t>o</w:t>
      </w:r>
      <w:r w:rsidRPr="006341DF">
        <w:rPr>
          <w:rFonts w:ascii="Arial" w:eastAsia="Arial" w:hAnsi="Arial" w:cs="Arial"/>
          <w:sz w:val="24"/>
          <w:szCs w:val="24"/>
        </w:rPr>
        <w:t>r</w:t>
      </w:r>
      <w:r w:rsidRPr="006341DF">
        <w:rPr>
          <w:rFonts w:ascii="Arial" w:eastAsia="Arial" w:hAnsi="Arial" w:cs="Arial"/>
          <w:spacing w:val="-3"/>
          <w:sz w:val="24"/>
          <w:szCs w:val="24"/>
        </w:rPr>
        <w:t>i</w:t>
      </w:r>
      <w:r w:rsidRPr="006341DF">
        <w:rPr>
          <w:rFonts w:ascii="Arial" w:eastAsia="Arial" w:hAnsi="Arial" w:cs="Arial"/>
          <w:spacing w:val="1"/>
          <w:sz w:val="24"/>
          <w:szCs w:val="24"/>
        </w:rPr>
        <w:t>ng</w:t>
      </w:r>
      <w:r w:rsidRPr="006341DF">
        <w:rPr>
          <w:rFonts w:ascii="Arial" w:eastAsia="Arial" w:hAnsi="Arial" w:cs="Arial"/>
          <w:sz w:val="24"/>
          <w:szCs w:val="24"/>
        </w:rPr>
        <w:t xml:space="preserve"> dan</w:t>
      </w:r>
      <w:r w:rsidRPr="006341DF">
        <w:rPr>
          <w:rFonts w:ascii="Arial" w:eastAsia="Arial" w:hAnsi="Arial" w:cs="Arial"/>
          <w:spacing w:val="-3"/>
          <w:sz w:val="24"/>
          <w:szCs w:val="24"/>
        </w:rPr>
        <w:t xml:space="preserve"> </w:t>
      </w:r>
      <w:r w:rsidRPr="006341DF">
        <w:rPr>
          <w:rFonts w:ascii="Arial" w:eastAsia="Arial" w:hAnsi="Arial" w:cs="Arial"/>
          <w:sz w:val="24"/>
          <w:szCs w:val="24"/>
        </w:rPr>
        <w:t>Ev</w:t>
      </w:r>
      <w:r w:rsidRPr="006341DF">
        <w:rPr>
          <w:rFonts w:ascii="Arial" w:eastAsia="Arial" w:hAnsi="Arial" w:cs="Arial"/>
          <w:spacing w:val="1"/>
          <w:sz w:val="24"/>
          <w:szCs w:val="24"/>
        </w:rPr>
        <w:t>alua</w:t>
      </w:r>
      <w:r w:rsidRPr="006341DF">
        <w:rPr>
          <w:rFonts w:ascii="Arial" w:eastAsia="Arial" w:hAnsi="Arial" w:cs="Arial"/>
          <w:spacing w:val="-5"/>
          <w:sz w:val="24"/>
          <w:szCs w:val="24"/>
        </w:rPr>
        <w:t>s</w:t>
      </w:r>
      <w:r w:rsidRPr="006341DF">
        <w:rPr>
          <w:rFonts w:ascii="Arial" w:eastAsia="Arial" w:hAnsi="Arial" w:cs="Arial"/>
          <w:sz w:val="24"/>
          <w:szCs w:val="24"/>
        </w:rPr>
        <w:t xml:space="preserve">i </w:t>
      </w:r>
      <w:r w:rsidRPr="006341DF">
        <w:rPr>
          <w:rFonts w:ascii="Arial" w:eastAsia="Arial" w:hAnsi="Arial" w:cs="Arial"/>
          <w:spacing w:val="1"/>
          <w:sz w:val="24"/>
          <w:szCs w:val="24"/>
        </w:rPr>
        <w:t>serta</w:t>
      </w:r>
      <w:r w:rsidRPr="006341DF">
        <w:rPr>
          <w:rFonts w:ascii="Arial" w:eastAsia="Arial" w:hAnsi="Arial" w:cs="Arial"/>
          <w:sz w:val="24"/>
          <w:szCs w:val="24"/>
        </w:rPr>
        <w:t xml:space="preserve"> P</w:t>
      </w:r>
      <w:r w:rsidRPr="006341DF">
        <w:rPr>
          <w:rFonts w:ascii="Arial" w:eastAsia="Arial" w:hAnsi="Arial" w:cs="Arial"/>
          <w:spacing w:val="1"/>
          <w:sz w:val="24"/>
          <w:szCs w:val="24"/>
        </w:rPr>
        <w:t>e</w:t>
      </w:r>
      <w:r w:rsidRPr="006341DF">
        <w:rPr>
          <w:rFonts w:ascii="Arial" w:eastAsia="Arial" w:hAnsi="Arial" w:cs="Arial"/>
          <w:spacing w:val="-3"/>
          <w:sz w:val="24"/>
          <w:szCs w:val="24"/>
        </w:rPr>
        <w:t>l</w:t>
      </w:r>
      <w:r w:rsidRPr="006341DF">
        <w:rPr>
          <w:rFonts w:ascii="Arial" w:eastAsia="Arial" w:hAnsi="Arial" w:cs="Arial"/>
          <w:spacing w:val="1"/>
          <w:sz w:val="24"/>
          <w:szCs w:val="24"/>
        </w:rPr>
        <w:t>apo</w:t>
      </w:r>
      <w:r w:rsidRPr="006341DF">
        <w:rPr>
          <w:rFonts w:ascii="Arial" w:eastAsia="Arial" w:hAnsi="Arial" w:cs="Arial"/>
          <w:spacing w:val="-5"/>
          <w:sz w:val="24"/>
          <w:szCs w:val="24"/>
        </w:rPr>
        <w:t>r</w:t>
      </w:r>
      <w:r w:rsidRPr="006341DF">
        <w:rPr>
          <w:rFonts w:ascii="Arial" w:eastAsia="Arial" w:hAnsi="Arial" w:cs="Arial"/>
          <w:spacing w:val="1"/>
          <w:sz w:val="24"/>
          <w:szCs w:val="24"/>
        </w:rPr>
        <w:t>a</w:t>
      </w:r>
      <w:r w:rsidRPr="006341DF">
        <w:rPr>
          <w:rFonts w:ascii="Arial" w:eastAsia="Arial" w:hAnsi="Arial" w:cs="Arial"/>
          <w:sz w:val="24"/>
          <w:szCs w:val="24"/>
        </w:rPr>
        <w:t>n M</w:t>
      </w:r>
      <w:r w:rsidRPr="006341DF">
        <w:rPr>
          <w:rFonts w:ascii="Arial" w:eastAsia="Arial" w:hAnsi="Arial" w:cs="Arial"/>
          <w:spacing w:val="1"/>
          <w:sz w:val="24"/>
          <w:szCs w:val="24"/>
        </w:rPr>
        <w:t>u</w:t>
      </w:r>
      <w:r w:rsidRPr="006341DF">
        <w:rPr>
          <w:rFonts w:ascii="Arial" w:eastAsia="Arial" w:hAnsi="Arial" w:cs="Arial"/>
          <w:spacing w:val="-1"/>
          <w:sz w:val="24"/>
          <w:szCs w:val="24"/>
        </w:rPr>
        <w:t>t</w:t>
      </w:r>
      <w:r w:rsidRPr="006341DF">
        <w:rPr>
          <w:rFonts w:ascii="Arial" w:eastAsia="Arial" w:hAnsi="Arial" w:cs="Arial"/>
          <w:sz w:val="24"/>
          <w:szCs w:val="24"/>
        </w:rPr>
        <w:t>u</w:t>
      </w:r>
    </w:p>
    <w:p w:rsidR="006341DF" w:rsidRDefault="006341DF" w:rsidP="00DB0FF4">
      <w:pPr>
        <w:spacing w:before="1" w:line="277" w:lineRule="auto"/>
        <w:ind w:right="62"/>
        <w:rPr>
          <w:rFonts w:ascii="Arial" w:eastAsia="Arial" w:hAnsi="Arial" w:cs="Arial"/>
          <w:spacing w:val="3"/>
          <w:sz w:val="24"/>
          <w:szCs w:val="24"/>
        </w:rPr>
      </w:pPr>
    </w:p>
    <w:p w:rsidR="00870822" w:rsidRPr="00870822" w:rsidRDefault="00A43A97" w:rsidP="00DB0FF4">
      <w:pPr>
        <w:spacing w:before="1" w:line="277" w:lineRule="auto"/>
        <w:ind w:right="62"/>
        <w:rPr>
          <w:rFonts w:ascii="Arial" w:eastAsia="Arial" w:hAnsi="Arial" w:cs="Arial"/>
          <w:spacing w:val="3"/>
          <w:sz w:val="24"/>
          <w:szCs w:val="24"/>
        </w:rPr>
      </w:pPr>
      <w:r>
        <w:rPr>
          <w:rFonts w:ascii="Arial" w:eastAsia="Arial" w:hAnsi="Arial" w:cs="Arial"/>
          <w:spacing w:val="3"/>
          <w:sz w:val="24"/>
          <w:szCs w:val="24"/>
        </w:rPr>
        <w:t>Lebih lanjut uraian lengkap mengenai dokumen mutu yang ada di Universitas Ma Chung disajikan pada tabel berikut</w:t>
      </w:r>
    </w:p>
    <w:tbl>
      <w:tblPr>
        <w:tblStyle w:val="TableGrid"/>
        <w:tblW w:w="9776" w:type="dxa"/>
        <w:tblLayout w:type="fixed"/>
        <w:tblLook w:val="04A0" w:firstRow="1" w:lastRow="0" w:firstColumn="1" w:lastColumn="0" w:noHBand="0" w:noVBand="1"/>
      </w:tblPr>
      <w:tblGrid>
        <w:gridCol w:w="525"/>
        <w:gridCol w:w="1389"/>
        <w:gridCol w:w="7862"/>
      </w:tblGrid>
      <w:tr w:rsidR="00936FF5" w:rsidTr="00936FF5">
        <w:tc>
          <w:tcPr>
            <w:tcW w:w="525" w:type="dxa"/>
            <w:shd w:val="clear" w:color="auto" w:fill="D0CECE" w:themeFill="background2" w:themeFillShade="E6"/>
          </w:tcPr>
          <w:p w:rsidR="00936FF5" w:rsidRPr="004D7652" w:rsidRDefault="00936FF5" w:rsidP="00936FF5">
            <w:pPr>
              <w:jc w:val="center"/>
              <w:rPr>
                <w:rFonts w:ascii="Arial" w:hAnsi="Arial" w:cs="Arial"/>
                <w:b/>
                <w:i/>
                <w:sz w:val="22"/>
              </w:rPr>
            </w:pPr>
            <w:r w:rsidRPr="004D7652">
              <w:rPr>
                <w:rFonts w:ascii="Arial" w:hAnsi="Arial" w:cs="Arial"/>
                <w:b/>
                <w:i/>
                <w:sz w:val="22"/>
              </w:rPr>
              <w:t>No</w:t>
            </w:r>
          </w:p>
        </w:tc>
        <w:tc>
          <w:tcPr>
            <w:tcW w:w="1389" w:type="dxa"/>
            <w:shd w:val="clear" w:color="auto" w:fill="D0CECE" w:themeFill="background2" w:themeFillShade="E6"/>
          </w:tcPr>
          <w:p w:rsidR="00936FF5" w:rsidRPr="004D7652" w:rsidRDefault="00936FF5" w:rsidP="00936FF5">
            <w:pPr>
              <w:jc w:val="center"/>
              <w:rPr>
                <w:rFonts w:ascii="Arial" w:hAnsi="Arial" w:cs="Arial"/>
                <w:b/>
                <w:i/>
                <w:sz w:val="22"/>
              </w:rPr>
            </w:pPr>
            <w:r w:rsidRPr="004D7652">
              <w:rPr>
                <w:rFonts w:ascii="Arial" w:hAnsi="Arial" w:cs="Arial"/>
                <w:b/>
                <w:i/>
                <w:sz w:val="22"/>
              </w:rPr>
              <w:t>Dokumen</w:t>
            </w:r>
          </w:p>
        </w:tc>
        <w:tc>
          <w:tcPr>
            <w:tcW w:w="7862" w:type="dxa"/>
            <w:shd w:val="clear" w:color="auto" w:fill="D0CECE" w:themeFill="background2" w:themeFillShade="E6"/>
          </w:tcPr>
          <w:p w:rsidR="00936FF5" w:rsidRPr="004D7652" w:rsidRDefault="00936FF5" w:rsidP="00936FF5">
            <w:pPr>
              <w:jc w:val="center"/>
              <w:rPr>
                <w:rFonts w:ascii="Arial" w:hAnsi="Arial" w:cs="Arial"/>
                <w:b/>
                <w:i/>
                <w:sz w:val="22"/>
              </w:rPr>
            </w:pPr>
            <w:r w:rsidRPr="004D7652">
              <w:rPr>
                <w:rFonts w:ascii="Arial" w:hAnsi="Arial" w:cs="Arial"/>
                <w:b/>
                <w:i/>
                <w:sz w:val="22"/>
              </w:rPr>
              <w:t>Informasi</w:t>
            </w:r>
          </w:p>
        </w:tc>
      </w:tr>
      <w:tr w:rsidR="00936FF5" w:rsidTr="00936FF5">
        <w:tc>
          <w:tcPr>
            <w:tcW w:w="525" w:type="dxa"/>
            <w:shd w:val="clear" w:color="auto" w:fill="auto"/>
          </w:tcPr>
          <w:p w:rsidR="00936FF5" w:rsidRDefault="00936FF5" w:rsidP="00936FF5">
            <w:pPr>
              <w:spacing w:line="260" w:lineRule="exact"/>
              <w:ind w:left="104"/>
              <w:rPr>
                <w:rFonts w:ascii="Arial" w:eastAsia="Arial" w:hAnsi="Arial" w:cs="Arial"/>
                <w:sz w:val="24"/>
                <w:szCs w:val="24"/>
              </w:rPr>
            </w:pPr>
            <w:r>
              <w:rPr>
                <w:rFonts w:ascii="Arial" w:eastAsia="Arial" w:hAnsi="Arial" w:cs="Arial"/>
                <w:spacing w:val="2"/>
                <w:sz w:val="24"/>
                <w:szCs w:val="24"/>
              </w:rPr>
              <w:t>1.</w:t>
            </w:r>
          </w:p>
        </w:tc>
        <w:tc>
          <w:tcPr>
            <w:tcW w:w="1389" w:type="dxa"/>
            <w:shd w:val="clear" w:color="auto" w:fill="auto"/>
          </w:tcPr>
          <w:p w:rsidR="00936FF5" w:rsidRDefault="00936FF5" w:rsidP="00936FF5">
            <w:pPr>
              <w:spacing w:line="260" w:lineRule="exact"/>
              <w:ind w:left="104"/>
              <w:rPr>
                <w:rFonts w:ascii="Arial" w:eastAsia="Arial" w:hAnsi="Arial" w:cs="Arial"/>
                <w:sz w:val="24"/>
                <w:szCs w:val="24"/>
              </w:rPr>
            </w:pPr>
            <w:r>
              <w:rPr>
                <w:rFonts w:ascii="Arial" w:eastAsia="Arial" w:hAnsi="Arial" w:cs="Arial"/>
                <w:sz w:val="24"/>
                <w:szCs w:val="24"/>
              </w:rPr>
              <w:t>K</w:t>
            </w:r>
            <w:r>
              <w:rPr>
                <w:rFonts w:ascii="Arial" w:eastAsia="Arial" w:hAnsi="Arial" w:cs="Arial"/>
                <w:spacing w:val="1"/>
                <w:sz w:val="24"/>
                <w:szCs w:val="24"/>
              </w:rPr>
              <w:t>ebi</w:t>
            </w:r>
            <w:r>
              <w:rPr>
                <w:rFonts w:ascii="Arial" w:eastAsia="Arial" w:hAnsi="Arial" w:cs="Arial"/>
                <w:spacing w:val="-3"/>
                <w:sz w:val="24"/>
                <w:szCs w:val="24"/>
              </w:rPr>
              <w:t>j</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 SPMI</w:t>
            </w:r>
          </w:p>
        </w:tc>
        <w:tc>
          <w:tcPr>
            <w:tcW w:w="7862" w:type="dxa"/>
            <w:shd w:val="clear" w:color="auto" w:fill="auto"/>
          </w:tcPr>
          <w:p w:rsidR="00936FF5" w:rsidRDefault="00936FF5" w:rsidP="004D7652">
            <w:pPr>
              <w:spacing w:line="260" w:lineRule="exact"/>
              <w:ind w:left="104" w:right="65"/>
              <w:jc w:val="both"/>
              <w:rPr>
                <w:rFonts w:ascii="Arial" w:eastAsia="Arial" w:hAnsi="Arial" w:cs="Arial"/>
                <w:sz w:val="24"/>
                <w:szCs w:val="24"/>
              </w:rPr>
            </w:pPr>
            <w:r>
              <w:rPr>
                <w:rFonts w:ascii="Arial" w:eastAsia="Arial" w:hAnsi="Arial" w:cs="Arial"/>
                <w:sz w:val="24"/>
                <w:szCs w:val="24"/>
              </w:rPr>
              <w:t>K</w:t>
            </w:r>
            <w:r>
              <w:rPr>
                <w:rFonts w:ascii="Arial" w:eastAsia="Arial" w:hAnsi="Arial" w:cs="Arial"/>
                <w:spacing w:val="1"/>
                <w:sz w:val="24"/>
                <w:szCs w:val="24"/>
              </w:rPr>
              <w:t>ebi</w:t>
            </w:r>
            <w:r>
              <w:rPr>
                <w:rFonts w:ascii="Arial" w:eastAsia="Arial" w:hAnsi="Arial" w:cs="Arial"/>
                <w:spacing w:val="-3"/>
                <w:sz w:val="24"/>
                <w:szCs w:val="24"/>
              </w:rPr>
              <w:t>j</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9"/>
                <w:sz w:val="24"/>
                <w:szCs w:val="24"/>
              </w:rPr>
              <w:t xml:space="preserve"> </w:t>
            </w:r>
            <w:r>
              <w:rPr>
                <w:rFonts w:ascii="Arial" w:eastAsia="Arial" w:hAnsi="Arial" w:cs="Arial"/>
                <w:sz w:val="24"/>
                <w:szCs w:val="24"/>
              </w:rPr>
              <w:t>SPMI</w:t>
            </w:r>
            <w:r>
              <w:rPr>
                <w:rFonts w:ascii="Arial" w:eastAsia="Arial" w:hAnsi="Arial" w:cs="Arial"/>
                <w:spacing w:val="37"/>
                <w:sz w:val="24"/>
                <w:szCs w:val="24"/>
              </w:rPr>
              <w:t xml:space="preserve"> </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upa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9"/>
                <w:sz w:val="24"/>
                <w:szCs w:val="24"/>
              </w:rPr>
              <w:t xml:space="preserve"> </w:t>
            </w:r>
            <w:r>
              <w:rPr>
                <w:rFonts w:ascii="Arial" w:eastAsia="Arial" w:hAnsi="Arial" w:cs="Arial"/>
                <w:spacing w:val="1"/>
                <w:sz w:val="24"/>
                <w:szCs w:val="24"/>
              </w:rPr>
              <w:t>l</w:t>
            </w:r>
            <w:r>
              <w:rPr>
                <w:rFonts w:ascii="Arial" w:eastAsia="Arial" w:hAnsi="Arial" w:cs="Arial"/>
                <w:spacing w:val="-3"/>
                <w:sz w:val="24"/>
                <w:szCs w:val="24"/>
              </w:rPr>
              <w:t>a</w:t>
            </w:r>
            <w:r>
              <w:rPr>
                <w:rFonts w:ascii="Arial" w:eastAsia="Arial" w:hAnsi="Arial" w:cs="Arial"/>
                <w:spacing w:val="1"/>
                <w:sz w:val="24"/>
                <w:szCs w:val="24"/>
              </w:rPr>
              <w:t>nda</w:t>
            </w:r>
            <w:r>
              <w:rPr>
                <w:rFonts w:ascii="Arial" w:eastAsia="Arial" w:hAnsi="Arial" w:cs="Arial"/>
                <w:sz w:val="24"/>
                <w:szCs w:val="24"/>
              </w:rPr>
              <w:t>s</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39"/>
                <w:sz w:val="24"/>
                <w:szCs w:val="24"/>
              </w:rPr>
              <w:t xml:space="preserve"> </w:t>
            </w:r>
            <w:r>
              <w:rPr>
                <w:rFonts w:ascii="Arial" w:eastAsia="Arial" w:hAnsi="Arial" w:cs="Arial"/>
                <w:spacing w:val="1"/>
                <w:sz w:val="24"/>
                <w:szCs w:val="24"/>
              </w:rPr>
              <w:t>da</w:t>
            </w:r>
            <w:r>
              <w:rPr>
                <w:rFonts w:ascii="Arial" w:eastAsia="Arial" w:hAnsi="Arial" w:cs="Arial"/>
                <w:sz w:val="24"/>
                <w:szCs w:val="24"/>
              </w:rPr>
              <w:t>n</w:t>
            </w:r>
            <w:r>
              <w:rPr>
                <w:rFonts w:ascii="Arial" w:eastAsia="Arial" w:hAnsi="Arial" w:cs="Arial"/>
                <w:spacing w:val="39"/>
                <w:sz w:val="24"/>
                <w:szCs w:val="24"/>
              </w:rPr>
              <w:t xml:space="preserve"> </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3"/>
                <w:sz w:val="24"/>
                <w:szCs w:val="24"/>
              </w:rPr>
              <w:t>a</w:t>
            </w:r>
            <w:r>
              <w:rPr>
                <w:rFonts w:ascii="Arial" w:eastAsia="Arial" w:hAnsi="Arial" w:cs="Arial"/>
                <w:sz w:val="24"/>
                <w:szCs w:val="24"/>
              </w:rPr>
              <w:t>h</w:t>
            </w:r>
            <w:r>
              <w:rPr>
                <w:rFonts w:ascii="Arial" w:eastAsia="Arial" w:hAnsi="Arial" w:cs="Arial"/>
                <w:spacing w:val="39"/>
                <w:sz w:val="24"/>
                <w:szCs w:val="24"/>
              </w:rPr>
              <w:t xml:space="preserve"> </w:t>
            </w:r>
            <w:r>
              <w:rPr>
                <w:rFonts w:ascii="Arial" w:eastAsia="Arial" w:hAnsi="Arial" w:cs="Arial"/>
                <w:spacing w:val="1"/>
                <w:sz w:val="24"/>
                <w:szCs w:val="24"/>
              </w:rPr>
              <w:t>dala</w:t>
            </w:r>
            <w:r>
              <w:rPr>
                <w:rFonts w:ascii="Arial" w:eastAsia="Arial" w:hAnsi="Arial" w:cs="Arial"/>
                <w:sz w:val="24"/>
                <w:szCs w:val="24"/>
              </w:rPr>
              <w:t>m</w:t>
            </w:r>
            <w:r w:rsidR="004D7652">
              <w:rPr>
                <w:rFonts w:ascii="Arial" w:eastAsia="Arial" w:hAnsi="Arial" w:cs="Arial"/>
                <w:sz w:val="24"/>
                <w:szCs w:val="24"/>
              </w:rPr>
              <w:t xml:space="preserve"> </w:t>
            </w:r>
            <w:r>
              <w:rPr>
                <w:rFonts w:ascii="Arial" w:eastAsia="Arial" w:hAnsi="Arial" w:cs="Arial"/>
                <w:sz w:val="24"/>
                <w:szCs w:val="24"/>
              </w:rPr>
              <w:t>m</w:t>
            </w:r>
            <w:r>
              <w:rPr>
                <w:rFonts w:ascii="Arial" w:eastAsia="Arial" w:hAnsi="Arial" w:cs="Arial"/>
                <w:spacing w:val="1"/>
                <w:sz w:val="24"/>
                <w:szCs w:val="24"/>
              </w:rPr>
              <w:t>ene</w:t>
            </w:r>
            <w:r>
              <w:rPr>
                <w:rFonts w:ascii="Arial" w:eastAsia="Arial" w:hAnsi="Arial" w:cs="Arial"/>
                <w:spacing w:val="-1"/>
                <w:sz w:val="24"/>
                <w:szCs w:val="24"/>
              </w:rPr>
              <w:t>t</w:t>
            </w:r>
            <w:r>
              <w:rPr>
                <w:rFonts w:ascii="Arial" w:eastAsia="Arial" w:hAnsi="Arial" w:cs="Arial"/>
                <w:spacing w:val="1"/>
                <w:sz w:val="24"/>
                <w:szCs w:val="24"/>
              </w:rPr>
              <w:t>ap</w:t>
            </w:r>
            <w:r>
              <w:rPr>
                <w:rFonts w:ascii="Arial" w:eastAsia="Arial" w:hAnsi="Arial" w:cs="Arial"/>
                <w:spacing w:val="-5"/>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z w:val="24"/>
                <w:szCs w:val="24"/>
              </w:rPr>
              <w:t>s</w:t>
            </w:r>
            <w:r>
              <w:rPr>
                <w:rFonts w:ascii="Arial" w:eastAsia="Arial" w:hAnsi="Arial" w:cs="Arial"/>
                <w:spacing w:val="1"/>
                <w:sz w:val="24"/>
                <w:szCs w:val="24"/>
              </w:rPr>
              <w:t>elu</w:t>
            </w:r>
            <w:r>
              <w:rPr>
                <w:rFonts w:ascii="Arial" w:eastAsia="Arial" w:hAnsi="Arial" w:cs="Arial"/>
                <w:sz w:val="24"/>
                <w:szCs w:val="24"/>
              </w:rPr>
              <w:t>r</w:t>
            </w:r>
            <w:r>
              <w:rPr>
                <w:rFonts w:ascii="Arial" w:eastAsia="Arial" w:hAnsi="Arial" w:cs="Arial"/>
                <w:spacing w:val="-3"/>
                <w:sz w:val="24"/>
                <w:szCs w:val="24"/>
              </w:rPr>
              <w:t>u</w:t>
            </w:r>
            <w:r>
              <w:rPr>
                <w:rFonts w:ascii="Arial" w:eastAsia="Arial" w:hAnsi="Arial" w:cs="Arial"/>
                <w:sz w:val="24"/>
                <w:szCs w:val="24"/>
              </w:rPr>
              <w:t>h</w:t>
            </w:r>
            <w:r>
              <w:rPr>
                <w:rFonts w:ascii="Arial" w:eastAsia="Arial" w:hAnsi="Arial" w:cs="Arial"/>
                <w:spacing w:val="3"/>
                <w:sz w:val="24"/>
                <w:szCs w:val="24"/>
              </w:rPr>
              <w:t xml:space="preserve"> </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anda</w:t>
            </w:r>
            <w:r>
              <w:rPr>
                <w:rFonts w:ascii="Arial" w:eastAsia="Arial" w:hAnsi="Arial" w:cs="Arial"/>
                <w:sz w:val="24"/>
                <w:szCs w:val="24"/>
              </w:rPr>
              <w:t>r, m</w:t>
            </w:r>
            <w:r>
              <w:rPr>
                <w:rFonts w:ascii="Arial" w:eastAsia="Arial" w:hAnsi="Arial" w:cs="Arial"/>
                <w:spacing w:val="1"/>
                <w:sz w:val="24"/>
                <w:szCs w:val="24"/>
              </w:rPr>
              <w:t>anu</w:t>
            </w:r>
            <w:r>
              <w:rPr>
                <w:rFonts w:ascii="Arial" w:eastAsia="Arial" w:hAnsi="Arial" w:cs="Arial"/>
                <w:spacing w:val="-3"/>
                <w:sz w:val="24"/>
                <w:szCs w:val="24"/>
              </w:rPr>
              <w:t>a</w:t>
            </w:r>
            <w:r>
              <w:rPr>
                <w:rFonts w:ascii="Arial" w:eastAsia="Arial" w:hAnsi="Arial" w:cs="Arial"/>
                <w:sz w:val="24"/>
                <w:szCs w:val="24"/>
              </w:rPr>
              <w:t>l</w:t>
            </w:r>
            <w:r>
              <w:rPr>
                <w:rFonts w:ascii="Arial" w:eastAsia="Arial" w:hAnsi="Arial" w:cs="Arial"/>
                <w:spacing w:val="3"/>
                <w:sz w:val="24"/>
                <w:szCs w:val="24"/>
              </w:rPr>
              <w:t xml:space="preserve"> </w:t>
            </w:r>
            <w:r>
              <w:rPr>
                <w:rFonts w:ascii="Arial" w:eastAsia="Arial" w:hAnsi="Arial" w:cs="Arial"/>
                <w:spacing w:val="1"/>
                <w:sz w:val="24"/>
                <w:szCs w:val="24"/>
              </w:rPr>
              <w:t>da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p</w:t>
            </w:r>
            <w:r>
              <w:rPr>
                <w:rFonts w:ascii="Arial" w:eastAsia="Arial" w:hAnsi="Arial" w:cs="Arial"/>
                <w:sz w:val="24"/>
                <w:szCs w:val="24"/>
              </w:rPr>
              <w:t>r</w:t>
            </w:r>
            <w:r>
              <w:rPr>
                <w:rFonts w:ascii="Arial" w:eastAsia="Arial" w:hAnsi="Arial" w:cs="Arial"/>
                <w:spacing w:val="1"/>
                <w:sz w:val="24"/>
                <w:szCs w:val="24"/>
              </w:rPr>
              <w:t>o</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pacing w:val="-3"/>
                <w:sz w:val="24"/>
                <w:szCs w:val="24"/>
              </w:rPr>
              <w:t>d</w:t>
            </w:r>
            <w:r>
              <w:rPr>
                <w:rFonts w:ascii="Arial" w:eastAsia="Arial" w:hAnsi="Arial" w:cs="Arial"/>
                <w:spacing w:val="1"/>
                <w:sz w:val="24"/>
                <w:szCs w:val="24"/>
              </w:rPr>
              <w:t>u</w:t>
            </w:r>
            <w:r>
              <w:rPr>
                <w:rFonts w:ascii="Arial" w:eastAsia="Arial" w:hAnsi="Arial" w:cs="Arial"/>
                <w:sz w:val="24"/>
                <w:szCs w:val="24"/>
              </w:rPr>
              <w:t xml:space="preserve">r </w:t>
            </w:r>
            <w:r>
              <w:rPr>
                <w:rFonts w:ascii="Arial" w:eastAsia="Arial" w:hAnsi="Arial" w:cs="Arial"/>
                <w:spacing w:val="1"/>
                <w:sz w:val="24"/>
                <w:szCs w:val="24"/>
              </w:rPr>
              <w:t>dala</w:t>
            </w:r>
            <w:r>
              <w:rPr>
                <w:rFonts w:ascii="Arial" w:eastAsia="Arial" w:hAnsi="Arial" w:cs="Arial"/>
                <w:sz w:val="24"/>
                <w:szCs w:val="24"/>
              </w:rPr>
              <w:t>m</w:t>
            </w:r>
            <w:r>
              <w:rPr>
                <w:rFonts w:ascii="Arial" w:eastAsia="Arial" w:hAnsi="Arial" w:cs="Arial"/>
                <w:spacing w:val="1"/>
                <w:sz w:val="24"/>
                <w:szCs w:val="24"/>
              </w:rPr>
              <w:t xml:space="preserve"> </w:t>
            </w:r>
            <w:r>
              <w:rPr>
                <w:rFonts w:ascii="Arial" w:eastAsia="Arial" w:hAnsi="Arial" w:cs="Arial"/>
                <w:sz w:val="24"/>
                <w:szCs w:val="24"/>
              </w:rPr>
              <w:t>SPM</w:t>
            </w:r>
            <w:r>
              <w:rPr>
                <w:rFonts w:ascii="Arial" w:eastAsia="Arial" w:hAnsi="Arial" w:cs="Arial"/>
                <w:spacing w:val="-1"/>
                <w:sz w:val="24"/>
                <w:szCs w:val="24"/>
              </w:rPr>
              <w:t>I</w:t>
            </w:r>
            <w:r>
              <w:rPr>
                <w:rFonts w:ascii="Arial" w:eastAsia="Arial" w:hAnsi="Arial" w:cs="Arial"/>
                <w:sz w:val="24"/>
                <w:szCs w:val="24"/>
              </w:rPr>
              <w:t>, s</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t</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pacing w:val="1"/>
                <w:sz w:val="24"/>
                <w:szCs w:val="24"/>
              </w:rPr>
              <w:t>dala</w:t>
            </w:r>
            <w:r>
              <w:rPr>
                <w:rFonts w:ascii="Arial" w:eastAsia="Arial" w:hAnsi="Arial" w:cs="Arial"/>
                <w:sz w:val="24"/>
                <w:szCs w:val="24"/>
              </w:rPr>
              <w:t>m</w:t>
            </w:r>
            <w:r>
              <w:rPr>
                <w:rFonts w:ascii="Arial" w:eastAsia="Arial" w:hAnsi="Arial" w:cs="Arial"/>
                <w:spacing w:val="1"/>
                <w:sz w:val="24"/>
                <w:szCs w:val="24"/>
              </w:rPr>
              <w:t xml:space="preserve"> </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ks</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pacing w:val="1"/>
                <w:sz w:val="24"/>
                <w:szCs w:val="24"/>
              </w:rPr>
              <w:t>a</w:t>
            </w:r>
            <w:r>
              <w:rPr>
                <w:rFonts w:ascii="Arial" w:eastAsia="Arial" w:hAnsi="Arial" w:cs="Arial"/>
                <w:spacing w:val="-5"/>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da</w:t>
            </w:r>
            <w:r>
              <w:rPr>
                <w:rFonts w:ascii="Arial" w:eastAsia="Arial" w:hAnsi="Arial" w:cs="Arial"/>
                <w:sz w:val="24"/>
                <w:szCs w:val="24"/>
              </w:rPr>
              <w:t>n m</w:t>
            </w:r>
            <w:r>
              <w:rPr>
                <w:rFonts w:ascii="Arial" w:eastAsia="Arial" w:hAnsi="Arial" w:cs="Arial"/>
                <w:spacing w:val="1"/>
                <w:sz w:val="24"/>
                <w:szCs w:val="24"/>
              </w:rPr>
              <w:t>eni</w:t>
            </w:r>
            <w:r>
              <w:rPr>
                <w:rFonts w:ascii="Arial" w:eastAsia="Arial" w:hAnsi="Arial" w:cs="Arial"/>
                <w:spacing w:val="-3"/>
                <w:sz w:val="24"/>
                <w:szCs w:val="24"/>
              </w:rPr>
              <w:t>n</w:t>
            </w:r>
            <w:r>
              <w:rPr>
                <w:rFonts w:ascii="Arial" w:eastAsia="Arial" w:hAnsi="Arial" w:cs="Arial"/>
                <w:spacing w:val="1"/>
                <w:sz w:val="24"/>
                <w:szCs w:val="24"/>
              </w:rPr>
              <w:t>g</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pacing w:val="-1"/>
                <w:sz w:val="24"/>
                <w:szCs w:val="24"/>
              </w:rPr>
              <w:t>t</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 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 SPM</w:t>
            </w:r>
            <w:r>
              <w:rPr>
                <w:rFonts w:ascii="Arial" w:eastAsia="Arial" w:hAnsi="Arial" w:cs="Arial"/>
                <w:spacing w:val="-1"/>
                <w:sz w:val="24"/>
                <w:szCs w:val="24"/>
              </w:rPr>
              <w:t>I</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z w:val="24"/>
                <w:szCs w:val="24"/>
              </w:rPr>
              <w:t>S</w:t>
            </w:r>
            <w:r>
              <w:rPr>
                <w:rFonts w:ascii="Arial" w:eastAsia="Arial" w:hAnsi="Arial" w:cs="Arial"/>
                <w:spacing w:val="1"/>
                <w:sz w:val="24"/>
                <w:szCs w:val="24"/>
              </w:rPr>
              <w:t>elai</w:t>
            </w:r>
            <w:r>
              <w:rPr>
                <w:rFonts w:ascii="Arial" w:eastAsia="Arial" w:hAnsi="Arial" w:cs="Arial"/>
                <w:sz w:val="24"/>
                <w:szCs w:val="24"/>
              </w:rPr>
              <w:t xml:space="preserve">n </w:t>
            </w:r>
            <w:r>
              <w:rPr>
                <w:rFonts w:ascii="Arial" w:eastAsia="Arial" w:hAnsi="Arial" w:cs="Arial"/>
                <w:spacing w:val="1"/>
                <w:sz w:val="24"/>
                <w:szCs w:val="24"/>
              </w:rPr>
              <w:t>i</w:t>
            </w:r>
            <w:r>
              <w:rPr>
                <w:rFonts w:ascii="Arial" w:eastAsia="Arial" w:hAnsi="Arial" w:cs="Arial"/>
                <w:spacing w:val="-1"/>
                <w:sz w:val="24"/>
                <w:szCs w:val="24"/>
              </w:rPr>
              <w:t>t</w:t>
            </w:r>
            <w:r>
              <w:rPr>
                <w:rFonts w:ascii="Arial" w:eastAsia="Arial" w:hAnsi="Arial" w:cs="Arial"/>
                <w:sz w:val="24"/>
                <w:szCs w:val="24"/>
              </w:rPr>
              <w:t xml:space="preserve">u </w:t>
            </w:r>
            <w:r>
              <w:rPr>
                <w:rFonts w:ascii="Arial" w:eastAsia="Arial" w:hAnsi="Arial" w:cs="Arial"/>
                <w:spacing w:val="1"/>
                <w:sz w:val="24"/>
                <w:szCs w:val="24"/>
              </w:rPr>
              <w:t>jug</w:t>
            </w:r>
            <w:r>
              <w:rPr>
                <w:rFonts w:ascii="Arial" w:eastAsia="Arial" w:hAnsi="Arial" w:cs="Arial"/>
                <w:sz w:val="24"/>
                <w:szCs w:val="24"/>
              </w:rPr>
              <w:t>a m</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upa</w:t>
            </w:r>
            <w:r>
              <w:rPr>
                <w:rFonts w:ascii="Arial" w:eastAsia="Arial" w:hAnsi="Arial" w:cs="Arial"/>
                <w:spacing w:val="-5"/>
                <w:sz w:val="24"/>
                <w:szCs w:val="24"/>
              </w:rPr>
              <w:t>k</w:t>
            </w:r>
            <w:r>
              <w:rPr>
                <w:rFonts w:ascii="Arial" w:eastAsia="Arial" w:hAnsi="Arial" w:cs="Arial"/>
                <w:spacing w:val="1"/>
                <w:sz w:val="24"/>
                <w:szCs w:val="24"/>
              </w:rPr>
              <w:t>a</w:t>
            </w:r>
            <w:r>
              <w:rPr>
                <w:rFonts w:ascii="Arial" w:eastAsia="Arial" w:hAnsi="Arial" w:cs="Arial"/>
                <w:sz w:val="24"/>
                <w:szCs w:val="24"/>
              </w:rPr>
              <w:t>n s</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
                <w:sz w:val="24"/>
                <w:szCs w:val="24"/>
              </w:rPr>
              <w:t>an</w:t>
            </w:r>
            <w:r>
              <w:rPr>
                <w:rFonts w:ascii="Arial" w:eastAsia="Arial" w:hAnsi="Arial" w:cs="Arial"/>
                <w:sz w:val="24"/>
                <w:szCs w:val="24"/>
              </w:rPr>
              <w:t xml:space="preserve">a </w:t>
            </w:r>
            <w:r>
              <w:rPr>
                <w:rFonts w:ascii="Arial" w:eastAsia="Arial" w:hAnsi="Arial" w:cs="Arial"/>
                <w:spacing w:val="1"/>
                <w:sz w:val="24"/>
                <w:szCs w:val="24"/>
              </w:rPr>
              <w:t>un</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3"/>
                <w:sz w:val="24"/>
                <w:szCs w:val="24"/>
              </w:rPr>
              <w:t xml:space="preserve"> </w:t>
            </w:r>
            <w:r>
              <w:rPr>
                <w:rFonts w:ascii="Arial" w:eastAsia="Arial" w:hAnsi="Arial" w:cs="Arial"/>
                <w:sz w:val="24"/>
                <w:szCs w:val="24"/>
              </w:rPr>
              <w:t>m</w:t>
            </w:r>
            <w:r>
              <w:rPr>
                <w:rFonts w:ascii="Arial" w:eastAsia="Arial" w:hAnsi="Arial" w:cs="Arial"/>
                <w:spacing w:val="-3"/>
                <w:sz w:val="24"/>
                <w:szCs w:val="24"/>
              </w:rPr>
              <w:t>e</w:t>
            </w:r>
            <w:r>
              <w:rPr>
                <w:rFonts w:ascii="Arial" w:eastAsia="Arial" w:hAnsi="Arial" w:cs="Arial"/>
                <w:spacing w:val="1"/>
                <w:sz w:val="24"/>
                <w:szCs w:val="24"/>
              </w:rPr>
              <w:t>ng</w:t>
            </w:r>
            <w:r>
              <w:rPr>
                <w:rFonts w:ascii="Arial" w:eastAsia="Arial" w:hAnsi="Arial" w:cs="Arial"/>
                <w:sz w:val="24"/>
                <w:szCs w:val="24"/>
              </w:rPr>
              <w:t>k</w:t>
            </w:r>
            <w:r>
              <w:rPr>
                <w:rFonts w:ascii="Arial" w:eastAsia="Arial" w:hAnsi="Arial" w:cs="Arial"/>
                <w:spacing w:val="1"/>
                <w:sz w:val="24"/>
                <w:szCs w:val="24"/>
              </w:rPr>
              <w:t>o</w:t>
            </w:r>
            <w:r>
              <w:rPr>
                <w:rFonts w:ascii="Arial" w:eastAsia="Arial" w:hAnsi="Arial" w:cs="Arial"/>
                <w:spacing w:val="-5"/>
                <w:sz w:val="24"/>
                <w:szCs w:val="24"/>
              </w:rPr>
              <w:t>m</w:t>
            </w:r>
            <w:r>
              <w:rPr>
                <w:rFonts w:ascii="Arial" w:eastAsia="Arial" w:hAnsi="Arial" w:cs="Arial"/>
                <w:spacing w:val="1"/>
                <w:sz w:val="24"/>
                <w:szCs w:val="24"/>
              </w:rPr>
              <w:t>uni</w:t>
            </w:r>
            <w:r>
              <w:rPr>
                <w:rFonts w:ascii="Arial" w:eastAsia="Arial" w:hAnsi="Arial" w:cs="Arial"/>
                <w:spacing w:val="-5"/>
                <w:sz w:val="24"/>
                <w:szCs w:val="24"/>
              </w:rPr>
              <w:t>k</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 k</w:t>
            </w:r>
            <w:r>
              <w:rPr>
                <w:rFonts w:ascii="Arial" w:eastAsia="Arial" w:hAnsi="Arial" w:cs="Arial"/>
                <w:spacing w:val="1"/>
                <w:sz w:val="24"/>
                <w:szCs w:val="24"/>
              </w:rPr>
              <w:t>e</w:t>
            </w:r>
            <w:r>
              <w:rPr>
                <w:rFonts w:ascii="Arial" w:eastAsia="Arial" w:hAnsi="Arial" w:cs="Arial"/>
                <w:spacing w:val="-3"/>
                <w:sz w:val="24"/>
                <w:szCs w:val="24"/>
              </w:rPr>
              <w:t>p</w:t>
            </w:r>
            <w:r>
              <w:rPr>
                <w:rFonts w:ascii="Arial" w:eastAsia="Arial" w:hAnsi="Arial" w:cs="Arial"/>
                <w:spacing w:val="1"/>
                <w:sz w:val="24"/>
                <w:szCs w:val="24"/>
              </w:rPr>
              <w:t>ad</w:t>
            </w:r>
            <w:r>
              <w:rPr>
                <w:rFonts w:ascii="Arial" w:eastAsia="Arial" w:hAnsi="Arial" w:cs="Arial"/>
                <w:sz w:val="24"/>
                <w:szCs w:val="24"/>
              </w:rPr>
              <w:t>a s</w:t>
            </w:r>
            <w:r>
              <w:rPr>
                <w:rFonts w:ascii="Arial" w:eastAsia="Arial" w:hAnsi="Arial" w:cs="Arial"/>
                <w:spacing w:val="1"/>
                <w:sz w:val="24"/>
                <w:szCs w:val="24"/>
              </w:rPr>
              <w:t>elu</w:t>
            </w:r>
            <w:r>
              <w:rPr>
                <w:rFonts w:ascii="Arial" w:eastAsia="Arial" w:hAnsi="Arial" w:cs="Arial"/>
                <w:sz w:val="24"/>
                <w:szCs w:val="24"/>
              </w:rPr>
              <w:t>r</w:t>
            </w:r>
            <w:r>
              <w:rPr>
                <w:rFonts w:ascii="Arial" w:eastAsia="Arial" w:hAnsi="Arial" w:cs="Arial"/>
                <w:spacing w:val="-3"/>
                <w:sz w:val="24"/>
                <w:szCs w:val="24"/>
              </w:rPr>
              <w:t>u</w:t>
            </w:r>
            <w:r>
              <w:rPr>
                <w:rFonts w:ascii="Arial" w:eastAsia="Arial" w:hAnsi="Arial" w:cs="Arial"/>
                <w:sz w:val="24"/>
                <w:szCs w:val="24"/>
              </w:rPr>
              <w:t xml:space="preserve">h </w:t>
            </w:r>
            <w:r>
              <w:rPr>
                <w:rFonts w:ascii="Arial" w:eastAsia="Arial" w:hAnsi="Arial" w:cs="Arial"/>
                <w:spacing w:val="1"/>
                <w:sz w:val="24"/>
                <w:szCs w:val="24"/>
              </w:rPr>
              <w:t>pe</w:t>
            </w:r>
            <w:r>
              <w:rPr>
                <w:rFonts w:ascii="Arial" w:eastAsia="Arial" w:hAnsi="Arial" w:cs="Arial"/>
                <w:sz w:val="24"/>
                <w:szCs w:val="24"/>
              </w:rPr>
              <w:t>m</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pacing w:val="1"/>
                <w:sz w:val="24"/>
                <w:szCs w:val="24"/>
              </w:rPr>
              <w:t>g</w:t>
            </w:r>
            <w:r>
              <w:rPr>
                <w:rFonts w:ascii="Arial" w:eastAsia="Arial" w:hAnsi="Arial" w:cs="Arial"/>
                <w:sz w:val="24"/>
                <w:szCs w:val="24"/>
              </w:rPr>
              <w:t xml:space="preserve">ku </w:t>
            </w:r>
            <w:r>
              <w:rPr>
                <w:rFonts w:ascii="Arial" w:eastAsia="Arial" w:hAnsi="Arial" w:cs="Arial"/>
                <w:spacing w:val="2"/>
                <w:sz w:val="24"/>
                <w:szCs w:val="24"/>
              </w:rPr>
              <w:t xml:space="preserve"> </w:t>
            </w:r>
            <w:r>
              <w:rPr>
                <w:rFonts w:ascii="Arial" w:eastAsia="Arial" w:hAnsi="Arial" w:cs="Arial"/>
                <w:sz w:val="24"/>
                <w:szCs w:val="24"/>
              </w:rPr>
              <w:t>k</w:t>
            </w:r>
            <w:r>
              <w:rPr>
                <w:rFonts w:ascii="Arial" w:eastAsia="Arial" w:hAnsi="Arial" w:cs="Arial"/>
                <w:spacing w:val="1"/>
                <w:sz w:val="24"/>
                <w:szCs w:val="24"/>
              </w:rPr>
              <w:t>ep</w:t>
            </w:r>
            <w:r>
              <w:rPr>
                <w:rFonts w:ascii="Arial" w:eastAsia="Arial" w:hAnsi="Arial" w:cs="Arial"/>
                <w:spacing w:val="-3"/>
                <w:sz w:val="24"/>
                <w:szCs w:val="24"/>
              </w:rPr>
              <w:t>e</w:t>
            </w:r>
            <w:r>
              <w:rPr>
                <w:rFonts w:ascii="Arial" w:eastAsia="Arial" w:hAnsi="Arial" w:cs="Arial"/>
                <w:spacing w:val="1"/>
                <w:sz w:val="24"/>
                <w:szCs w:val="24"/>
              </w:rPr>
              <w:t>n</w:t>
            </w:r>
            <w:r>
              <w:rPr>
                <w:rFonts w:ascii="Arial" w:eastAsia="Arial" w:hAnsi="Arial" w:cs="Arial"/>
                <w:spacing w:val="-1"/>
                <w:sz w:val="24"/>
                <w:szCs w:val="24"/>
              </w:rPr>
              <w:t>t</w:t>
            </w:r>
            <w:r>
              <w:rPr>
                <w:rFonts w:ascii="Arial" w:eastAsia="Arial" w:hAnsi="Arial" w:cs="Arial"/>
                <w:spacing w:val="1"/>
                <w:sz w:val="24"/>
                <w:szCs w:val="24"/>
              </w:rPr>
              <w:t>ing</w:t>
            </w:r>
            <w:r>
              <w:rPr>
                <w:rFonts w:ascii="Arial" w:eastAsia="Arial" w:hAnsi="Arial" w:cs="Arial"/>
                <w:spacing w:val="-3"/>
                <w:sz w:val="24"/>
                <w:szCs w:val="24"/>
              </w:rPr>
              <w:t>a</w:t>
            </w:r>
            <w:r>
              <w:rPr>
                <w:rFonts w:ascii="Arial" w:eastAsia="Arial" w:hAnsi="Arial" w:cs="Arial"/>
                <w:sz w:val="24"/>
                <w:szCs w:val="24"/>
              </w:rPr>
              <w:t xml:space="preserve">n </w:t>
            </w:r>
            <w:r>
              <w:rPr>
                <w:rFonts w:ascii="Arial" w:eastAsia="Arial" w:hAnsi="Arial" w:cs="Arial"/>
                <w:spacing w:val="2"/>
                <w:sz w:val="24"/>
                <w:szCs w:val="24"/>
              </w:rPr>
              <w:t xml:space="preserve"> </w:t>
            </w:r>
            <w:r>
              <w:rPr>
                <w:rFonts w:ascii="Arial" w:eastAsia="Arial" w:hAnsi="Arial" w:cs="Arial"/>
                <w:spacing w:val="1"/>
                <w:sz w:val="24"/>
                <w:szCs w:val="24"/>
              </w:rPr>
              <w:t>ten</w:t>
            </w:r>
            <w:r>
              <w:rPr>
                <w:rFonts w:ascii="Arial" w:eastAsia="Arial" w:hAnsi="Arial" w:cs="Arial"/>
                <w:spacing w:val="-1"/>
                <w:sz w:val="24"/>
                <w:szCs w:val="24"/>
              </w:rPr>
              <w:t>t</w:t>
            </w:r>
            <w:r>
              <w:rPr>
                <w:rFonts w:ascii="Arial" w:eastAsia="Arial" w:hAnsi="Arial" w:cs="Arial"/>
                <w:spacing w:val="1"/>
                <w:sz w:val="24"/>
                <w:szCs w:val="24"/>
              </w:rPr>
              <w:t>an</w:t>
            </w:r>
            <w:r>
              <w:rPr>
                <w:rFonts w:ascii="Arial" w:eastAsia="Arial" w:hAnsi="Arial" w:cs="Arial"/>
                <w:sz w:val="24"/>
                <w:szCs w:val="24"/>
              </w:rPr>
              <w:t xml:space="preserve">g </w:t>
            </w:r>
            <w:r>
              <w:rPr>
                <w:rFonts w:ascii="Arial" w:eastAsia="Arial" w:hAnsi="Arial" w:cs="Arial"/>
                <w:spacing w:val="2"/>
                <w:sz w:val="24"/>
                <w:szCs w:val="24"/>
              </w:rPr>
              <w:t xml:space="preserve"> </w:t>
            </w:r>
            <w:r>
              <w:rPr>
                <w:rFonts w:ascii="Arial" w:eastAsia="Arial" w:hAnsi="Arial" w:cs="Arial"/>
                <w:sz w:val="24"/>
                <w:szCs w:val="24"/>
              </w:rPr>
              <w:t>S</w:t>
            </w:r>
            <w:r>
              <w:rPr>
                <w:rFonts w:ascii="Arial" w:eastAsia="Arial" w:hAnsi="Arial" w:cs="Arial"/>
                <w:spacing w:val="2"/>
                <w:sz w:val="24"/>
                <w:szCs w:val="24"/>
              </w:rPr>
              <w:t>i</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m  P</w:t>
            </w:r>
            <w:r>
              <w:rPr>
                <w:rFonts w:ascii="Arial" w:eastAsia="Arial" w:hAnsi="Arial" w:cs="Arial"/>
                <w:spacing w:val="-3"/>
                <w:sz w:val="24"/>
                <w:szCs w:val="24"/>
              </w:rPr>
              <w:t>e</w:t>
            </w:r>
            <w:r>
              <w:rPr>
                <w:rFonts w:ascii="Arial" w:eastAsia="Arial" w:hAnsi="Arial" w:cs="Arial"/>
                <w:spacing w:val="1"/>
                <w:sz w:val="24"/>
                <w:szCs w:val="24"/>
              </w:rPr>
              <w:t>nja</w:t>
            </w:r>
            <w:r>
              <w:rPr>
                <w:rFonts w:ascii="Arial" w:eastAsia="Arial" w:hAnsi="Arial" w:cs="Arial"/>
                <w:sz w:val="24"/>
                <w:szCs w:val="24"/>
              </w:rPr>
              <w:t>m</w:t>
            </w:r>
            <w:r>
              <w:rPr>
                <w:rFonts w:ascii="Arial" w:eastAsia="Arial" w:hAnsi="Arial" w:cs="Arial"/>
                <w:spacing w:val="-3"/>
                <w:sz w:val="24"/>
                <w:szCs w:val="24"/>
              </w:rPr>
              <w:t>i</w:t>
            </w:r>
            <w:r>
              <w:rPr>
                <w:rFonts w:ascii="Arial" w:eastAsia="Arial" w:hAnsi="Arial" w:cs="Arial"/>
                <w:spacing w:val="1"/>
                <w:sz w:val="24"/>
                <w:szCs w:val="24"/>
              </w:rPr>
              <w:t>na</w:t>
            </w:r>
            <w:r>
              <w:rPr>
                <w:rFonts w:ascii="Arial" w:eastAsia="Arial" w:hAnsi="Arial" w:cs="Arial"/>
                <w:sz w:val="24"/>
                <w:szCs w:val="24"/>
              </w:rPr>
              <w:t>n 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 xml:space="preserve">u </w:t>
            </w:r>
            <w:r>
              <w:rPr>
                <w:rFonts w:ascii="Arial" w:eastAsia="Arial" w:hAnsi="Arial" w:cs="Arial"/>
                <w:spacing w:val="-1"/>
                <w:sz w:val="24"/>
                <w:szCs w:val="24"/>
              </w:rPr>
              <w:t>I</w:t>
            </w:r>
            <w:r>
              <w:rPr>
                <w:rFonts w:ascii="Arial" w:eastAsia="Arial" w:hAnsi="Arial" w:cs="Arial"/>
                <w:spacing w:val="1"/>
                <w:sz w:val="24"/>
                <w:szCs w:val="24"/>
              </w:rPr>
              <w:t>n</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na</w:t>
            </w:r>
            <w:r>
              <w:rPr>
                <w:rFonts w:ascii="Arial" w:eastAsia="Arial" w:hAnsi="Arial" w:cs="Arial"/>
                <w:sz w:val="24"/>
                <w:szCs w:val="24"/>
              </w:rPr>
              <w:t>l y</w:t>
            </w:r>
            <w:r>
              <w:rPr>
                <w:rFonts w:ascii="Arial" w:eastAsia="Arial" w:hAnsi="Arial" w:cs="Arial"/>
                <w:spacing w:val="1"/>
                <w:sz w:val="24"/>
                <w:szCs w:val="24"/>
              </w:rPr>
              <w:t>an</w:t>
            </w:r>
            <w:r>
              <w:rPr>
                <w:rFonts w:ascii="Arial" w:eastAsia="Arial" w:hAnsi="Arial" w:cs="Arial"/>
                <w:sz w:val="24"/>
                <w:szCs w:val="24"/>
              </w:rPr>
              <w:t xml:space="preserve">g </w:t>
            </w:r>
            <w:r>
              <w:rPr>
                <w:rFonts w:ascii="Arial" w:eastAsia="Arial" w:hAnsi="Arial" w:cs="Arial"/>
                <w:spacing w:val="-3"/>
                <w:sz w:val="24"/>
                <w:szCs w:val="24"/>
              </w:rPr>
              <w:t>b</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la</w:t>
            </w:r>
            <w:r>
              <w:rPr>
                <w:rFonts w:ascii="Arial" w:eastAsia="Arial" w:hAnsi="Arial" w:cs="Arial"/>
                <w:spacing w:val="-5"/>
                <w:sz w:val="24"/>
                <w:szCs w:val="24"/>
              </w:rPr>
              <w:t>k</w:t>
            </w:r>
            <w:r>
              <w:rPr>
                <w:rFonts w:ascii="Arial" w:eastAsia="Arial" w:hAnsi="Arial" w:cs="Arial"/>
                <w:sz w:val="24"/>
                <w:szCs w:val="24"/>
              </w:rPr>
              <w:t xml:space="preserve">u </w:t>
            </w:r>
            <w:r>
              <w:rPr>
                <w:rFonts w:ascii="Arial" w:eastAsia="Arial" w:hAnsi="Arial" w:cs="Arial"/>
                <w:spacing w:val="1"/>
                <w:sz w:val="24"/>
                <w:szCs w:val="24"/>
              </w:rPr>
              <w:t>d</w:t>
            </w:r>
            <w:r>
              <w:rPr>
                <w:rFonts w:ascii="Arial" w:eastAsia="Arial" w:hAnsi="Arial" w:cs="Arial"/>
                <w:sz w:val="24"/>
                <w:szCs w:val="24"/>
              </w:rPr>
              <w:t xml:space="preserve">i </w:t>
            </w:r>
            <w:r>
              <w:rPr>
                <w:rFonts w:ascii="Arial" w:eastAsia="Arial" w:hAnsi="Arial" w:cs="Arial"/>
                <w:spacing w:val="1"/>
                <w:sz w:val="24"/>
                <w:szCs w:val="24"/>
              </w:rPr>
              <w:t>U</w:t>
            </w:r>
            <w:r>
              <w:rPr>
                <w:rFonts w:ascii="Arial" w:eastAsia="Arial" w:hAnsi="Arial" w:cs="Arial"/>
                <w:spacing w:val="-3"/>
                <w:sz w:val="24"/>
                <w:szCs w:val="24"/>
              </w:rPr>
              <w:t>n</w:t>
            </w:r>
            <w:r>
              <w:rPr>
                <w:rFonts w:ascii="Arial" w:eastAsia="Arial" w:hAnsi="Arial" w:cs="Arial"/>
                <w:spacing w:val="1"/>
                <w:sz w:val="24"/>
                <w:szCs w:val="24"/>
              </w:rPr>
              <w:t>i</w:t>
            </w:r>
            <w:r>
              <w:rPr>
                <w:rFonts w:ascii="Arial" w:eastAsia="Arial" w:hAnsi="Arial" w:cs="Arial"/>
                <w:sz w:val="24"/>
                <w:szCs w:val="24"/>
              </w:rPr>
              <w:t>v</w:t>
            </w:r>
            <w:r>
              <w:rPr>
                <w:rFonts w:ascii="Arial" w:eastAsia="Arial" w:hAnsi="Arial" w:cs="Arial"/>
                <w:spacing w:val="1"/>
                <w:sz w:val="24"/>
                <w:szCs w:val="24"/>
              </w:rPr>
              <w:t>e</w:t>
            </w:r>
            <w:r>
              <w:rPr>
                <w:rFonts w:ascii="Arial" w:eastAsia="Arial" w:hAnsi="Arial" w:cs="Arial"/>
                <w:sz w:val="24"/>
                <w:szCs w:val="24"/>
              </w:rPr>
              <w:t>rs</w:t>
            </w:r>
            <w:r>
              <w:rPr>
                <w:rFonts w:ascii="Arial" w:eastAsia="Arial" w:hAnsi="Arial" w:cs="Arial"/>
                <w:spacing w:val="1"/>
                <w:sz w:val="24"/>
                <w:szCs w:val="24"/>
              </w:rPr>
              <w:t>i</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 xml:space="preserve"> </w:t>
            </w:r>
            <w:r>
              <w:rPr>
                <w:rFonts w:ascii="Arial" w:eastAsia="Arial" w:hAnsi="Arial" w:cs="Arial"/>
                <w:sz w:val="24"/>
                <w:szCs w:val="24"/>
              </w:rPr>
              <w:t xml:space="preserve">Ma </w:t>
            </w:r>
            <w:r>
              <w:rPr>
                <w:rFonts w:ascii="Arial" w:eastAsia="Arial" w:hAnsi="Arial" w:cs="Arial"/>
                <w:spacing w:val="-3"/>
                <w:sz w:val="24"/>
                <w:szCs w:val="24"/>
              </w:rPr>
              <w:t>C</w:t>
            </w:r>
            <w:r>
              <w:rPr>
                <w:rFonts w:ascii="Arial" w:eastAsia="Arial" w:hAnsi="Arial" w:cs="Arial"/>
                <w:spacing w:val="1"/>
                <w:sz w:val="24"/>
                <w:szCs w:val="24"/>
              </w:rPr>
              <w:t>hung</w:t>
            </w:r>
            <w:r>
              <w:rPr>
                <w:rFonts w:ascii="Arial" w:eastAsia="Arial" w:hAnsi="Arial" w:cs="Arial"/>
                <w:sz w:val="24"/>
                <w:szCs w:val="24"/>
              </w:rPr>
              <w:t>.</w:t>
            </w:r>
          </w:p>
          <w:p w:rsidR="00936FF5" w:rsidRDefault="00936FF5" w:rsidP="00936FF5">
            <w:pPr>
              <w:spacing w:before="7" w:line="100" w:lineRule="exact"/>
              <w:rPr>
                <w:sz w:val="11"/>
                <w:szCs w:val="11"/>
              </w:rPr>
            </w:pPr>
          </w:p>
          <w:p w:rsidR="00936FF5" w:rsidRDefault="00936FF5" w:rsidP="00936FF5">
            <w:pPr>
              <w:spacing w:line="200" w:lineRule="exact"/>
            </w:pPr>
          </w:p>
          <w:p w:rsidR="00936FF5" w:rsidRDefault="0058451C" w:rsidP="00936FF5">
            <w:pPr>
              <w:ind w:left="34"/>
              <w:jc w:val="center"/>
            </w:pPr>
            <w:r>
              <w:pict w14:anchorId="05DC5F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95pt;height:188.9pt">
                  <v:imagedata r:id="rId22" o:title=""/>
                </v:shape>
              </w:pict>
            </w:r>
          </w:p>
          <w:p w:rsidR="00936FF5" w:rsidRDefault="00936FF5" w:rsidP="00936FF5">
            <w:pPr>
              <w:spacing w:before="3" w:line="140" w:lineRule="exact"/>
              <w:rPr>
                <w:sz w:val="15"/>
                <w:szCs w:val="15"/>
              </w:rPr>
            </w:pPr>
          </w:p>
          <w:p w:rsidR="00936FF5" w:rsidRPr="00936FF5" w:rsidRDefault="00936FF5" w:rsidP="00936FF5">
            <w:pPr>
              <w:rPr>
                <w:rFonts w:ascii="Arial" w:hAnsi="Arial" w:cs="Arial"/>
                <w:sz w:val="24"/>
              </w:rPr>
            </w:pPr>
            <w:r w:rsidRPr="00936FF5">
              <w:rPr>
                <w:rFonts w:ascii="Arial" w:hAnsi="Arial" w:cs="Arial"/>
                <w:sz w:val="24"/>
              </w:rPr>
              <w:t>Secara garis besar dokumen kebijakan SPMI berisi:</w:t>
            </w:r>
          </w:p>
          <w:p w:rsidR="00936FF5" w:rsidRPr="00936FF5" w:rsidRDefault="00936FF5" w:rsidP="00936FF5">
            <w:pPr>
              <w:pStyle w:val="ListParagraph"/>
              <w:numPr>
                <w:ilvl w:val="0"/>
                <w:numId w:val="7"/>
              </w:numPr>
              <w:rPr>
                <w:rFonts w:ascii="Arial" w:hAnsi="Arial" w:cs="Arial"/>
                <w:sz w:val="24"/>
              </w:rPr>
            </w:pPr>
            <w:r w:rsidRPr="00936FF5">
              <w:rPr>
                <w:rFonts w:ascii="Arial" w:hAnsi="Arial" w:cs="Arial"/>
                <w:sz w:val="24"/>
              </w:rPr>
              <w:t>Visi, misi, dan tujuan perguruan tinggi</w:t>
            </w:r>
          </w:p>
          <w:p w:rsidR="00936FF5" w:rsidRPr="00936FF5" w:rsidRDefault="00936FF5" w:rsidP="00936FF5">
            <w:pPr>
              <w:pStyle w:val="ListParagraph"/>
              <w:numPr>
                <w:ilvl w:val="0"/>
                <w:numId w:val="7"/>
              </w:numPr>
              <w:rPr>
                <w:rFonts w:ascii="Arial" w:hAnsi="Arial" w:cs="Arial"/>
                <w:sz w:val="24"/>
              </w:rPr>
            </w:pPr>
            <w:r w:rsidRPr="00936FF5">
              <w:rPr>
                <w:rFonts w:ascii="Arial" w:hAnsi="Arial" w:cs="Arial"/>
                <w:sz w:val="24"/>
              </w:rPr>
              <w:t>Tujuan Kebijakan SPMI</w:t>
            </w:r>
          </w:p>
          <w:p w:rsidR="00936FF5" w:rsidRPr="00936FF5" w:rsidRDefault="00936FF5" w:rsidP="00936FF5">
            <w:pPr>
              <w:pStyle w:val="ListParagraph"/>
              <w:numPr>
                <w:ilvl w:val="0"/>
                <w:numId w:val="7"/>
              </w:numPr>
              <w:rPr>
                <w:rFonts w:ascii="Arial" w:hAnsi="Arial" w:cs="Arial"/>
                <w:sz w:val="24"/>
              </w:rPr>
            </w:pPr>
            <w:r w:rsidRPr="00936FF5">
              <w:rPr>
                <w:rFonts w:ascii="Arial" w:hAnsi="Arial" w:cs="Arial"/>
                <w:sz w:val="24"/>
              </w:rPr>
              <w:t>Tujuan dan Strategi SPMI di Universitas Ma Chung</w:t>
            </w:r>
          </w:p>
          <w:p w:rsidR="00936FF5" w:rsidRPr="00936FF5" w:rsidRDefault="00936FF5" w:rsidP="00936FF5">
            <w:pPr>
              <w:pStyle w:val="ListParagraph"/>
              <w:numPr>
                <w:ilvl w:val="0"/>
                <w:numId w:val="7"/>
              </w:numPr>
              <w:rPr>
                <w:rFonts w:ascii="Arial" w:hAnsi="Arial" w:cs="Arial"/>
                <w:sz w:val="24"/>
              </w:rPr>
            </w:pPr>
            <w:r w:rsidRPr="00936FF5">
              <w:rPr>
                <w:rFonts w:ascii="Arial" w:hAnsi="Arial" w:cs="Arial"/>
                <w:sz w:val="24"/>
              </w:rPr>
              <w:t>Asas dan Prinsip SPMI Universitas Ma Chung</w:t>
            </w:r>
          </w:p>
          <w:p w:rsidR="00936FF5" w:rsidRPr="00936FF5" w:rsidRDefault="00936FF5" w:rsidP="00936FF5">
            <w:pPr>
              <w:pStyle w:val="ListParagraph"/>
              <w:numPr>
                <w:ilvl w:val="0"/>
                <w:numId w:val="7"/>
              </w:numPr>
              <w:rPr>
                <w:rFonts w:ascii="Arial" w:hAnsi="Arial" w:cs="Arial"/>
                <w:sz w:val="24"/>
              </w:rPr>
            </w:pPr>
            <w:r w:rsidRPr="00936FF5">
              <w:rPr>
                <w:rFonts w:ascii="Arial" w:hAnsi="Arial" w:cs="Arial"/>
                <w:sz w:val="24"/>
              </w:rPr>
              <w:t>Manajemen SPMI Universitas Ma Chung</w:t>
            </w:r>
          </w:p>
          <w:p w:rsidR="00936FF5" w:rsidRPr="00936FF5" w:rsidRDefault="00936FF5" w:rsidP="00936FF5">
            <w:pPr>
              <w:pStyle w:val="ListParagraph"/>
              <w:numPr>
                <w:ilvl w:val="0"/>
                <w:numId w:val="7"/>
              </w:numPr>
              <w:rPr>
                <w:rFonts w:ascii="Arial" w:hAnsi="Arial" w:cs="Arial"/>
                <w:sz w:val="24"/>
              </w:rPr>
            </w:pPr>
            <w:r w:rsidRPr="00936FF5">
              <w:rPr>
                <w:rFonts w:ascii="Arial" w:hAnsi="Arial" w:cs="Arial"/>
                <w:sz w:val="24"/>
              </w:rPr>
              <w:t>Unit atau pejabat penanggung jawab implementasi SPMI</w:t>
            </w:r>
          </w:p>
          <w:p w:rsidR="00936FF5" w:rsidRPr="00936FF5" w:rsidRDefault="00936FF5" w:rsidP="00936FF5">
            <w:pPr>
              <w:pStyle w:val="ListParagraph"/>
              <w:numPr>
                <w:ilvl w:val="0"/>
                <w:numId w:val="7"/>
              </w:numPr>
              <w:rPr>
                <w:rFonts w:ascii="Arial" w:hAnsi="Arial" w:cs="Arial"/>
                <w:sz w:val="24"/>
              </w:rPr>
            </w:pPr>
            <w:r w:rsidRPr="00936FF5">
              <w:rPr>
                <w:rFonts w:ascii="Arial" w:hAnsi="Arial" w:cs="Arial"/>
                <w:sz w:val="24"/>
              </w:rPr>
              <w:t>Jumlah dan daftar standar SPMI</w:t>
            </w:r>
          </w:p>
          <w:p w:rsidR="00936FF5" w:rsidRDefault="00936FF5" w:rsidP="00936FF5">
            <w:pPr>
              <w:spacing w:before="52" w:line="240" w:lineRule="exact"/>
              <w:ind w:right="1680"/>
              <w:rPr>
                <w:rFonts w:ascii="Arial" w:eastAsia="Arial" w:hAnsi="Arial" w:cs="Arial"/>
                <w:sz w:val="22"/>
                <w:szCs w:val="22"/>
              </w:rPr>
            </w:pPr>
          </w:p>
        </w:tc>
      </w:tr>
      <w:tr w:rsidR="00936FF5" w:rsidTr="00936FF5">
        <w:tc>
          <w:tcPr>
            <w:tcW w:w="525" w:type="dxa"/>
            <w:shd w:val="clear" w:color="auto" w:fill="auto"/>
          </w:tcPr>
          <w:p w:rsidR="00936FF5" w:rsidRDefault="00936FF5" w:rsidP="00936FF5">
            <w:pPr>
              <w:spacing w:line="260" w:lineRule="exact"/>
              <w:ind w:left="104"/>
              <w:rPr>
                <w:rFonts w:ascii="Arial" w:eastAsia="Arial" w:hAnsi="Arial" w:cs="Arial"/>
                <w:sz w:val="24"/>
                <w:szCs w:val="24"/>
              </w:rPr>
            </w:pPr>
            <w:r>
              <w:rPr>
                <w:rFonts w:ascii="Arial" w:eastAsia="Arial" w:hAnsi="Arial" w:cs="Arial"/>
                <w:spacing w:val="2"/>
                <w:sz w:val="24"/>
                <w:szCs w:val="24"/>
              </w:rPr>
              <w:lastRenderedPageBreak/>
              <w:t>2.</w:t>
            </w:r>
          </w:p>
        </w:tc>
        <w:tc>
          <w:tcPr>
            <w:tcW w:w="1389" w:type="dxa"/>
            <w:shd w:val="clear" w:color="auto" w:fill="auto"/>
          </w:tcPr>
          <w:p w:rsidR="00936FF5" w:rsidRDefault="00936FF5" w:rsidP="00936FF5">
            <w:pPr>
              <w:spacing w:line="260" w:lineRule="exact"/>
              <w:ind w:left="104"/>
              <w:rPr>
                <w:rFonts w:ascii="Arial" w:eastAsia="Arial" w:hAnsi="Arial" w:cs="Arial"/>
                <w:sz w:val="24"/>
                <w:szCs w:val="24"/>
              </w:rPr>
            </w:pP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anda</w:t>
            </w:r>
            <w:r>
              <w:rPr>
                <w:rFonts w:ascii="Arial" w:eastAsia="Arial" w:hAnsi="Arial" w:cs="Arial"/>
                <w:sz w:val="24"/>
                <w:szCs w:val="24"/>
              </w:rPr>
              <w:t>r</w:t>
            </w:r>
            <w:r>
              <w:rPr>
                <w:rFonts w:ascii="Arial" w:eastAsia="Arial" w:hAnsi="Arial" w:cs="Arial"/>
                <w:spacing w:val="-1"/>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p>
        </w:tc>
        <w:tc>
          <w:tcPr>
            <w:tcW w:w="7862" w:type="dxa"/>
            <w:shd w:val="clear" w:color="auto" w:fill="auto"/>
          </w:tcPr>
          <w:p w:rsidR="00936FF5" w:rsidRDefault="00936FF5" w:rsidP="00936FF5">
            <w:pPr>
              <w:spacing w:line="260" w:lineRule="exact"/>
              <w:ind w:left="104" w:right="67"/>
              <w:jc w:val="both"/>
              <w:rPr>
                <w:rFonts w:ascii="Arial" w:eastAsia="Arial" w:hAnsi="Arial" w:cs="Arial"/>
                <w:sz w:val="24"/>
                <w:szCs w:val="24"/>
              </w:rPr>
            </w:pPr>
            <w:r>
              <w:rPr>
                <w:rFonts w:ascii="Arial" w:eastAsia="Arial" w:hAnsi="Arial" w:cs="Arial"/>
                <w:spacing w:val="1"/>
                <w:sz w:val="24"/>
                <w:szCs w:val="24"/>
              </w:rPr>
              <w:t>Do</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z w:val="24"/>
                <w:szCs w:val="24"/>
              </w:rPr>
              <w:t>m</w:t>
            </w:r>
            <w:r>
              <w:rPr>
                <w:rFonts w:ascii="Arial" w:eastAsia="Arial" w:hAnsi="Arial" w:cs="Arial"/>
                <w:spacing w:val="-3"/>
                <w:sz w:val="24"/>
                <w:szCs w:val="24"/>
              </w:rPr>
              <w:t>e</w:t>
            </w:r>
            <w:r>
              <w:rPr>
                <w:rFonts w:ascii="Arial" w:eastAsia="Arial" w:hAnsi="Arial" w:cs="Arial"/>
                <w:sz w:val="24"/>
                <w:szCs w:val="24"/>
              </w:rPr>
              <w:t xml:space="preserve">n </w:t>
            </w:r>
            <w:r>
              <w:rPr>
                <w:rFonts w:ascii="Arial" w:eastAsia="Arial" w:hAnsi="Arial" w:cs="Arial"/>
                <w:spacing w:val="13"/>
                <w:sz w:val="24"/>
                <w:szCs w:val="24"/>
              </w:rPr>
              <w:t xml:space="preserve"> </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anda</w:t>
            </w:r>
            <w:r>
              <w:rPr>
                <w:rFonts w:ascii="Arial" w:eastAsia="Arial" w:hAnsi="Arial" w:cs="Arial"/>
                <w:sz w:val="24"/>
                <w:szCs w:val="24"/>
              </w:rPr>
              <w:t xml:space="preserve">r </w:t>
            </w:r>
            <w:r>
              <w:rPr>
                <w:rFonts w:ascii="Arial" w:eastAsia="Arial" w:hAnsi="Arial" w:cs="Arial"/>
                <w:spacing w:val="12"/>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 xml:space="preserve">u </w:t>
            </w:r>
            <w:r>
              <w:rPr>
                <w:rFonts w:ascii="Arial" w:eastAsia="Arial" w:hAnsi="Arial" w:cs="Arial"/>
                <w:spacing w:val="13"/>
                <w:sz w:val="24"/>
                <w:szCs w:val="24"/>
              </w:rPr>
              <w:t xml:space="preserve"> </w:t>
            </w:r>
            <w:r>
              <w:rPr>
                <w:rFonts w:ascii="Arial" w:eastAsia="Arial" w:hAnsi="Arial" w:cs="Arial"/>
                <w:spacing w:val="1"/>
                <w:sz w:val="24"/>
                <w:szCs w:val="24"/>
              </w:rPr>
              <w:t>Uni</w:t>
            </w:r>
            <w:r>
              <w:rPr>
                <w:rFonts w:ascii="Arial" w:eastAsia="Arial" w:hAnsi="Arial" w:cs="Arial"/>
                <w:sz w:val="24"/>
                <w:szCs w:val="24"/>
              </w:rPr>
              <w:t>v</w:t>
            </w:r>
            <w:r>
              <w:rPr>
                <w:rFonts w:ascii="Arial" w:eastAsia="Arial" w:hAnsi="Arial" w:cs="Arial"/>
                <w:spacing w:val="1"/>
                <w:sz w:val="24"/>
                <w:szCs w:val="24"/>
              </w:rPr>
              <w:t>e</w:t>
            </w:r>
            <w:r>
              <w:rPr>
                <w:rFonts w:ascii="Arial" w:eastAsia="Arial" w:hAnsi="Arial" w:cs="Arial"/>
                <w:sz w:val="24"/>
                <w:szCs w:val="24"/>
              </w:rPr>
              <w:t>rs</w:t>
            </w:r>
            <w:r>
              <w:rPr>
                <w:rFonts w:ascii="Arial" w:eastAsia="Arial" w:hAnsi="Arial" w:cs="Arial"/>
                <w:spacing w:val="1"/>
                <w:sz w:val="24"/>
                <w:szCs w:val="24"/>
              </w:rPr>
              <w:t>i</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 xml:space="preserve">s </w:t>
            </w:r>
            <w:r>
              <w:rPr>
                <w:rFonts w:ascii="Arial" w:eastAsia="Arial" w:hAnsi="Arial" w:cs="Arial"/>
                <w:spacing w:val="12"/>
                <w:sz w:val="24"/>
                <w:szCs w:val="24"/>
              </w:rPr>
              <w:t xml:space="preserve"> </w:t>
            </w:r>
            <w:r>
              <w:rPr>
                <w:rFonts w:ascii="Arial" w:eastAsia="Arial" w:hAnsi="Arial" w:cs="Arial"/>
                <w:sz w:val="24"/>
                <w:szCs w:val="24"/>
              </w:rPr>
              <w:t xml:space="preserve">Ma </w:t>
            </w:r>
            <w:r>
              <w:rPr>
                <w:rFonts w:ascii="Arial" w:eastAsia="Arial" w:hAnsi="Arial" w:cs="Arial"/>
                <w:spacing w:val="13"/>
                <w:sz w:val="24"/>
                <w:szCs w:val="24"/>
              </w:rPr>
              <w:t xml:space="preserve"> </w:t>
            </w:r>
            <w:r>
              <w:rPr>
                <w:rFonts w:ascii="Arial" w:eastAsia="Arial" w:hAnsi="Arial" w:cs="Arial"/>
                <w:spacing w:val="1"/>
                <w:sz w:val="24"/>
                <w:szCs w:val="24"/>
              </w:rPr>
              <w:t>Ch</w:t>
            </w:r>
            <w:r>
              <w:rPr>
                <w:rFonts w:ascii="Arial" w:eastAsia="Arial" w:hAnsi="Arial" w:cs="Arial"/>
                <w:spacing w:val="-3"/>
                <w:sz w:val="24"/>
                <w:szCs w:val="24"/>
              </w:rPr>
              <w:t>u</w:t>
            </w:r>
            <w:r>
              <w:rPr>
                <w:rFonts w:ascii="Arial" w:eastAsia="Arial" w:hAnsi="Arial" w:cs="Arial"/>
                <w:spacing w:val="1"/>
                <w:sz w:val="24"/>
                <w:szCs w:val="24"/>
              </w:rPr>
              <w:t>n</w:t>
            </w:r>
            <w:r>
              <w:rPr>
                <w:rFonts w:ascii="Arial" w:eastAsia="Arial" w:hAnsi="Arial" w:cs="Arial"/>
                <w:sz w:val="24"/>
                <w:szCs w:val="24"/>
              </w:rPr>
              <w:t xml:space="preserve">g </w:t>
            </w:r>
            <w:r>
              <w:rPr>
                <w:rFonts w:ascii="Arial" w:eastAsia="Arial" w:hAnsi="Arial" w:cs="Arial"/>
                <w:spacing w:val="13"/>
                <w:sz w:val="24"/>
                <w:szCs w:val="24"/>
              </w:rPr>
              <w:t xml:space="preserve"> </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z w:val="24"/>
                <w:szCs w:val="24"/>
              </w:rPr>
              <w:t>g</w:t>
            </w:r>
          </w:p>
          <w:p w:rsidR="00936FF5" w:rsidRDefault="00936FF5" w:rsidP="00936FF5">
            <w:pPr>
              <w:spacing w:before="39"/>
              <w:ind w:left="104" w:right="62"/>
              <w:jc w:val="both"/>
              <w:rPr>
                <w:rFonts w:ascii="Arial" w:eastAsia="Arial" w:hAnsi="Arial" w:cs="Arial"/>
                <w:sz w:val="24"/>
                <w:szCs w:val="24"/>
              </w:rPr>
            </w:pPr>
            <w:r>
              <w:rPr>
                <w:rFonts w:ascii="Arial" w:eastAsia="Arial" w:hAnsi="Arial" w:cs="Arial"/>
                <w:spacing w:val="1"/>
                <w:sz w:val="24"/>
                <w:szCs w:val="24"/>
              </w:rPr>
              <w:t>dig</w:t>
            </w:r>
            <w:r>
              <w:rPr>
                <w:rFonts w:ascii="Arial" w:eastAsia="Arial" w:hAnsi="Arial" w:cs="Arial"/>
                <w:spacing w:val="-3"/>
                <w:sz w:val="24"/>
                <w:szCs w:val="24"/>
              </w:rPr>
              <w:t>u</w:t>
            </w:r>
            <w:r>
              <w:rPr>
                <w:rFonts w:ascii="Arial" w:eastAsia="Arial" w:hAnsi="Arial" w:cs="Arial"/>
                <w:spacing w:val="1"/>
                <w:sz w:val="24"/>
                <w:szCs w:val="24"/>
              </w:rPr>
              <w:t>na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8"/>
                <w:sz w:val="24"/>
                <w:szCs w:val="24"/>
              </w:rPr>
              <w:t xml:space="preserve"> </w:t>
            </w:r>
            <w:r>
              <w:rPr>
                <w:rFonts w:ascii="Arial" w:eastAsia="Arial" w:hAnsi="Arial" w:cs="Arial"/>
                <w:spacing w:val="1"/>
                <w:sz w:val="24"/>
                <w:szCs w:val="24"/>
              </w:rPr>
              <w:t>d</w:t>
            </w:r>
            <w:r>
              <w:rPr>
                <w:rFonts w:ascii="Arial" w:eastAsia="Arial" w:hAnsi="Arial" w:cs="Arial"/>
                <w:spacing w:val="-3"/>
                <w:sz w:val="24"/>
                <w:szCs w:val="24"/>
              </w:rPr>
              <w:t>a</w:t>
            </w:r>
            <w:r>
              <w:rPr>
                <w:rFonts w:ascii="Arial" w:eastAsia="Arial" w:hAnsi="Arial" w:cs="Arial"/>
                <w:spacing w:val="1"/>
                <w:sz w:val="24"/>
                <w:szCs w:val="24"/>
              </w:rPr>
              <w:t>la</w:t>
            </w:r>
            <w:r>
              <w:rPr>
                <w:rFonts w:ascii="Arial" w:eastAsia="Arial" w:hAnsi="Arial" w:cs="Arial"/>
                <w:sz w:val="24"/>
                <w:szCs w:val="24"/>
              </w:rPr>
              <w:t xml:space="preserve">m </w:t>
            </w:r>
            <w:r>
              <w:rPr>
                <w:rFonts w:ascii="Arial" w:eastAsia="Arial" w:hAnsi="Arial" w:cs="Arial"/>
                <w:spacing w:val="7"/>
                <w:sz w:val="24"/>
                <w:szCs w:val="24"/>
              </w:rPr>
              <w:t xml:space="preserve"> </w:t>
            </w:r>
            <w:r>
              <w:rPr>
                <w:rFonts w:ascii="Arial" w:eastAsia="Arial" w:hAnsi="Arial" w:cs="Arial"/>
                <w:spacing w:val="1"/>
                <w:sz w:val="24"/>
                <w:szCs w:val="24"/>
              </w:rPr>
              <w:t>i</w:t>
            </w:r>
            <w:r>
              <w:rPr>
                <w:rFonts w:ascii="Arial" w:eastAsia="Arial" w:hAnsi="Arial" w:cs="Arial"/>
                <w:sz w:val="24"/>
                <w:szCs w:val="24"/>
              </w:rPr>
              <w:t>m</w:t>
            </w:r>
            <w:r>
              <w:rPr>
                <w:rFonts w:ascii="Arial" w:eastAsia="Arial" w:hAnsi="Arial" w:cs="Arial"/>
                <w:spacing w:val="1"/>
                <w:sz w:val="24"/>
                <w:szCs w:val="24"/>
              </w:rPr>
              <w:t>p</w:t>
            </w:r>
            <w:r>
              <w:rPr>
                <w:rFonts w:ascii="Arial" w:eastAsia="Arial" w:hAnsi="Arial" w:cs="Arial"/>
                <w:spacing w:val="-3"/>
                <w:sz w:val="24"/>
                <w:szCs w:val="24"/>
              </w:rPr>
              <w:t>l</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1"/>
                <w:sz w:val="24"/>
                <w:szCs w:val="24"/>
              </w:rPr>
              <w:t>en</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pacing w:val="-5"/>
                <w:sz w:val="24"/>
                <w:szCs w:val="24"/>
              </w:rPr>
              <w:t>s</w:t>
            </w:r>
            <w:r>
              <w:rPr>
                <w:rFonts w:ascii="Arial" w:eastAsia="Arial" w:hAnsi="Arial" w:cs="Arial"/>
                <w:sz w:val="24"/>
                <w:szCs w:val="24"/>
              </w:rPr>
              <w:t xml:space="preserve">i </w:t>
            </w:r>
            <w:r>
              <w:rPr>
                <w:rFonts w:ascii="Arial" w:eastAsia="Arial" w:hAnsi="Arial" w:cs="Arial"/>
                <w:spacing w:val="8"/>
                <w:sz w:val="24"/>
                <w:szCs w:val="24"/>
              </w:rPr>
              <w:t xml:space="preserve"> </w:t>
            </w:r>
            <w:r>
              <w:rPr>
                <w:rFonts w:ascii="Arial" w:eastAsia="Arial" w:hAnsi="Arial" w:cs="Arial"/>
                <w:sz w:val="24"/>
                <w:szCs w:val="24"/>
              </w:rPr>
              <w:t xml:space="preserve">SPMI </w:t>
            </w:r>
            <w:r>
              <w:rPr>
                <w:rFonts w:ascii="Arial" w:eastAsia="Arial" w:hAnsi="Arial" w:cs="Arial"/>
                <w:spacing w:val="6"/>
                <w:sz w:val="24"/>
                <w:szCs w:val="24"/>
              </w:rPr>
              <w:t xml:space="preserve"> </w:t>
            </w:r>
            <w:r>
              <w:rPr>
                <w:rFonts w:ascii="Arial" w:eastAsia="Arial" w:hAnsi="Arial" w:cs="Arial"/>
                <w:sz w:val="24"/>
                <w:szCs w:val="24"/>
              </w:rPr>
              <w:t>m</w:t>
            </w:r>
            <w:r>
              <w:rPr>
                <w:rFonts w:ascii="Arial" w:eastAsia="Arial" w:hAnsi="Arial" w:cs="Arial"/>
                <w:spacing w:val="1"/>
                <w:sz w:val="24"/>
                <w:szCs w:val="24"/>
              </w:rPr>
              <w:t>enga</w:t>
            </w:r>
            <w:r>
              <w:rPr>
                <w:rFonts w:ascii="Arial" w:eastAsia="Arial" w:hAnsi="Arial" w:cs="Arial"/>
                <w:sz w:val="24"/>
                <w:szCs w:val="24"/>
              </w:rPr>
              <w:t xml:space="preserve">cu </w:t>
            </w:r>
            <w:r>
              <w:rPr>
                <w:rFonts w:ascii="Arial" w:eastAsia="Arial" w:hAnsi="Arial" w:cs="Arial"/>
                <w:spacing w:val="8"/>
                <w:sz w:val="24"/>
                <w:szCs w:val="24"/>
              </w:rPr>
              <w:t xml:space="preserve"> </w:t>
            </w:r>
            <w:r>
              <w:rPr>
                <w:rFonts w:ascii="Arial" w:eastAsia="Arial" w:hAnsi="Arial" w:cs="Arial"/>
                <w:spacing w:val="1"/>
                <w:sz w:val="24"/>
                <w:szCs w:val="24"/>
              </w:rPr>
              <w:t>pad</w:t>
            </w:r>
            <w:r>
              <w:rPr>
                <w:rFonts w:ascii="Arial" w:eastAsia="Arial" w:hAnsi="Arial" w:cs="Arial"/>
                <w:sz w:val="24"/>
                <w:szCs w:val="24"/>
              </w:rPr>
              <w:t>a</w:t>
            </w:r>
          </w:p>
          <w:p w:rsidR="00936FF5" w:rsidRDefault="00936FF5" w:rsidP="00936FF5">
            <w:pPr>
              <w:spacing w:before="34"/>
              <w:ind w:left="104" w:right="67"/>
              <w:jc w:val="both"/>
              <w:rPr>
                <w:rFonts w:ascii="Arial" w:eastAsia="Arial" w:hAnsi="Arial" w:cs="Arial"/>
                <w:sz w:val="24"/>
                <w:szCs w:val="24"/>
              </w:rPr>
            </w:pPr>
            <w:r>
              <w:rPr>
                <w:rFonts w:ascii="Arial" w:eastAsia="Arial" w:hAnsi="Arial" w:cs="Arial"/>
                <w:spacing w:val="2"/>
              </w:rPr>
              <w:t>P</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z w:val="24"/>
                <w:szCs w:val="24"/>
              </w:rPr>
              <w:t>r</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5"/>
                <w:sz w:val="24"/>
                <w:szCs w:val="24"/>
              </w:rPr>
              <w:t xml:space="preserve"> </w:t>
            </w:r>
            <w:r>
              <w:rPr>
                <w:rFonts w:ascii="Arial" w:eastAsia="Arial" w:hAnsi="Arial" w:cs="Arial"/>
                <w:sz w:val="24"/>
                <w:szCs w:val="24"/>
              </w:rPr>
              <w:t>M</w:t>
            </w:r>
            <w:r>
              <w:rPr>
                <w:rFonts w:ascii="Arial" w:eastAsia="Arial" w:hAnsi="Arial" w:cs="Arial"/>
                <w:spacing w:val="1"/>
                <w:sz w:val="24"/>
                <w:szCs w:val="24"/>
              </w:rPr>
              <w:t>en</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ri</w:t>
            </w:r>
            <w:r>
              <w:rPr>
                <w:rFonts w:ascii="Arial" w:eastAsia="Arial" w:hAnsi="Arial" w:cs="Arial"/>
                <w:spacing w:val="-5"/>
                <w:sz w:val="24"/>
                <w:szCs w:val="24"/>
              </w:rPr>
              <w:t xml:space="preserve"> </w:t>
            </w:r>
            <w:r>
              <w:rPr>
                <w:rFonts w:ascii="Arial" w:eastAsia="Arial" w:hAnsi="Arial" w:cs="Arial"/>
                <w:sz w:val="24"/>
                <w:szCs w:val="24"/>
              </w:rPr>
              <w:t>P</w:t>
            </w:r>
            <w:r>
              <w:rPr>
                <w:rFonts w:ascii="Arial" w:eastAsia="Arial" w:hAnsi="Arial" w:cs="Arial"/>
                <w:spacing w:val="1"/>
                <w:sz w:val="24"/>
                <w:szCs w:val="24"/>
              </w:rPr>
              <w:t>endi</w:t>
            </w:r>
            <w:r>
              <w:rPr>
                <w:rFonts w:ascii="Arial" w:eastAsia="Arial" w:hAnsi="Arial" w:cs="Arial"/>
                <w:spacing w:val="-3"/>
                <w:sz w:val="24"/>
                <w:szCs w:val="24"/>
              </w:rPr>
              <w:t>d</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5"/>
                <w:sz w:val="24"/>
                <w:szCs w:val="24"/>
              </w:rPr>
              <w:t xml:space="preserve"> </w:t>
            </w:r>
            <w:r>
              <w:rPr>
                <w:rFonts w:ascii="Arial" w:eastAsia="Arial" w:hAnsi="Arial" w:cs="Arial"/>
                <w:spacing w:val="1"/>
                <w:sz w:val="24"/>
                <w:szCs w:val="24"/>
              </w:rPr>
              <w:t>da</w:t>
            </w:r>
            <w:r>
              <w:rPr>
                <w:rFonts w:ascii="Arial" w:eastAsia="Arial" w:hAnsi="Arial" w:cs="Arial"/>
                <w:sz w:val="24"/>
                <w:szCs w:val="24"/>
              </w:rPr>
              <w:t>n</w:t>
            </w:r>
            <w:r>
              <w:rPr>
                <w:rFonts w:ascii="Arial" w:eastAsia="Arial" w:hAnsi="Arial" w:cs="Arial"/>
                <w:spacing w:val="-5"/>
                <w:sz w:val="24"/>
                <w:szCs w:val="24"/>
              </w:rPr>
              <w:t xml:space="preserve"> </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pacing w:val="-3"/>
                <w:sz w:val="24"/>
                <w:szCs w:val="24"/>
              </w:rPr>
              <w:t>b</w:t>
            </w:r>
            <w:r>
              <w:rPr>
                <w:rFonts w:ascii="Arial" w:eastAsia="Arial" w:hAnsi="Arial" w:cs="Arial"/>
                <w:spacing w:val="1"/>
                <w:sz w:val="24"/>
                <w:szCs w:val="24"/>
              </w:rPr>
              <w:t>uda</w:t>
            </w:r>
            <w:r>
              <w:rPr>
                <w:rFonts w:ascii="Arial" w:eastAsia="Arial" w:hAnsi="Arial" w:cs="Arial"/>
                <w:spacing w:val="-5"/>
                <w:sz w:val="24"/>
                <w:szCs w:val="24"/>
              </w:rPr>
              <w:t>y</w:t>
            </w:r>
            <w:r>
              <w:rPr>
                <w:rFonts w:ascii="Arial" w:eastAsia="Arial" w:hAnsi="Arial" w:cs="Arial"/>
                <w:spacing w:val="1"/>
                <w:sz w:val="24"/>
                <w:szCs w:val="24"/>
              </w:rPr>
              <w:t>aa</w:t>
            </w:r>
            <w:r>
              <w:rPr>
                <w:rFonts w:ascii="Arial" w:eastAsia="Arial" w:hAnsi="Arial" w:cs="Arial"/>
                <w:sz w:val="24"/>
                <w:szCs w:val="24"/>
              </w:rPr>
              <w:t>n</w:t>
            </w:r>
            <w:r>
              <w:rPr>
                <w:rFonts w:ascii="Arial" w:eastAsia="Arial" w:hAnsi="Arial" w:cs="Arial"/>
                <w:spacing w:val="-5"/>
                <w:sz w:val="24"/>
                <w:szCs w:val="24"/>
              </w:rPr>
              <w:t xml:space="preserve"> </w:t>
            </w:r>
            <w:r>
              <w:rPr>
                <w:rFonts w:ascii="Arial" w:eastAsia="Arial" w:hAnsi="Arial" w:cs="Arial"/>
                <w:spacing w:val="1"/>
                <w:sz w:val="24"/>
                <w:szCs w:val="24"/>
              </w:rPr>
              <w:t>No</w:t>
            </w:r>
            <w:r>
              <w:rPr>
                <w:rFonts w:ascii="Arial" w:eastAsia="Arial" w:hAnsi="Arial" w:cs="Arial"/>
                <w:sz w:val="24"/>
                <w:szCs w:val="24"/>
              </w:rPr>
              <w:t>m</w:t>
            </w:r>
            <w:r>
              <w:rPr>
                <w:rFonts w:ascii="Arial" w:eastAsia="Arial" w:hAnsi="Arial" w:cs="Arial"/>
                <w:spacing w:val="1"/>
                <w:sz w:val="24"/>
                <w:szCs w:val="24"/>
              </w:rPr>
              <w:t>o</w:t>
            </w:r>
            <w:r>
              <w:rPr>
                <w:rFonts w:ascii="Arial" w:eastAsia="Arial" w:hAnsi="Arial" w:cs="Arial"/>
                <w:sz w:val="24"/>
                <w:szCs w:val="24"/>
              </w:rPr>
              <w:t>r</w:t>
            </w:r>
            <w:r>
              <w:rPr>
                <w:rFonts w:ascii="Arial" w:eastAsia="Arial" w:hAnsi="Arial" w:cs="Arial"/>
                <w:spacing w:val="-6"/>
                <w:sz w:val="24"/>
                <w:szCs w:val="24"/>
              </w:rPr>
              <w:t xml:space="preserve"> </w:t>
            </w:r>
            <w:r>
              <w:rPr>
                <w:rFonts w:ascii="Arial" w:eastAsia="Arial" w:hAnsi="Arial" w:cs="Arial"/>
                <w:sz w:val="24"/>
                <w:szCs w:val="24"/>
              </w:rPr>
              <w:t>3</w:t>
            </w:r>
          </w:p>
          <w:p w:rsidR="00936FF5" w:rsidRDefault="00936FF5" w:rsidP="00936FF5">
            <w:pPr>
              <w:spacing w:before="34"/>
              <w:ind w:left="104" w:right="57"/>
              <w:jc w:val="both"/>
              <w:rPr>
                <w:rFonts w:ascii="Arial" w:eastAsia="Arial" w:hAnsi="Arial" w:cs="Arial"/>
                <w:sz w:val="24"/>
                <w:szCs w:val="24"/>
              </w:rPr>
            </w:pPr>
            <w:r>
              <w:rPr>
                <w:rFonts w:ascii="Arial" w:eastAsia="Arial" w:hAnsi="Arial" w:cs="Arial"/>
                <w:spacing w:val="-1"/>
                <w:sz w:val="24"/>
                <w:szCs w:val="24"/>
              </w:rPr>
              <w:t>T</w:t>
            </w:r>
            <w:r>
              <w:rPr>
                <w:rFonts w:ascii="Arial" w:eastAsia="Arial" w:hAnsi="Arial" w:cs="Arial"/>
                <w:spacing w:val="1"/>
                <w:sz w:val="24"/>
                <w:szCs w:val="24"/>
              </w:rPr>
              <w:t>ahu</w:t>
            </w:r>
            <w:r>
              <w:rPr>
                <w:rFonts w:ascii="Arial" w:eastAsia="Arial" w:hAnsi="Arial" w:cs="Arial"/>
                <w:sz w:val="24"/>
                <w:szCs w:val="24"/>
              </w:rPr>
              <w:t>n</w:t>
            </w:r>
            <w:r>
              <w:rPr>
                <w:rFonts w:ascii="Arial" w:eastAsia="Arial" w:hAnsi="Arial" w:cs="Arial"/>
                <w:spacing w:val="-15"/>
                <w:sz w:val="24"/>
                <w:szCs w:val="24"/>
              </w:rPr>
              <w:t xml:space="preserve"> </w:t>
            </w:r>
            <w:r>
              <w:rPr>
                <w:rFonts w:ascii="Arial" w:eastAsia="Arial" w:hAnsi="Arial" w:cs="Arial"/>
                <w:spacing w:val="1"/>
                <w:sz w:val="24"/>
                <w:szCs w:val="24"/>
              </w:rPr>
              <w:t>2</w:t>
            </w:r>
            <w:r>
              <w:rPr>
                <w:rFonts w:ascii="Arial" w:eastAsia="Arial" w:hAnsi="Arial" w:cs="Arial"/>
                <w:spacing w:val="-3"/>
                <w:sz w:val="24"/>
                <w:szCs w:val="24"/>
              </w:rPr>
              <w:t>0</w:t>
            </w:r>
            <w:r>
              <w:rPr>
                <w:rFonts w:ascii="Arial" w:eastAsia="Arial" w:hAnsi="Arial" w:cs="Arial"/>
                <w:spacing w:val="1"/>
                <w:sz w:val="24"/>
                <w:szCs w:val="24"/>
              </w:rPr>
              <w:t>2</w:t>
            </w:r>
            <w:r>
              <w:rPr>
                <w:rFonts w:ascii="Arial" w:eastAsia="Arial" w:hAnsi="Arial" w:cs="Arial"/>
                <w:sz w:val="24"/>
                <w:szCs w:val="24"/>
              </w:rPr>
              <w:t>0</w:t>
            </w:r>
            <w:r>
              <w:rPr>
                <w:rFonts w:ascii="Arial" w:eastAsia="Arial" w:hAnsi="Arial" w:cs="Arial"/>
                <w:spacing w:val="-15"/>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en</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z w:val="24"/>
                <w:szCs w:val="24"/>
              </w:rPr>
              <w:t>g</w:t>
            </w:r>
            <w:r>
              <w:rPr>
                <w:rFonts w:ascii="Arial" w:eastAsia="Arial" w:hAnsi="Arial" w:cs="Arial"/>
                <w:spacing w:val="-15"/>
                <w:sz w:val="24"/>
                <w:szCs w:val="24"/>
              </w:rPr>
              <w:t xml:space="preserve"> </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and</w:t>
            </w:r>
            <w:r>
              <w:rPr>
                <w:rFonts w:ascii="Arial" w:eastAsia="Arial" w:hAnsi="Arial" w:cs="Arial"/>
                <w:spacing w:val="-3"/>
                <w:sz w:val="24"/>
                <w:szCs w:val="24"/>
              </w:rPr>
              <w:t>a</w:t>
            </w:r>
            <w:r>
              <w:rPr>
                <w:rFonts w:ascii="Arial" w:eastAsia="Arial" w:hAnsi="Arial" w:cs="Arial"/>
                <w:sz w:val="24"/>
                <w:szCs w:val="24"/>
              </w:rPr>
              <w:t>r</w:t>
            </w:r>
            <w:r>
              <w:rPr>
                <w:rFonts w:ascii="Arial" w:eastAsia="Arial" w:hAnsi="Arial" w:cs="Arial"/>
                <w:spacing w:val="-16"/>
                <w:sz w:val="24"/>
                <w:szCs w:val="24"/>
              </w:rPr>
              <w:t xml:space="preserve"> </w:t>
            </w:r>
            <w:r>
              <w:rPr>
                <w:rFonts w:ascii="Arial" w:eastAsia="Arial" w:hAnsi="Arial" w:cs="Arial"/>
                <w:spacing w:val="1"/>
                <w:sz w:val="24"/>
                <w:szCs w:val="24"/>
              </w:rPr>
              <w:t>Na</w:t>
            </w:r>
            <w:r>
              <w:rPr>
                <w:rFonts w:ascii="Arial" w:eastAsia="Arial" w:hAnsi="Arial" w:cs="Arial"/>
                <w:sz w:val="24"/>
                <w:szCs w:val="24"/>
              </w:rPr>
              <w:t>s</w:t>
            </w:r>
            <w:r>
              <w:rPr>
                <w:rFonts w:ascii="Arial" w:eastAsia="Arial" w:hAnsi="Arial" w:cs="Arial"/>
                <w:spacing w:val="-3"/>
                <w:sz w:val="24"/>
                <w:szCs w:val="24"/>
              </w:rPr>
              <w:t>i</w:t>
            </w:r>
            <w:r>
              <w:rPr>
                <w:rFonts w:ascii="Arial" w:eastAsia="Arial" w:hAnsi="Arial" w:cs="Arial"/>
                <w:spacing w:val="1"/>
                <w:sz w:val="24"/>
                <w:szCs w:val="24"/>
              </w:rPr>
              <w:t>on</w:t>
            </w:r>
            <w:r>
              <w:rPr>
                <w:rFonts w:ascii="Arial" w:eastAsia="Arial" w:hAnsi="Arial" w:cs="Arial"/>
                <w:spacing w:val="-3"/>
                <w:sz w:val="24"/>
                <w:szCs w:val="24"/>
              </w:rPr>
              <w:t>a</w:t>
            </w:r>
            <w:r>
              <w:rPr>
                <w:rFonts w:ascii="Arial" w:eastAsia="Arial" w:hAnsi="Arial" w:cs="Arial"/>
                <w:sz w:val="24"/>
                <w:szCs w:val="24"/>
              </w:rPr>
              <w:t>l</w:t>
            </w:r>
            <w:r>
              <w:rPr>
                <w:rFonts w:ascii="Arial" w:eastAsia="Arial" w:hAnsi="Arial" w:cs="Arial"/>
                <w:spacing w:val="-15"/>
                <w:sz w:val="24"/>
                <w:szCs w:val="24"/>
              </w:rPr>
              <w:t xml:space="preserve"> </w:t>
            </w:r>
            <w:r>
              <w:rPr>
                <w:rFonts w:ascii="Arial" w:eastAsia="Arial" w:hAnsi="Arial" w:cs="Arial"/>
                <w:sz w:val="24"/>
                <w:szCs w:val="24"/>
              </w:rPr>
              <w:t>P</w:t>
            </w:r>
            <w:r>
              <w:rPr>
                <w:rFonts w:ascii="Arial" w:eastAsia="Arial" w:hAnsi="Arial" w:cs="Arial"/>
                <w:spacing w:val="1"/>
                <w:sz w:val="24"/>
                <w:szCs w:val="24"/>
              </w:rPr>
              <w:t>en</w:t>
            </w:r>
            <w:r>
              <w:rPr>
                <w:rFonts w:ascii="Arial" w:eastAsia="Arial" w:hAnsi="Arial" w:cs="Arial"/>
                <w:spacing w:val="-3"/>
                <w:sz w:val="24"/>
                <w:szCs w:val="24"/>
              </w:rPr>
              <w:t>d</w:t>
            </w:r>
            <w:r>
              <w:rPr>
                <w:rFonts w:ascii="Arial" w:eastAsia="Arial" w:hAnsi="Arial" w:cs="Arial"/>
                <w:spacing w:val="1"/>
                <w:sz w:val="24"/>
                <w:szCs w:val="24"/>
              </w:rPr>
              <w:t>idi</w:t>
            </w:r>
            <w:r>
              <w:rPr>
                <w:rFonts w:ascii="Arial" w:eastAsia="Arial" w:hAnsi="Arial" w:cs="Arial"/>
                <w:spacing w:val="-5"/>
                <w:sz w:val="24"/>
                <w:szCs w:val="24"/>
              </w:rPr>
              <w:t>k</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15"/>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ingg</w:t>
            </w:r>
            <w:r>
              <w:rPr>
                <w:rFonts w:ascii="Arial" w:eastAsia="Arial" w:hAnsi="Arial" w:cs="Arial"/>
                <w:spacing w:val="8"/>
                <w:sz w:val="24"/>
                <w:szCs w:val="24"/>
              </w:rPr>
              <w:t>i</w:t>
            </w:r>
            <w:r>
              <w:rPr>
                <w:rFonts w:ascii="Arial" w:eastAsia="Arial" w:hAnsi="Arial" w:cs="Arial"/>
                <w:sz w:val="24"/>
                <w:szCs w:val="24"/>
              </w:rPr>
              <w:t>.</w:t>
            </w:r>
          </w:p>
          <w:p w:rsidR="00936FF5" w:rsidRDefault="00936FF5" w:rsidP="00936FF5">
            <w:pPr>
              <w:spacing w:before="10" w:line="140" w:lineRule="exact"/>
              <w:rPr>
                <w:sz w:val="14"/>
                <w:szCs w:val="14"/>
              </w:rPr>
            </w:pPr>
          </w:p>
          <w:p w:rsidR="00936FF5" w:rsidRDefault="00936FF5" w:rsidP="00936FF5">
            <w:pPr>
              <w:spacing w:line="200" w:lineRule="exact"/>
            </w:pPr>
          </w:p>
          <w:p w:rsidR="00936FF5" w:rsidRDefault="00936FF5" w:rsidP="00936FF5">
            <w:pPr>
              <w:spacing w:line="270" w:lineRule="auto"/>
              <w:ind w:left="104" w:right="60"/>
              <w:jc w:val="both"/>
              <w:rPr>
                <w:rFonts w:ascii="Arial" w:eastAsia="Arial" w:hAnsi="Arial" w:cs="Arial"/>
                <w:sz w:val="24"/>
                <w:szCs w:val="24"/>
              </w:rPr>
            </w:pPr>
            <w:r>
              <w:rPr>
                <w:rFonts w:ascii="Arial" w:eastAsia="Arial" w:hAnsi="Arial" w:cs="Arial"/>
                <w:spacing w:val="1"/>
                <w:sz w:val="24"/>
                <w:szCs w:val="24"/>
              </w:rPr>
              <w:t>Da</w:t>
            </w:r>
            <w:r>
              <w:rPr>
                <w:rFonts w:ascii="Arial" w:eastAsia="Arial" w:hAnsi="Arial" w:cs="Arial"/>
                <w:spacing w:val="-1"/>
                <w:sz w:val="24"/>
                <w:szCs w:val="24"/>
              </w:rPr>
              <w:t>ft</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5"/>
                <w:sz w:val="24"/>
                <w:szCs w:val="24"/>
              </w:rPr>
              <w:t xml:space="preserve"> </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anda</w:t>
            </w:r>
            <w:r>
              <w:rPr>
                <w:rFonts w:ascii="Arial" w:eastAsia="Arial" w:hAnsi="Arial" w:cs="Arial"/>
                <w:sz w:val="24"/>
                <w:szCs w:val="24"/>
              </w:rPr>
              <w:t>r</w:t>
            </w:r>
            <w:r>
              <w:rPr>
                <w:rFonts w:ascii="Arial" w:eastAsia="Arial" w:hAnsi="Arial" w:cs="Arial"/>
                <w:spacing w:val="5"/>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6"/>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rc</w:t>
            </w:r>
            <w:r>
              <w:rPr>
                <w:rFonts w:ascii="Arial" w:eastAsia="Arial" w:hAnsi="Arial" w:cs="Arial"/>
                <w:spacing w:val="1"/>
                <w:sz w:val="24"/>
                <w:szCs w:val="24"/>
              </w:rPr>
              <w:t>an</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z w:val="24"/>
                <w:szCs w:val="24"/>
              </w:rPr>
              <w:t xml:space="preserve">m </w:t>
            </w:r>
            <w:r>
              <w:rPr>
                <w:rFonts w:ascii="Arial" w:eastAsia="Arial" w:hAnsi="Arial" w:cs="Arial"/>
                <w:spacing w:val="1"/>
                <w:sz w:val="24"/>
                <w:szCs w:val="24"/>
              </w:rPr>
              <w:t>dala</w:t>
            </w:r>
            <w:r>
              <w:rPr>
                <w:rFonts w:ascii="Arial" w:eastAsia="Arial" w:hAnsi="Arial" w:cs="Arial"/>
                <w:sz w:val="24"/>
                <w:szCs w:val="24"/>
              </w:rPr>
              <w:t xml:space="preserve">m </w:t>
            </w:r>
            <w:r>
              <w:rPr>
                <w:rFonts w:ascii="Arial" w:eastAsia="Arial" w:hAnsi="Arial" w:cs="Arial"/>
                <w:spacing w:val="1"/>
                <w:sz w:val="24"/>
                <w:szCs w:val="24"/>
              </w:rPr>
              <w:t>do</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z w:val="24"/>
                <w:szCs w:val="24"/>
              </w:rPr>
              <w:t>m</w:t>
            </w:r>
            <w:r>
              <w:rPr>
                <w:rFonts w:ascii="Arial" w:eastAsia="Arial" w:hAnsi="Arial" w:cs="Arial"/>
                <w:spacing w:val="-3"/>
                <w:sz w:val="24"/>
                <w:szCs w:val="24"/>
              </w:rPr>
              <w:t>e</w:t>
            </w:r>
            <w:r>
              <w:rPr>
                <w:rFonts w:ascii="Arial" w:eastAsia="Arial" w:hAnsi="Arial" w:cs="Arial"/>
                <w:sz w:val="24"/>
                <w:szCs w:val="24"/>
              </w:rPr>
              <w:t>n K</w:t>
            </w:r>
            <w:r>
              <w:rPr>
                <w:rFonts w:ascii="Arial" w:eastAsia="Arial" w:hAnsi="Arial" w:cs="Arial"/>
                <w:spacing w:val="1"/>
                <w:sz w:val="24"/>
                <w:szCs w:val="24"/>
              </w:rPr>
              <w:t>ebi</w:t>
            </w:r>
            <w:r>
              <w:rPr>
                <w:rFonts w:ascii="Arial" w:eastAsia="Arial" w:hAnsi="Arial" w:cs="Arial"/>
                <w:spacing w:val="-3"/>
                <w:sz w:val="24"/>
                <w:szCs w:val="24"/>
              </w:rPr>
              <w:t>j</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z w:val="24"/>
                <w:szCs w:val="24"/>
              </w:rPr>
              <w:t xml:space="preserve">SPMI </w:t>
            </w:r>
            <w:r>
              <w:rPr>
                <w:rFonts w:ascii="Arial" w:eastAsia="Arial" w:hAnsi="Arial" w:cs="Arial"/>
                <w:spacing w:val="1"/>
                <w:sz w:val="24"/>
                <w:szCs w:val="24"/>
              </w:rPr>
              <w:t>Uni</w:t>
            </w:r>
            <w:r>
              <w:rPr>
                <w:rFonts w:ascii="Arial" w:eastAsia="Arial" w:hAnsi="Arial" w:cs="Arial"/>
                <w:spacing w:val="-5"/>
                <w:sz w:val="24"/>
                <w:szCs w:val="24"/>
              </w:rPr>
              <w:t>v</w:t>
            </w:r>
            <w:r>
              <w:rPr>
                <w:rFonts w:ascii="Arial" w:eastAsia="Arial" w:hAnsi="Arial" w:cs="Arial"/>
                <w:spacing w:val="1"/>
                <w:sz w:val="24"/>
                <w:szCs w:val="24"/>
              </w:rPr>
              <w:t>e</w:t>
            </w:r>
            <w:r>
              <w:rPr>
                <w:rFonts w:ascii="Arial" w:eastAsia="Arial" w:hAnsi="Arial" w:cs="Arial"/>
                <w:sz w:val="24"/>
                <w:szCs w:val="24"/>
              </w:rPr>
              <w:t>rs</w:t>
            </w:r>
            <w:r>
              <w:rPr>
                <w:rFonts w:ascii="Arial" w:eastAsia="Arial" w:hAnsi="Arial" w:cs="Arial"/>
                <w:spacing w:val="1"/>
                <w:sz w:val="24"/>
                <w:szCs w:val="24"/>
              </w:rPr>
              <w:t>i</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 xml:space="preserve"> </w:t>
            </w:r>
            <w:r>
              <w:rPr>
                <w:rFonts w:ascii="Arial" w:eastAsia="Arial" w:hAnsi="Arial" w:cs="Arial"/>
                <w:sz w:val="24"/>
                <w:szCs w:val="24"/>
              </w:rPr>
              <w:t>Ma</w:t>
            </w:r>
            <w:r>
              <w:rPr>
                <w:rFonts w:ascii="Arial" w:eastAsia="Arial" w:hAnsi="Arial" w:cs="Arial"/>
                <w:spacing w:val="3"/>
                <w:sz w:val="24"/>
                <w:szCs w:val="24"/>
              </w:rPr>
              <w:t xml:space="preserve"> </w:t>
            </w:r>
            <w:r>
              <w:rPr>
                <w:rFonts w:ascii="Arial" w:eastAsia="Arial" w:hAnsi="Arial" w:cs="Arial"/>
                <w:spacing w:val="1"/>
                <w:sz w:val="24"/>
                <w:szCs w:val="24"/>
              </w:rPr>
              <w:t>C</w:t>
            </w:r>
            <w:r>
              <w:rPr>
                <w:rFonts w:ascii="Arial" w:eastAsia="Arial" w:hAnsi="Arial" w:cs="Arial"/>
                <w:spacing w:val="-3"/>
                <w:sz w:val="24"/>
                <w:szCs w:val="24"/>
              </w:rPr>
              <w:t>h</w:t>
            </w:r>
            <w:r>
              <w:rPr>
                <w:rFonts w:ascii="Arial" w:eastAsia="Arial" w:hAnsi="Arial" w:cs="Arial"/>
                <w:spacing w:val="1"/>
                <w:sz w:val="24"/>
                <w:szCs w:val="24"/>
              </w:rPr>
              <w:t>ung</w:t>
            </w:r>
            <w:r>
              <w:rPr>
                <w:rFonts w:ascii="Arial" w:eastAsia="Arial" w:hAnsi="Arial" w:cs="Arial"/>
                <w:sz w:val="24"/>
                <w:szCs w:val="24"/>
              </w:rPr>
              <w:t xml:space="preserve">. </w:t>
            </w:r>
            <w:r>
              <w:rPr>
                <w:rFonts w:ascii="Arial" w:eastAsia="Arial" w:hAnsi="Arial" w:cs="Arial"/>
                <w:spacing w:val="1"/>
                <w:sz w:val="24"/>
                <w:szCs w:val="24"/>
              </w:rPr>
              <w:t>Do</w:t>
            </w:r>
            <w:r>
              <w:rPr>
                <w:rFonts w:ascii="Arial" w:eastAsia="Arial" w:hAnsi="Arial" w:cs="Arial"/>
                <w:spacing w:val="-5"/>
                <w:sz w:val="24"/>
                <w:szCs w:val="24"/>
              </w:rPr>
              <w:t>k</w:t>
            </w:r>
            <w:r>
              <w:rPr>
                <w:rFonts w:ascii="Arial" w:eastAsia="Arial" w:hAnsi="Arial" w:cs="Arial"/>
                <w:spacing w:val="-3"/>
                <w:sz w:val="24"/>
                <w:szCs w:val="24"/>
              </w:rPr>
              <w:t>u</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z w:val="24"/>
                <w:szCs w:val="24"/>
              </w:rPr>
              <w:t xml:space="preserve">g </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rk</w:t>
            </w:r>
            <w:r>
              <w:rPr>
                <w:rFonts w:ascii="Arial" w:eastAsia="Arial" w:hAnsi="Arial" w:cs="Arial"/>
                <w:spacing w:val="1"/>
                <w:sz w:val="24"/>
                <w:szCs w:val="24"/>
              </w:rPr>
              <w:t>ai</w:t>
            </w:r>
            <w:r>
              <w:rPr>
                <w:rFonts w:ascii="Arial" w:eastAsia="Arial" w:hAnsi="Arial" w:cs="Arial"/>
                <w:sz w:val="24"/>
                <w:szCs w:val="24"/>
              </w:rPr>
              <w:t xml:space="preserve">t </w:t>
            </w:r>
            <w:r>
              <w:rPr>
                <w:rFonts w:ascii="Arial" w:eastAsia="Arial" w:hAnsi="Arial" w:cs="Arial"/>
                <w:spacing w:val="1"/>
                <w:sz w:val="24"/>
                <w:szCs w:val="24"/>
              </w:rPr>
              <w:t>den</w:t>
            </w:r>
            <w:r>
              <w:rPr>
                <w:rFonts w:ascii="Arial" w:eastAsia="Arial" w:hAnsi="Arial" w:cs="Arial"/>
                <w:spacing w:val="-3"/>
                <w:sz w:val="24"/>
                <w:szCs w:val="24"/>
              </w:rPr>
              <w:t>g</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p</w:t>
            </w:r>
            <w:r>
              <w:rPr>
                <w:rFonts w:ascii="Arial" w:eastAsia="Arial" w:hAnsi="Arial" w:cs="Arial"/>
                <w:spacing w:val="-3"/>
                <w:sz w:val="24"/>
                <w:szCs w:val="24"/>
              </w:rPr>
              <w:t>e</w:t>
            </w:r>
            <w:r>
              <w:rPr>
                <w:rFonts w:ascii="Arial" w:eastAsia="Arial" w:hAnsi="Arial" w:cs="Arial"/>
                <w:spacing w:val="1"/>
                <w:sz w:val="24"/>
                <w:szCs w:val="24"/>
              </w:rPr>
              <w:t>nja</w:t>
            </w:r>
            <w:r>
              <w:rPr>
                <w:rFonts w:ascii="Arial" w:eastAsia="Arial" w:hAnsi="Arial" w:cs="Arial"/>
                <w:spacing w:val="-5"/>
                <w:sz w:val="24"/>
                <w:szCs w:val="24"/>
              </w:rPr>
              <w:t>m</w:t>
            </w:r>
            <w:r>
              <w:rPr>
                <w:rFonts w:ascii="Arial" w:eastAsia="Arial" w:hAnsi="Arial" w:cs="Arial"/>
                <w:spacing w:val="1"/>
                <w:sz w:val="24"/>
                <w:szCs w:val="24"/>
              </w:rPr>
              <w:t>in</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3"/>
                <w:sz w:val="24"/>
                <w:szCs w:val="24"/>
              </w:rPr>
              <w:t xml:space="preserve"> </w:t>
            </w:r>
            <w:r>
              <w:rPr>
                <w:rFonts w:ascii="Arial" w:eastAsia="Arial" w:hAnsi="Arial" w:cs="Arial"/>
                <w:spacing w:val="1"/>
                <w:sz w:val="24"/>
                <w:szCs w:val="24"/>
              </w:rPr>
              <w:t>d</w:t>
            </w:r>
            <w:r>
              <w:rPr>
                <w:rFonts w:ascii="Arial" w:eastAsia="Arial" w:hAnsi="Arial" w:cs="Arial"/>
                <w:spacing w:val="-3"/>
                <w:sz w:val="24"/>
                <w:szCs w:val="24"/>
              </w:rPr>
              <w:t>a</w:t>
            </w:r>
            <w:r>
              <w:rPr>
                <w:rFonts w:ascii="Arial" w:eastAsia="Arial" w:hAnsi="Arial" w:cs="Arial"/>
                <w:spacing w:val="1"/>
                <w:sz w:val="24"/>
                <w:szCs w:val="24"/>
              </w:rPr>
              <w:t>pa</w:t>
            </w:r>
            <w:r>
              <w:rPr>
                <w:rFonts w:ascii="Arial" w:eastAsia="Arial" w:hAnsi="Arial" w:cs="Arial"/>
                <w:sz w:val="24"/>
                <w:szCs w:val="24"/>
              </w:rPr>
              <w:t xml:space="preserve">t </w:t>
            </w:r>
            <w:r>
              <w:rPr>
                <w:rFonts w:ascii="Arial" w:eastAsia="Arial" w:hAnsi="Arial" w:cs="Arial"/>
                <w:spacing w:val="1"/>
                <w:sz w:val="24"/>
                <w:szCs w:val="24"/>
              </w:rPr>
              <w:t>dia</w:t>
            </w:r>
            <w:r>
              <w:rPr>
                <w:rFonts w:ascii="Arial" w:eastAsia="Arial" w:hAnsi="Arial" w:cs="Arial"/>
                <w:spacing w:val="-5"/>
                <w:sz w:val="24"/>
                <w:szCs w:val="24"/>
              </w:rPr>
              <w:t>k</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2"/>
                <w:sz w:val="24"/>
                <w:szCs w:val="24"/>
              </w:rPr>
              <w:t xml:space="preserve"> </w:t>
            </w:r>
            <w:r>
              <w:rPr>
                <w:rFonts w:ascii="Arial" w:eastAsia="Arial" w:hAnsi="Arial" w:cs="Arial"/>
                <w:spacing w:val="1"/>
                <w:sz w:val="24"/>
                <w:szCs w:val="24"/>
              </w:rPr>
              <w:t>ol</w:t>
            </w:r>
            <w:r>
              <w:rPr>
                <w:rFonts w:ascii="Arial" w:eastAsia="Arial" w:hAnsi="Arial" w:cs="Arial"/>
                <w:spacing w:val="-3"/>
                <w:sz w:val="24"/>
                <w:szCs w:val="24"/>
              </w:rPr>
              <w:t>e</w:t>
            </w:r>
            <w:r>
              <w:rPr>
                <w:rFonts w:ascii="Arial" w:eastAsia="Arial" w:hAnsi="Arial" w:cs="Arial"/>
                <w:sz w:val="24"/>
                <w:szCs w:val="24"/>
              </w:rPr>
              <w:t>h s</w:t>
            </w:r>
            <w:r>
              <w:rPr>
                <w:rFonts w:ascii="Arial" w:eastAsia="Arial" w:hAnsi="Arial" w:cs="Arial"/>
                <w:spacing w:val="1"/>
                <w:sz w:val="24"/>
                <w:szCs w:val="24"/>
              </w:rPr>
              <w:t>elu</w:t>
            </w:r>
            <w:r>
              <w:rPr>
                <w:rFonts w:ascii="Arial" w:eastAsia="Arial" w:hAnsi="Arial" w:cs="Arial"/>
                <w:sz w:val="24"/>
                <w:szCs w:val="24"/>
              </w:rPr>
              <w:t>r</w:t>
            </w:r>
            <w:r>
              <w:rPr>
                <w:rFonts w:ascii="Arial" w:eastAsia="Arial" w:hAnsi="Arial" w:cs="Arial"/>
                <w:spacing w:val="-3"/>
                <w:sz w:val="24"/>
                <w:szCs w:val="24"/>
              </w:rPr>
              <w:t>u</w:t>
            </w:r>
            <w:r>
              <w:rPr>
                <w:rFonts w:ascii="Arial" w:eastAsia="Arial" w:hAnsi="Arial" w:cs="Arial"/>
                <w:sz w:val="24"/>
                <w:szCs w:val="24"/>
              </w:rPr>
              <w:t xml:space="preserve">h </w:t>
            </w:r>
            <w:r>
              <w:rPr>
                <w:rFonts w:ascii="Arial" w:eastAsia="Arial" w:hAnsi="Arial" w:cs="Arial"/>
                <w:spacing w:val="1"/>
                <w:sz w:val="24"/>
                <w:szCs w:val="24"/>
              </w:rPr>
              <w:t>pe</w:t>
            </w:r>
            <w:r>
              <w:rPr>
                <w:rFonts w:ascii="Arial" w:eastAsia="Arial" w:hAnsi="Arial" w:cs="Arial"/>
                <w:sz w:val="24"/>
                <w:szCs w:val="24"/>
              </w:rPr>
              <w:t>m</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pacing w:val="1"/>
                <w:sz w:val="24"/>
                <w:szCs w:val="24"/>
              </w:rPr>
              <w:t>g</w:t>
            </w:r>
            <w:r>
              <w:rPr>
                <w:rFonts w:ascii="Arial" w:eastAsia="Arial" w:hAnsi="Arial" w:cs="Arial"/>
                <w:sz w:val="24"/>
                <w:szCs w:val="24"/>
              </w:rPr>
              <w:t>ku k</w:t>
            </w:r>
            <w:r>
              <w:rPr>
                <w:rFonts w:ascii="Arial" w:eastAsia="Arial" w:hAnsi="Arial" w:cs="Arial"/>
                <w:spacing w:val="1"/>
                <w:sz w:val="24"/>
                <w:szCs w:val="24"/>
              </w:rPr>
              <w:t>e</w:t>
            </w:r>
            <w:r>
              <w:rPr>
                <w:rFonts w:ascii="Arial" w:eastAsia="Arial" w:hAnsi="Arial" w:cs="Arial"/>
                <w:spacing w:val="-3"/>
                <w:sz w:val="24"/>
                <w:szCs w:val="24"/>
              </w:rPr>
              <w:t>p</w:t>
            </w:r>
            <w:r>
              <w:rPr>
                <w:rFonts w:ascii="Arial" w:eastAsia="Arial" w:hAnsi="Arial" w:cs="Arial"/>
                <w:spacing w:val="1"/>
                <w:sz w:val="24"/>
                <w:szCs w:val="24"/>
              </w:rPr>
              <w:t>en</w:t>
            </w:r>
            <w:r>
              <w:rPr>
                <w:rFonts w:ascii="Arial" w:eastAsia="Arial" w:hAnsi="Arial" w:cs="Arial"/>
                <w:spacing w:val="-1"/>
                <w:sz w:val="24"/>
                <w:szCs w:val="24"/>
              </w:rPr>
              <w:t>t</w:t>
            </w:r>
            <w:r>
              <w:rPr>
                <w:rFonts w:ascii="Arial" w:eastAsia="Arial" w:hAnsi="Arial" w:cs="Arial"/>
                <w:spacing w:val="1"/>
                <w:sz w:val="24"/>
                <w:szCs w:val="24"/>
              </w:rPr>
              <w:t>i</w:t>
            </w:r>
            <w:r>
              <w:rPr>
                <w:rFonts w:ascii="Arial" w:eastAsia="Arial" w:hAnsi="Arial" w:cs="Arial"/>
                <w:spacing w:val="-3"/>
                <w:sz w:val="24"/>
                <w:szCs w:val="24"/>
              </w:rPr>
              <w:t>n</w:t>
            </w:r>
            <w:r>
              <w:rPr>
                <w:rFonts w:ascii="Arial" w:eastAsia="Arial" w:hAnsi="Arial" w:cs="Arial"/>
                <w:spacing w:val="1"/>
                <w:sz w:val="24"/>
                <w:szCs w:val="24"/>
              </w:rPr>
              <w:t>ga</w:t>
            </w:r>
            <w:r>
              <w:rPr>
                <w:rFonts w:ascii="Arial" w:eastAsia="Arial" w:hAnsi="Arial" w:cs="Arial"/>
                <w:sz w:val="24"/>
                <w:szCs w:val="24"/>
              </w:rPr>
              <w:t xml:space="preserve">n </w:t>
            </w:r>
            <w:r>
              <w:rPr>
                <w:rFonts w:ascii="Arial" w:eastAsia="Arial" w:hAnsi="Arial" w:cs="Arial"/>
                <w:spacing w:val="1"/>
                <w:sz w:val="24"/>
                <w:szCs w:val="24"/>
              </w:rPr>
              <w:t>in</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pacing w:val="-5"/>
                <w:sz w:val="24"/>
                <w:szCs w:val="24"/>
              </w:rPr>
              <w:t>r</w:t>
            </w:r>
            <w:r>
              <w:rPr>
                <w:rFonts w:ascii="Arial" w:eastAsia="Arial" w:hAnsi="Arial" w:cs="Arial"/>
                <w:spacing w:val="1"/>
                <w:sz w:val="24"/>
                <w:szCs w:val="24"/>
              </w:rPr>
              <w:t>na</w:t>
            </w:r>
            <w:r>
              <w:rPr>
                <w:rFonts w:ascii="Arial" w:eastAsia="Arial" w:hAnsi="Arial" w:cs="Arial"/>
                <w:sz w:val="24"/>
                <w:szCs w:val="24"/>
              </w:rPr>
              <w:t xml:space="preserve">l </w:t>
            </w:r>
            <w:r>
              <w:rPr>
                <w:rFonts w:ascii="Arial" w:eastAsia="Arial" w:hAnsi="Arial" w:cs="Arial"/>
                <w:spacing w:val="-3"/>
                <w:sz w:val="24"/>
                <w:szCs w:val="24"/>
              </w:rPr>
              <w:t>d</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5"/>
                <w:sz w:val="24"/>
                <w:szCs w:val="24"/>
              </w:rPr>
              <w:t>s</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nal</w:t>
            </w:r>
            <w:r>
              <w:rPr>
                <w:rFonts w:ascii="Arial" w:eastAsia="Arial" w:hAnsi="Arial" w:cs="Arial"/>
                <w:sz w:val="24"/>
                <w:szCs w:val="24"/>
              </w:rPr>
              <w:t>.</w:t>
            </w:r>
          </w:p>
        </w:tc>
      </w:tr>
      <w:tr w:rsidR="00936FF5" w:rsidTr="00936FF5">
        <w:tc>
          <w:tcPr>
            <w:tcW w:w="525" w:type="dxa"/>
            <w:shd w:val="clear" w:color="auto" w:fill="auto"/>
          </w:tcPr>
          <w:p w:rsidR="00936FF5" w:rsidRDefault="00936FF5" w:rsidP="00936FF5">
            <w:pPr>
              <w:spacing w:line="260" w:lineRule="exact"/>
              <w:ind w:left="104"/>
              <w:rPr>
                <w:rFonts w:ascii="Arial" w:eastAsia="Arial" w:hAnsi="Arial" w:cs="Arial"/>
                <w:sz w:val="24"/>
                <w:szCs w:val="24"/>
              </w:rPr>
            </w:pPr>
            <w:r>
              <w:rPr>
                <w:rFonts w:ascii="Arial" w:eastAsia="Arial" w:hAnsi="Arial" w:cs="Arial"/>
                <w:spacing w:val="2"/>
                <w:sz w:val="24"/>
                <w:szCs w:val="24"/>
              </w:rPr>
              <w:t>3.</w:t>
            </w:r>
          </w:p>
        </w:tc>
        <w:tc>
          <w:tcPr>
            <w:tcW w:w="1389" w:type="dxa"/>
            <w:shd w:val="clear" w:color="auto" w:fill="auto"/>
          </w:tcPr>
          <w:p w:rsidR="00936FF5" w:rsidRDefault="00936FF5" w:rsidP="00936FF5">
            <w:pPr>
              <w:spacing w:line="260" w:lineRule="exact"/>
              <w:ind w:left="104"/>
              <w:rPr>
                <w:rFonts w:ascii="Arial" w:eastAsia="Arial" w:hAnsi="Arial" w:cs="Arial"/>
                <w:sz w:val="24"/>
                <w:szCs w:val="24"/>
              </w:rPr>
            </w:pPr>
            <w:r>
              <w:rPr>
                <w:rFonts w:ascii="Arial" w:eastAsia="Arial" w:hAnsi="Arial" w:cs="Arial"/>
                <w:sz w:val="24"/>
                <w:szCs w:val="24"/>
              </w:rPr>
              <w:t>M</w:t>
            </w:r>
            <w:r>
              <w:rPr>
                <w:rFonts w:ascii="Arial" w:eastAsia="Arial" w:hAnsi="Arial" w:cs="Arial"/>
                <w:spacing w:val="1"/>
                <w:sz w:val="24"/>
                <w:szCs w:val="24"/>
              </w:rPr>
              <w:t>anu</w:t>
            </w:r>
            <w:r>
              <w:rPr>
                <w:rFonts w:ascii="Arial" w:eastAsia="Arial" w:hAnsi="Arial" w:cs="Arial"/>
                <w:spacing w:val="-3"/>
                <w:sz w:val="24"/>
                <w:szCs w:val="24"/>
              </w:rPr>
              <w:t>a</w:t>
            </w:r>
            <w:r>
              <w:rPr>
                <w:rFonts w:ascii="Arial" w:eastAsia="Arial" w:hAnsi="Arial" w:cs="Arial"/>
                <w:sz w:val="24"/>
                <w:szCs w:val="24"/>
              </w:rPr>
              <w:t>l 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p>
        </w:tc>
        <w:tc>
          <w:tcPr>
            <w:tcW w:w="7862" w:type="dxa"/>
            <w:shd w:val="clear" w:color="auto" w:fill="auto"/>
          </w:tcPr>
          <w:p w:rsidR="00936FF5" w:rsidRDefault="00936FF5" w:rsidP="00936FF5">
            <w:pPr>
              <w:spacing w:line="260" w:lineRule="exact"/>
              <w:ind w:left="104" w:right="66"/>
              <w:jc w:val="both"/>
              <w:rPr>
                <w:rFonts w:ascii="Arial" w:eastAsia="Arial" w:hAnsi="Arial" w:cs="Arial"/>
                <w:sz w:val="24"/>
                <w:szCs w:val="24"/>
              </w:rPr>
            </w:pPr>
            <w:r>
              <w:rPr>
                <w:rFonts w:ascii="Arial" w:eastAsia="Arial" w:hAnsi="Arial" w:cs="Arial"/>
                <w:spacing w:val="1"/>
                <w:sz w:val="24"/>
                <w:szCs w:val="24"/>
              </w:rPr>
              <w:t>Do</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z w:val="24"/>
                <w:szCs w:val="24"/>
              </w:rPr>
              <w:t>m</w:t>
            </w:r>
            <w:r>
              <w:rPr>
                <w:rFonts w:ascii="Arial" w:eastAsia="Arial" w:hAnsi="Arial" w:cs="Arial"/>
                <w:spacing w:val="-3"/>
                <w:sz w:val="24"/>
                <w:szCs w:val="24"/>
              </w:rPr>
              <w:t>e</w:t>
            </w:r>
            <w:r>
              <w:rPr>
                <w:rFonts w:ascii="Arial" w:eastAsia="Arial" w:hAnsi="Arial" w:cs="Arial"/>
                <w:sz w:val="24"/>
                <w:szCs w:val="24"/>
              </w:rPr>
              <w:t>n</w:t>
            </w:r>
            <w:r>
              <w:rPr>
                <w:rFonts w:ascii="Arial" w:eastAsia="Arial" w:hAnsi="Arial" w:cs="Arial"/>
                <w:spacing w:val="39"/>
                <w:sz w:val="24"/>
                <w:szCs w:val="24"/>
              </w:rPr>
              <w:t xml:space="preserve"> </w:t>
            </w:r>
            <w:r>
              <w:rPr>
                <w:rFonts w:ascii="Arial" w:eastAsia="Arial" w:hAnsi="Arial" w:cs="Arial"/>
                <w:sz w:val="24"/>
                <w:szCs w:val="24"/>
              </w:rPr>
              <w:t>m</w:t>
            </w:r>
            <w:r>
              <w:rPr>
                <w:rFonts w:ascii="Arial" w:eastAsia="Arial" w:hAnsi="Arial" w:cs="Arial"/>
                <w:spacing w:val="1"/>
                <w:sz w:val="24"/>
                <w:szCs w:val="24"/>
              </w:rPr>
              <w:t>an</w:t>
            </w:r>
            <w:r>
              <w:rPr>
                <w:rFonts w:ascii="Arial" w:eastAsia="Arial" w:hAnsi="Arial" w:cs="Arial"/>
                <w:spacing w:val="-3"/>
                <w:sz w:val="24"/>
                <w:szCs w:val="24"/>
              </w:rPr>
              <w:t>u</w:t>
            </w:r>
            <w:r>
              <w:rPr>
                <w:rFonts w:ascii="Arial" w:eastAsia="Arial" w:hAnsi="Arial" w:cs="Arial"/>
                <w:spacing w:val="1"/>
                <w:sz w:val="24"/>
                <w:szCs w:val="24"/>
              </w:rPr>
              <w:t>a</w:t>
            </w:r>
            <w:r>
              <w:rPr>
                <w:rFonts w:ascii="Arial" w:eastAsia="Arial" w:hAnsi="Arial" w:cs="Arial"/>
                <w:sz w:val="24"/>
                <w:szCs w:val="24"/>
              </w:rPr>
              <w:t>l</w:t>
            </w:r>
            <w:r>
              <w:rPr>
                <w:rFonts w:ascii="Arial" w:eastAsia="Arial" w:hAnsi="Arial" w:cs="Arial"/>
                <w:spacing w:val="39"/>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39"/>
                <w:sz w:val="24"/>
                <w:szCs w:val="24"/>
              </w:rPr>
              <w:t xml:space="preserve"> </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3"/>
                <w:sz w:val="24"/>
                <w:szCs w:val="24"/>
              </w:rPr>
              <w:t>u</w:t>
            </w:r>
            <w:r>
              <w:rPr>
                <w:rFonts w:ascii="Arial" w:eastAsia="Arial" w:hAnsi="Arial" w:cs="Arial"/>
                <w:spacing w:val="1"/>
                <w:sz w:val="24"/>
                <w:szCs w:val="24"/>
              </w:rPr>
              <w:t>pa</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39"/>
                <w:sz w:val="24"/>
                <w:szCs w:val="24"/>
              </w:rPr>
              <w:t xml:space="preserve"> </w:t>
            </w:r>
            <w:r>
              <w:rPr>
                <w:rFonts w:ascii="Arial" w:eastAsia="Arial" w:hAnsi="Arial" w:cs="Arial"/>
                <w:spacing w:val="1"/>
                <w:sz w:val="24"/>
                <w:szCs w:val="24"/>
              </w:rPr>
              <w:t>do</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pacing w:val="-5"/>
                <w:sz w:val="24"/>
                <w:szCs w:val="24"/>
              </w:rPr>
              <w:t>m</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34"/>
                <w:sz w:val="24"/>
                <w:szCs w:val="24"/>
              </w:rPr>
              <w:t xml:space="preserve"> </w:t>
            </w:r>
            <w:r>
              <w:rPr>
                <w:rFonts w:ascii="Arial" w:eastAsia="Arial" w:hAnsi="Arial" w:cs="Arial"/>
                <w:spacing w:val="1"/>
                <w:sz w:val="24"/>
                <w:szCs w:val="24"/>
              </w:rPr>
              <w:t>pan</w:t>
            </w:r>
            <w:r>
              <w:rPr>
                <w:rFonts w:ascii="Arial" w:eastAsia="Arial" w:hAnsi="Arial" w:cs="Arial"/>
                <w:spacing w:val="-3"/>
                <w:sz w:val="24"/>
                <w:szCs w:val="24"/>
              </w:rPr>
              <w:t>d</w:t>
            </w:r>
            <w:r>
              <w:rPr>
                <w:rFonts w:ascii="Arial" w:eastAsia="Arial" w:hAnsi="Arial" w:cs="Arial"/>
                <w:spacing w:val="1"/>
                <w:sz w:val="24"/>
                <w:szCs w:val="24"/>
              </w:rPr>
              <w:t>ua</w:t>
            </w:r>
            <w:r>
              <w:rPr>
                <w:rFonts w:ascii="Arial" w:eastAsia="Arial" w:hAnsi="Arial" w:cs="Arial"/>
                <w:sz w:val="24"/>
                <w:szCs w:val="24"/>
              </w:rPr>
              <w:t>n</w:t>
            </w:r>
          </w:p>
          <w:p w:rsidR="00936FF5" w:rsidRDefault="00936FF5" w:rsidP="00936FF5">
            <w:pPr>
              <w:spacing w:before="34" w:line="270" w:lineRule="auto"/>
              <w:ind w:left="104" w:right="57"/>
              <w:jc w:val="both"/>
              <w:rPr>
                <w:rFonts w:ascii="Arial" w:eastAsia="Arial" w:hAnsi="Arial" w:cs="Arial"/>
                <w:sz w:val="24"/>
                <w:szCs w:val="24"/>
              </w:rPr>
            </w:pPr>
            <w:r>
              <w:rPr>
                <w:rFonts w:ascii="Arial" w:eastAsia="Arial" w:hAnsi="Arial" w:cs="Arial"/>
                <w:spacing w:val="1"/>
                <w:sz w:val="24"/>
                <w:szCs w:val="24"/>
              </w:rPr>
              <w:t>dala</w:t>
            </w:r>
            <w:r>
              <w:rPr>
                <w:rFonts w:ascii="Arial" w:eastAsia="Arial" w:hAnsi="Arial" w:cs="Arial"/>
                <w:sz w:val="24"/>
                <w:szCs w:val="24"/>
              </w:rPr>
              <w:t>m</w:t>
            </w:r>
            <w:r>
              <w:rPr>
                <w:rFonts w:ascii="Arial" w:eastAsia="Arial" w:hAnsi="Arial" w:cs="Arial"/>
                <w:spacing w:val="3"/>
                <w:sz w:val="24"/>
                <w:szCs w:val="24"/>
              </w:rPr>
              <w:t xml:space="preserve"> </w:t>
            </w:r>
            <w:r>
              <w:rPr>
                <w:rFonts w:ascii="Arial" w:eastAsia="Arial" w:hAnsi="Arial" w:cs="Arial"/>
                <w:spacing w:val="1"/>
                <w:sz w:val="24"/>
                <w:szCs w:val="24"/>
              </w:rPr>
              <w:t>i</w:t>
            </w:r>
            <w:r>
              <w:rPr>
                <w:rFonts w:ascii="Arial" w:eastAsia="Arial" w:hAnsi="Arial" w:cs="Arial"/>
                <w:sz w:val="24"/>
                <w:szCs w:val="24"/>
              </w:rPr>
              <w:t>m</w:t>
            </w:r>
            <w:r>
              <w:rPr>
                <w:rFonts w:ascii="Arial" w:eastAsia="Arial" w:hAnsi="Arial" w:cs="Arial"/>
                <w:spacing w:val="-3"/>
                <w:sz w:val="24"/>
                <w:szCs w:val="24"/>
              </w:rPr>
              <w:t>p</w:t>
            </w:r>
            <w:r>
              <w:rPr>
                <w:rFonts w:ascii="Arial" w:eastAsia="Arial" w:hAnsi="Arial" w:cs="Arial"/>
                <w:spacing w:val="1"/>
                <w:sz w:val="24"/>
                <w:szCs w:val="24"/>
              </w:rPr>
              <w:t>le</w:t>
            </w:r>
            <w:r>
              <w:rPr>
                <w:rFonts w:ascii="Arial" w:eastAsia="Arial" w:hAnsi="Arial" w:cs="Arial"/>
                <w:sz w:val="24"/>
                <w:szCs w:val="24"/>
              </w:rPr>
              <w:t>m</w:t>
            </w:r>
            <w:r>
              <w:rPr>
                <w:rFonts w:ascii="Arial" w:eastAsia="Arial" w:hAnsi="Arial" w:cs="Arial"/>
                <w:spacing w:val="-3"/>
                <w:sz w:val="24"/>
                <w:szCs w:val="24"/>
              </w:rPr>
              <w:t>e</w:t>
            </w:r>
            <w:r>
              <w:rPr>
                <w:rFonts w:ascii="Arial" w:eastAsia="Arial" w:hAnsi="Arial" w:cs="Arial"/>
                <w:spacing w:val="1"/>
                <w:sz w:val="24"/>
                <w:szCs w:val="24"/>
              </w:rPr>
              <w:t>n</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si</w:t>
            </w:r>
            <w:r>
              <w:rPr>
                <w:rFonts w:ascii="Arial" w:eastAsia="Arial" w:hAnsi="Arial" w:cs="Arial"/>
                <w:spacing w:val="4"/>
                <w:sz w:val="24"/>
                <w:szCs w:val="24"/>
              </w:rPr>
              <w:t xml:space="preserve"> </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3"/>
                <w:sz w:val="24"/>
                <w:szCs w:val="24"/>
              </w:rPr>
              <w:t xml:space="preserve"> </w:t>
            </w:r>
            <w:r>
              <w:rPr>
                <w:rFonts w:ascii="Arial" w:eastAsia="Arial" w:hAnsi="Arial" w:cs="Arial"/>
                <w:sz w:val="24"/>
                <w:szCs w:val="24"/>
              </w:rPr>
              <w:t>m</w:t>
            </w:r>
            <w:r>
              <w:rPr>
                <w:rFonts w:ascii="Arial" w:eastAsia="Arial" w:hAnsi="Arial" w:cs="Arial"/>
                <w:spacing w:val="1"/>
                <w:sz w:val="24"/>
                <w:szCs w:val="24"/>
              </w:rPr>
              <w:t>ana</w:t>
            </w:r>
            <w:r>
              <w:rPr>
                <w:rFonts w:ascii="Arial" w:eastAsia="Arial" w:hAnsi="Arial" w:cs="Arial"/>
                <w:spacing w:val="-3"/>
                <w:sz w:val="24"/>
                <w:szCs w:val="24"/>
              </w:rPr>
              <w:t>j</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4"/>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 xml:space="preserve">u </w:t>
            </w:r>
            <w:r>
              <w:rPr>
                <w:rFonts w:ascii="Arial" w:eastAsia="Arial" w:hAnsi="Arial" w:cs="Arial"/>
                <w:spacing w:val="1"/>
                <w:sz w:val="24"/>
                <w:szCs w:val="24"/>
              </w:rPr>
              <w:t>in</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na</w:t>
            </w:r>
            <w:r>
              <w:rPr>
                <w:rFonts w:ascii="Arial" w:eastAsia="Arial" w:hAnsi="Arial" w:cs="Arial"/>
                <w:sz w:val="24"/>
                <w:szCs w:val="24"/>
              </w:rPr>
              <w:t>l (SPM</w:t>
            </w:r>
            <w:r>
              <w:rPr>
                <w:rFonts w:ascii="Arial" w:eastAsia="Arial" w:hAnsi="Arial" w:cs="Arial"/>
                <w:spacing w:val="-1"/>
                <w:sz w:val="24"/>
                <w:szCs w:val="24"/>
              </w:rPr>
              <w:t>I</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z w:val="24"/>
                <w:szCs w:val="24"/>
              </w:rPr>
              <w:t>g</w:t>
            </w:r>
            <w:r>
              <w:rPr>
                <w:rFonts w:ascii="Arial" w:eastAsia="Arial" w:hAnsi="Arial" w:cs="Arial"/>
                <w:spacing w:val="3"/>
                <w:sz w:val="24"/>
                <w:szCs w:val="24"/>
              </w:rPr>
              <w:t xml:space="preserve"> </w:t>
            </w:r>
            <w:r>
              <w:rPr>
                <w:rFonts w:ascii="Arial" w:eastAsia="Arial" w:hAnsi="Arial" w:cs="Arial"/>
                <w:spacing w:val="1"/>
                <w:sz w:val="24"/>
                <w:szCs w:val="24"/>
              </w:rPr>
              <w:t>ha</w:t>
            </w:r>
            <w:r>
              <w:rPr>
                <w:rFonts w:ascii="Arial" w:eastAsia="Arial" w:hAnsi="Arial" w:cs="Arial"/>
                <w:sz w:val="24"/>
                <w:szCs w:val="24"/>
              </w:rPr>
              <w:t>r</w:t>
            </w:r>
            <w:r>
              <w:rPr>
                <w:rFonts w:ascii="Arial" w:eastAsia="Arial" w:hAnsi="Arial" w:cs="Arial"/>
                <w:spacing w:val="1"/>
                <w:sz w:val="24"/>
                <w:szCs w:val="24"/>
              </w:rPr>
              <w:t>u</w:t>
            </w:r>
            <w:r>
              <w:rPr>
                <w:rFonts w:ascii="Arial" w:eastAsia="Arial" w:hAnsi="Arial" w:cs="Arial"/>
                <w:sz w:val="24"/>
                <w:szCs w:val="24"/>
              </w:rPr>
              <w:t>s</w:t>
            </w:r>
            <w:r>
              <w:rPr>
                <w:rFonts w:ascii="Arial" w:eastAsia="Arial" w:hAnsi="Arial" w:cs="Arial"/>
                <w:spacing w:val="2"/>
                <w:sz w:val="24"/>
                <w:szCs w:val="24"/>
              </w:rPr>
              <w:t xml:space="preserve"> </w:t>
            </w:r>
            <w:r>
              <w:rPr>
                <w:rFonts w:ascii="Arial" w:eastAsia="Arial" w:hAnsi="Arial" w:cs="Arial"/>
                <w:spacing w:val="1"/>
                <w:sz w:val="24"/>
                <w:szCs w:val="24"/>
              </w:rPr>
              <w:t>dia</w:t>
            </w:r>
            <w:r>
              <w:rPr>
                <w:rFonts w:ascii="Arial" w:eastAsia="Arial" w:hAnsi="Arial" w:cs="Arial"/>
                <w:sz w:val="24"/>
                <w:szCs w:val="24"/>
              </w:rPr>
              <w:t>cu</w:t>
            </w:r>
            <w:r>
              <w:rPr>
                <w:rFonts w:ascii="Arial" w:eastAsia="Arial" w:hAnsi="Arial" w:cs="Arial"/>
                <w:spacing w:val="3"/>
                <w:sz w:val="24"/>
                <w:szCs w:val="24"/>
              </w:rPr>
              <w:t xml:space="preserve"> </w:t>
            </w:r>
            <w:r>
              <w:rPr>
                <w:rFonts w:ascii="Arial" w:eastAsia="Arial" w:hAnsi="Arial" w:cs="Arial"/>
                <w:spacing w:val="1"/>
                <w:sz w:val="24"/>
                <w:szCs w:val="24"/>
              </w:rPr>
              <w:t>ol</w:t>
            </w:r>
            <w:r>
              <w:rPr>
                <w:rFonts w:ascii="Arial" w:eastAsia="Arial" w:hAnsi="Arial" w:cs="Arial"/>
                <w:spacing w:val="-3"/>
                <w:sz w:val="24"/>
                <w:szCs w:val="24"/>
              </w:rPr>
              <w:t>e</w:t>
            </w:r>
            <w:r>
              <w:rPr>
                <w:rFonts w:ascii="Arial" w:eastAsia="Arial" w:hAnsi="Arial" w:cs="Arial"/>
                <w:sz w:val="24"/>
                <w:szCs w:val="24"/>
              </w:rPr>
              <w:t>h</w:t>
            </w:r>
            <w:r>
              <w:rPr>
                <w:rFonts w:ascii="Arial" w:eastAsia="Arial" w:hAnsi="Arial" w:cs="Arial"/>
                <w:spacing w:val="3"/>
                <w:sz w:val="24"/>
                <w:szCs w:val="24"/>
              </w:rPr>
              <w:t xml:space="preserve"> </w:t>
            </w:r>
            <w:r>
              <w:rPr>
                <w:rFonts w:ascii="Arial" w:eastAsia="Arial" w:hAnsi="Arial" w:cs="Arial"/>
                <w:sz w:val="24"/>
                <w:szCs w:val="24"/>
              </w:rPr>
              <w:t>s</w:t>
            </w:r>
            <w:r>
              <w:rPr>
                <w:rFonts w:ascii="Arial" w:eastAsia="Arial" w:hAnsi="Arial" w:cs="Arial"/>
                <w:spacing w:val="1"/>
                <w:sz w:val="24"/>
                <w:szCs w:val="24"/>
              </w:rPr>
              <w:t>elu</w:t>
            </w:r>
            <w:r>
              <w:rPr>
                <w:rFonts w:ascii="Arial" w:eastAsia="Arial" w:hAnsi="Arial" w:cs="Arial"/>
                <w:sz w:val="24"/>
                <w:szCs w:val="24"/>
              </w:rPr>
              <w:t>r</w:t>
            </w:r>
            <w:r>
              <w:rPr>
                <w:rFonts w:ascii="Arial" w:eastAsia="Arial" w:hAnsi="Arial" w:cs="Arial"/>
                <w:spacing w:val="1"/>
                <w:sz w:val="24"/>
                <w:szCs w:val="24"/>
              </w:rPr>
              <w:t>u</w:t>
            </w:r>
            <w:r>
              <w:rPr>
                <w:rFonts w:ascii="Arial" w:eastAsia="Arial" w:hAnsi="Arial" w:cs="Arial"/>
                <w:sz w:val="24"/>
                <w:szCs w:val="24"/>
              </w:rPr>
              <w:t>h</w:t>
            </w:r>
            <w:r>
              <w:rPr>
                <w:rFonts w:ascii="Arial" w:eastAsia="Arial" w:hAnsi="Arial" w:cs="Arial"/>
                <w:spacing w:val="3"/>
                <w:sz w:val="24"/>
                <w:szCs w:val="24"/>
              </w:rPr>
              <w:t xml:space="preserve"> </w:t>
            </w:r>
            <w:r>
              <w:rPr>
                <w:rFonts w:ascii="Arial" w:eastAsia="Arial" w:hAnsi="Arial" w:cs="Arial"/>
                <w:spacing w:val="1"/>
                <w:sz w:val="24"/>
                <w:szCs w:val="24"/>
              </w:rPr>
              <w:t>u</w:t>
            </w:r>
            <w:r>
              <w:rPr>
                <w:rFonts w:ascii="Arial" w:eastAsia="Arial" w:hAnsi="Arial" w:cs="Arial"/>
                <w:spacing w:val="-3"/>
                <w:sz w:val="24"/>
                <w:szCs w:val="24"/>
              </w:rPr>
              <w:t>n</w:t>
            </w:r>
            <w:r>
              <w:rPr>
                <w:rFonts w:ascii="Arial" w:eastAsia="Arial" w:hAnsi="Arial" w:cs="Arial"/>
                <w:spacing w:val="1"/>
                <w:sz w:val="24"/>
                <w:szCs w:val="24"/>
              </w:rPr>
              <w:t>i</w:t>
            </w:r>
            <w:r>
              <w:rPr>
                <w:rFonts w:ascii="Arial" w:eastAsia="Arial" w:hAnsi="Arial" w:cs="Arial"/>
                <w:sz w:val="24"/>
                <w:szCs w:val="24"/>
              </w:rPr>
              <w:t>t k</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j</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pacing w:val="1"/>
                <w:sz w:val="24"/>
                <w:szCs w:val="24"/>
              </w:rPr>
              <w:t>d</w:t>
            </w:r>
            <w:r>
              <w:rPr>
                <w:rFonts w:ascii="Arial" w:eastAsia="Arial" w:hAnsi="Arial" w:cs="Arial"/>
                <w:sz w:val="24"/>
                <w:szCs w:val="24"/>
              </w:rPr>
              <w:t xml:space="preserve">i </w:t>
            </w:r>
            <w:r>
              <w:rPr>
                <w:rFonts w:ascii="Arial" w:eastAsia="Arial" w:hAnsi="Arial" w:cs="Arial"/>
                <w:spacing w:val="1"/>
                <w:sz w:val="24"/>
                <w:szCs w:val="24"/>
              </w:rPr>
              <w:t>Uni</w:t>
            </w:r>
            <w:r>
              <w:rPr>
                <w:rFonts w:ascii="Arial" w:eastAsia="Arial" w:hAnsi="Arial" w:cs="Arial"/>
                <w:sz w:val="24"/>
                <w:szCs w:val="24"/>
              </w:rPr>
              <w:t>v</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5"/>
                <w:sz w:val="24"/>
                <w:szCs w:val="24"/>
              </w:rPr>
              <w:t>s</w:t>
            </w:r>
            <w:r>
              <w:rPr>
                <w:rFonts w:ascii="Arial" w:eastAsia="Arial" w:hAnsi="Arial" w:cs="Arial"/>
                <w:spacing w:val="1"/>
                <w:sz w:val="24"/>
                <w:szCs w:val="24"/>
              </w:rPr>
              <w:t>i</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 xml:space="preserve"> </w:t>
            </w:r>
            <w:r>
              <w:rPr>
                <w:rFonts w:ascii="Arial" w:eastAsia="Arial" w:hAnsi="Arial" w:cs="Arial"/>
                <w:sz w:val="24"/>
                <w:szCs w:val="24"/>
              </w:rPr>
              <w:t>Ma</w:t>
            </w:r>
            <w:r>
              <w:rPr>
                <w:rFonts w:ascii="Arial" w:eastAsia="Arial" w:hAnsi="Arial" w:cs="Arial"/>
                <w:spacing w:val="3"/>
                <w:sz w:val="24"/>
                <w:szCs w:val="24"/>
              </w:rPr>
              <w:t xml:space="preserve"> </w:t>
            </w:r>
            <w:r>
              <w:rPr>
                <w:rFonts w:ascii="Arial" w:eastAsia="Arial" w:hAnsi="Arial" w:cs="Arial"/>
                <w:spacing w:val="1"/>
                <w:sz w:val="24"/>
                <w:szCs w:val="24"/>
              </w:rPr>
              <w:t>Ch</w:t>
            </w:r>
            <w:r>
              <w:rPr>
                <w:rFonts w:ascii="Arial" w:eastAsia="Arial" w:hAnsi="Arial" w:cs="Arial"/>
                <w:spacing w:val="-3"/>
                <w:sz w:val="24"/>
                <w:szCs w:val="24"/>
              </w:rPr>
              <w:t>u</w:t>
            </w:r>
            <w:r>
              <w:rPr>
                <w:rFonts w:ascii="Arial" w:eastAsia="Arial" w:hAnsi="Arial" w:cs="Arial"/>
                <w:spacing w:val="1"/>
                <w:sz w:val="24"/>
                <w:szCs w:val="24"/>
              </w:rPr>
              <w:t>ng</w:t>
            </w:r>
            <w:r>
              <w:rPr>
                <w:rFonts w:ascii="Arial" w:eastAsia="Arial" w:hAnsi="Arial" w:cs="Arial"/>
                <w:sz w:val="24"/>
                <w:szCs w:val="24"/>
              </w:rPr>
              <w:t>. M</w:t>
            </w:r>
            <w:r>
              <w:rPr>
                <w:rFonts w:ascii="Arial" w:eastAsia="Arial" w:hAnsi="Arial" w:cs="Arial"/>
                <w:spacing w:val="1"/>
                <w:sz w:val="24"/>
                <w:szCs w:val="24"/>
              </w:rPr>
              <w:t>an</w:t>
            </w:r>
            <w:r>
              <w:rPr>
                <w:rFonts w:ascii="Arial" w:eastAsia="Arial" w:hAnsi="Arial" w:cs="Arial"/>
                <w:spacing w:val="-3"/>
                <w:sz w:val="24"/>
                <w:szCs w:val="24"/>
              </w:rPr>
              <w:t>u</w:t>
            </w:r>
            <w:r>
              <w:rPr>
                <w:rFonts w:ascii="Arial" w:eastAsia="Arial" w:hAnsi="Arial" w:cs="Arial"/>
                <w:spacing w:val="1"/>
                <w:sz w:val="24"/>
                <w:szCs w:val="24"/>
              </w:rPr>
              <w:t>a</w:t>
            </w:r>
            <w:r>
              <w:rPr>
                <w:rFonts w:ascii="Arial" w:eastAsia="Arial" w:hAnsi="Arial" w:cs="Arial"/>
                <w:sz w:val="24"/>
                <w:szCs w:val="24"/>
              </w:rPr>
              <w:t>l</w:t>
            </w:r>
            <w:r>
              <w:rPr>
                <w:rFonts w:ascii="Arial" w:eastAsia="Arial" w:hAnsi="Arial" w:cs="Arial"/>
                <w:spacing w:val="3"/>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3"/>
                <w:sz w:val="24"/>
                <w:szCs w:val="24"/>
              </w:rPr>
              <w:t xml:space="preserve"> </w:t>
            </w:r>
            <w:r>
              <w:rPr>
                <w:rFonts w:ascii="Arial" w:eastAsia="Arial" w:hAnsi="Arial" w:cs="Arial"/>
                <w:spacing w:val="1"/>
                <w:sz w:val="24"/>
                <w:szCs w:val="24"/>
              </w:rPr>
              <w:t>j</w:t>
            </w:r>
            <w:r>
              <w:rPr>
                <w:rFonts w:ascii="Arial" w:eastAsia="Arial" w:hAnsi="Arial" w:cs="Arial"/>
                <w:spacing w:val="-3"/>
                <w:sz w:val="24"/>
                <w:szCs w:val="24"/>
              </w:rPr>
              <w:t>u</w:t>
            </w:r>
            <w:r>
              <w:rPr>
                <w:rFonts w:ascii="Arial" w:eastAsia="Arial" w:hAnsi="Arial" w:cs="Arial"/>
                <w:spacing w:val="1"/>
                <w:sz w:val="24"/>
                <w:szCs w:val="24"/>
              </w:rPr>
              <w:t>g</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pacing w:val="1"/>
                <w:sz w:val="24"/>
                <w:szCs w:val="24"/>
              </w:rPr>
              <w:t>di</w:t>
            </w:r>
            <w:r>
              <w:rPr>
                <w:rFonts w:ascii="Arial" w:eastAsia="Arial" w:hAnsi="Arial" w:cs="Arial"/>
                <w:spacing w:val="-5"/>
                <w:sz w:val="24"/>
                <w:szCs w:val="24"/>
              </w:rPr>
              <w:t>m</w:t>
            </w:r>
            <w:r>
              <w:rPr>
                <w:rFonts w:ascii="Arial" w:eastAsia="Arial" w:hAnsi="Arial" w:cs="Arial"/>
                <w:spacing w:val="-3"/>
                <w:sz w:val="24"/>
                <w:szCs w:val="24"/>
              </w:rPr>
              <w:t>a</w:t>
            </w:r>
            <w:r>
              <w:rPr>
                <w:rFonts w:ascii="Arial" w:eastAsia="Arial" w:hAnsi="Arial" w:cs="Arial"/>
                <w:sz w:val="24"/>
                <w:szCs w:val="24"/>
              </w:rPr>
              <w:t>ks</w:t>
            </w:r>
            <w:r>
              <w:rPr>
                <w:rFonts w:ascii="Arial" w:eastAsia="Arial" w:hAnsi="Arial" w:cs="Arial"/>
                <w:spacing w:val="1"/>
                <w:sz w:val="24"/>
                <w:szCs w:val="24"/>
              </w:rPr>
              <w:t>ud</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un</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3"/>
                <w:sz w:val="24"/>
                <w:szCs w:val="24"/>
              </w:rPr>
              <w:t xml:space="preserve"> </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1"/>
                <w:sz w:val="24"/>
                <w:szCs w:val="24"/>
              </w:rPr>
              <w:t>pe</w:t>
            </w:r>
            <w:r>
              <w:rPr>
                <w:rFonts w:ascii="Arial" w:eastAsia="Arial" w:hAnsi="Arial" w:cs="Arial"/>
                <w:sz w:val="24"/>
                <w:szCs w:val="24"/>
              </w:rPr>
              <w:t>r</w:t>
            </w:r>
            <w:r>
              <w:rPr>
                <w:rFonts w:ascii="Arial" w:eastAsia="Arial" w:hAnsi="Arial" w:cs="Arial"/>
                <w:spacing w:val="-5"/>
                <w:sz w:val="24"/>
                <w:szCs w:val="24"/>
              </w:rPr>
              <w:t>m</w:t>
            </w:r>
            <w:r>
              <w:rPr>
                <w:rFonts w:ascii="Arial" w:eastAsia="Arial" w:hAnsi="Arial" w:cs="Arial"/>
                <w:spacing w:val="1"/>
                <w:sz w:val="24"/>
                <w:szCs w:val="24"/>
              </w:rPr>
              <w:t>uda</w:t>
            </w:r>
            <w:r>
              <w:rPr>
                <w:rFonts w:ascii="Arial" w:eastAsia="Arial" w:hAnsi="Arial" w:cs="Arial"/>
                <w:sz w:val="24"/>
                <w:szCs w:val="24"/>
              </w:rPr>
              <w:t>h</w:t>
            </w:r>
            <w:r>
              <w:rPr>
                <w:rFonts w:ascii="Arial" w:eastAsia="Arial" w:hAnsi="Arial" w:cs="Arial"/>
                <w:spacing w:val="4"/>
                <w:sz w:val="24"/>
                <w:szCs w:val="24"/>
              </w:rPr>
              <w:t xml:space="preserve"> </w:t>
            </w:r>
            <w:r>
              <w:rPr>
                <w:rFonts w:ascii="Arial" w:eastAsia="Arial" w:hAnsi="Arial" w:cs="Arial"/>
                <w:spacing w:val="-3"/>
                <w:sz w:val="24"/>
                <w:szCs w:val="24"/>
              </w:rPr>
              <w:t>p</w:t>
            </w:r>
            <w:r>
              <w:rPr>
                <w:rFonts w:ascii="Arial" w:eastAsia="Arial" w:hAnsi="Arial" w:cs="Arial"/>
                <w:spacing w:val="1"/>
                <w:sz w:val="24"/>
                <w:szCs w:val="24"/>
              </w:rPr>
              <w:t>en</w:t>
            </w:r>
            <w:r>
              <w:rPr>
                <w:rFonts w:ascii="Arial" w:eastAsia="Arial" w:hAnsi="Arial" w:cs="Arial"/>
                <w:spacing w:val="-3"/>
                <w:sz w:val="24"/>
                <w:szCs w:val="24"/>
              </w:rPr>
              <w:t>g</w:t>
            </w:r>
            <w:r>
              <w:rPr>
                <w:rFonts w:ascii="Arial" w:eastAsia="Arial" w:hAnsi="Arial" w:cs="Arial"/>
                <w:spacing w:val="1"/>
                <w:sz w:val="24"/>
                <w:szCs w:val="24"/>
              </w:rPr>
              <w:t>el</w:t>
            </w:r>
            <w:r>
              <w:rPr>
                <w:rFonts w:ascii="Arial" w:eastAsia="Arial" w:hAnsi="Arial" w:cs="Arial"/>
                <w:spacing w:val="-3"/>
                <w:sz w:val="24"/>
                <w:szCs w:val="24"/>
              </w:rPr>
              <w:t>o</w:t>
            </w:r>
            <w:r>
              <w:rPr>
                <w:rFonts w:ascii="Arial" w:eastAsia="Arial" w:hAnsi="Arial" w:cs="Arial"/>
                <w:spacing w:val="1"/>
                <w:sz w:val="24"/>
                <w:szCs w:val="24"/>
              </w:rPr>
              <w:t>l</w:t>
            </w:r>
            <w:r>
              <w:rPr>
                <w:rFonts w:ascii="Arial" w:eastAsia="Arial" w:hAnsi="Arial" w:cs="Arial"/>
                <w:sz w:val="24"/>
                <w:szCs w:val="24"/>
              </w:rPr>
              <w:t xml:space="preserve">a </w:t>
            </w:r>
            <w:r>
              <w:rPr>
                <w:rFonts w:ascii="Arial" w:eastAsia="Arial" w:hAnsi="Arial" w:cs="Arial"/>
                <w:spacing w:val="1"/>
                <w:sz w:val="24"/>
                <w:szCs w:val="24"/>
              </w:rPr>
              <w:t>dala</w:t>
            </w:r>
            <w:r>
              <w:rPr>
                <w:rFonts w:ascii="Arial" w:eastAsia="Arial" w:hAnsi="Arial" w:cs="Arial"/>
                <w:sz w:val="24"/>
                <w:szCs w:val="24"/>
              </w:rPr>
              <w:t>m m</w:t>
            </w:r>
            <w:r>
              <w:rPr>
                <w:rFonts w:ascii="Arial" w:eastAsia="Arial" w:hAnsi="Arial" w:cs="Arial"/>
                <w:spacing w:val="1"/>
                <w:sz w:val="24"/>
                <w:szCs w:val="24"/>
              </w:rPr>
              <w:t>en</w:t>
            </w:r>
            <w:r>
              <w:rPr>
                <w:rFonts w:ascii="Arial" w:eastAsia="Arial" w:hAnsi="Arial" w:cs="Arial"/>
                <w:sz w:val="24"/>
                <w:szCs w:val="24"/>
              </w:rPr>
              <w:t>y</w:t>
            </w:r>
            <w:r>
              <w:rPr>
                <w:rFonts w:ascii="Arial" w:eastAsia="Arial" w:hAnsi="Arial" w:cs="Arial"/>
                <w:spacing w:val="1"/>
                <w:sz w:val="24"/>
                <w:szCs w:val="24"/>
              </w:rPr>
              <w:t>e</w:t>
            </w:r>
            <w:r>
              <w:rPr>
                <w:rFonts w:ascii="Arial" w:eastAsia="Arial" w:hAnsi="Arial" w:cs="Arial"/>
                <w:spacing w:val="-3"/>
                <w:sz w:val="24"/>
                <w:szCs w:val="24"/>
              </w:rPr>
              <w:t>l</w:t>
            </w:r>
            <w:r>
              <w:rPr>
                <w:rFonts w:ascii="Arial" w:eastAsia="Arial" w:hAnsi="Arial" w:cs="Arial"/>
                <w:spacing w:val="1"/>
                <w:sz w:val="24"/>
                <w:szCs w:val="24"/>
              </w:rPr>
              <w:t>eng</w:t>
            </w:r>
            <w:r>
              <w:rPr>
                <w:rFonts w:ascii="Arial" w:eastAsia="Arial" w:hAnsi="Arial" w:cs="Arial"/>
                <w:spacing w:val="-3"/>
                <w:sz w:val="24"/>
                <w:szCs w:val="24"/>
              </w:rPr>
              <w:t>g</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4"/>
                <w:sz w:val="24"/>
                <w:szCs w:val="24"/>
              </w:rPr>
              <w:t xml:space="preserve"> </w:t>
            </w:r>
            <w:r>
              <w:rPr>
                <w:rFonts w:ascii="Arial" w:eastAsia="Arial" w:hAnsi="Arial" w:cs="Arial"/>
                <w:sz w:val="24"/>
                <w:szCs w:val="24"/>
              </w:rPr>
              <w:t>k</w:t>
            </w:r>
            <w:r>
              <w:rPr>
                <w:rFonts w:ascii="Arial" w:eastAsia="Arial" w:hAnsi="Arial" w:cs="Arial"/>
                <w:spacing w:val="1"/>
                <w:sz w:val="24"/>
                <w:szCs w:val="24"/>
              </w:rPr>
              <w:t>egia</w:t>
            </w:r>
            <w:r>
              <w:rPr>
                <w:rFonts w:ascii="Arial" w:eastAsia="Arial" w:hAnsi="Arial" w:cs="Arial"/>
                <w:spacing w:val="-1"/>
                <w:sz w:val="24"/>
                <w:szCs w:val="24"/>
              </w:rPr>
              <w:t>ta</w:t>
            </w:r>
            <w:r>
              <w:rPr>
                <w:rFonts w:ascii="Arial" w:eastAsia="Arial" w:hAnsi="Arial" w:cs="Arial"/>
                <w:sz w:val="24"/>
                <w:szCs w:val="24"/>
              </w:rPr>
              <w:t>n</w:t>
            </w:r>
            <w:r>
              <w:rPr>
                <w:rFonts w:ascii="Arial" w:eastAsia="Arial" w:hAnsi="Arial" w:cs="Arial"/>
                <w:spacing w:val="4"/>
                <w:sz w:val="24"/>
                <w:szCs w:val="24"/>
              </w:rPr>
              <w:t xml:space="preserve"> </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ade</w:t>
            </w:r>
            <w:r>
              <w:rPr>
                <w:rFonts w:ascii="Arial" w:eastAsia="Arial" w:hAnsi="Arial" w:cs="Arial"/>
                <w:spacing w:val="-5"/>
                <w:sz w:val="24"/>
                <w:szCs w:val="24"/>
              </w:rPr>
              <w:t>m</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3"/>
                <w:sz w:val="24"/>
                <w:szCs w:val="24"/>
              </w:rPr>
              <w:t xml:space="preserve"> </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1"/>
                <w:sz w:val="24"/>
                <w:szCs w:val="24"/>
              </w:rPr>
              <w:t>ua</w:t>
            </w:r>
            <w:r>
              <w:rPr>
                <w:rFonts w:ascii="Arial" w:eastAsia="Arial" w:hAnsi="Arial" w:cs="Arial"/>
                <w:sz w:val="24"/>
                <w:szCs w:val="24"/>
              </w:rPr>
              <w:t xml:space="preserve">i </w:t>
            </w:r>
            <w:r>
              <w:rPr>
                <w:rFonts w:ascii="Arial" w:eastAsia="Arial" w:hAnsi="Arial" w:cs="Arial"/>
                <w:spacing w:val="1"/>
                <w:sz w:val="24"/>
                <w:szCs w:val="24"/>
              </w:rPr>
              <w:t>deng</w:t>
            </w:r>
            <w:r>
              <w:rPr>
                <w:rFonts w:ascii="Arial" w:eastAsia="Arial" w:hAnsi="Arial" w:cs="Arial"/>
                <w:spacing w:val="-3"/>
                <w:sz w:val="24"/>
                <w:szCs w:val="24"/>
              </w:rPr>
              <w:t>a</w:t>
            </w:r>
            <w:r>
              <w:rPr>
                <w:rFonts w:ascii="Arial" w:eastAsia="Arial" w:hAnsi="Arial" w:cs="Arial"/>
                <w:sz w:val="24"/>
                <w:szCs w:val="24"/>
              </w:rPr>
              <w:t>n s</w:t>
            </w:r>
            <w:r>
              <w:rPr>
                <w:rFonts w:ascii="Arial" w:eastAsia="Arial" w:hAnsi="Arial" w:cs="Arial"/>
                <w:spacing w:val="-1"/>
                <w:sz w:val="24"/>
                <w:szCs w:val="24"/>
              </w:rPr>
              <w:t>t</w:t>
            </w:r>
            <w:r>
              <w:rPr>
                <w:rFonts w:ascii="Arial" w:eastAsia="Arial" w:hAnsi="Arial" w:cs="Arial"/>
                <w:spacing w:val="1"/>
                <w:sz w:val="24"/>
                <w:szCs w:val="24"/>
              </w:rPr>
              <w:t>anda</w:t>
            </w:r>
            <w:r>
              <w:rPr>
                <w:rFonts w:ascii="Arial" w:eastAsia="Arial" w:hAnsi="Arial" w:cs="Arial"/>
                <w:sz w:val="24"/>
                <w:szCs w:val="24"/>
              </w:rPr>
              <w:t>r</w:t>
            </w:r>
            <w:r>
              <w:rPr>
                <w:rFonts w:ascii="Arial" w:eastAsia="Arial" w:hAnsi="Arial" w:cs="Arial"/>
                <w:spacing w:val="1"/>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3"/>
                <w:sz w:val="24"/>
                <w:szCs w:val="24"/>
              </w:rPr>
              <w:t xml:space="preserve"> </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z w:val="24"/>
                <w:szCs w:val="24"/>
              </w:rPr>
              <w:t>g</w:t>
            </w:r>
            <w:r>
              <w:rPr>
                <w:rFonts w:ascii="Arial" w:eastAsia="Arial" w:hAnsi="Arial" w:cs="Arial"/>
                <w:spacing w:val="3"/>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el</w:t>
            </w:r>
            <w:r>
              <w:rPr>
                <w:rFonts w:ascii="Arial" w:eastAsia="Arial" w:hAnsi="Arial" w:cs="Arial"/>
                <w:spacing w:val="-3"/>
                <w:sz w:val="24"/>
                <w:szCs w:val="24"/>
              </w:rPr>
              <w:t>a</w:t>
            </w:r>
            <w:r>
              <w:rPr>
                <w:rFonts w:ascii="Arial" w:eastAsia="Arial" w:hAnsi="Arial" w:cs="Arial"/>
                <w:sz w:val="24"/>
                <w:szCs w:val="24"/>
              </w:rPr>
              <w:t>h</w:t>
            </w:r>
            <w:r>
              <w:rPr>
                <w:rFonts w:ascii="Arial" w:eastAsia="Arial" w:hAnsi="Arial" w:cs="Arial"/>
                <w:spacing w:val="3"/>
                <w:sz w:val="24"/>
                <w:szCs w:val="24"/>
              </w:rPr>
              <w:t xml:space="preserve"> </w:t>
            </w:r>
            <w:r>
              <w:rPr>
                <w:rFonts w:ascii="Arial" w:eastAsia="Arial" w:hAnsi="Arial" w:cs="Arial"/>
                <w:spacing w:val="1"/>
                <w:sz w:val="24"/>
                <w:szCs w:val="24"/>
              </w:rPr>
              <w:t>di</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pacing w:val="-1"/>
                <w:sz w:val="24"/>
                <w:szCs w:val="24"/>
              </w:rPr>
              <w:t>t</w:t>
            </w:r>
            <w:r>
              <w:rPr>
                <w:rFonts w:ascii="Arial" w:eastAsia="Arial" w:hAnsi="Arial" w:cs="Arial"/>
                <w:spacing w:val="1"/>
                <w:sz w:val="24"/>
                <w:szCs w:val="24"/>
              </w:rPr>
              <w:t>ap</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pacing w:val="1"/>
                <w:sz w:val="24"/>
                <w:szCs w:val="24"/>
              </w:rPr>
              <w:t>n</w:t>
            </w:r>
            <w:r>
              <w:rPr>
                <w:rFonts w:ascii="Arial" w:eastAsia="Arial" w:hAnsi="Arial" w:cs="Arial"/>
                <w:sz w:val="24"/>
                <w:szCs w:val="24"/>
              </w:rPr>
              <w:t xml:space="preserve">. </w:t>
            </w:r>
            <w:r>
              <w:rPr>
                <w:rFonts w:ascii="Arial" w:eastAsia="Arial" w:hAnsi="Arial" w:cs="Arial"/>
                <w:spacing w:val="1"/>
                <w:sz w:val="24"/>
                <w:szCs w:val="24"/>
              </w:rPr>
              <w:t>Do</w:t>
            </w:r>
            <w:r>
              <w:rPr>
                <w:rFonts w:ascii="Arial" w:eastAsia="Arial" w:hAnsi="Arial" w:cs="Arial"/>
                <w:sz w:val="24"/>
                <w:szCs w:val="24"/>
              </w:rPr>
              <w:t>k</w:t>
            </w:r>
            <w:r>
              <w:rPr>
                <w:rFonts w:ascii="Arial" w:eastAsia="Arial" w:hAnsi="Arial" w:cs="Arial"/>
                <w:spacing w:val="-3"/>
                <w:sz w:val="24"/>
                <w:szCs w:val="24"/>
              </w:rPr>
              <w:t>u</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in</w:t>
            </w:r>
            <w:r>
              <w:rPr>
                <w:rFonts w:ascii="Arial" w:eastAsia="Arial" w:hAnsi="Arial" w:cs="Arial"/>
                <w:sz w:val="24"/>
                <w:szCs w:val="24"/>
              </w:rPr>
              <w:t>i m</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1"/>
                <w:sz w:val="24"/>
                <w:szCs w:val="24"/>
              </w:rPr>
              <w:t>ua</w:t>
            </w:r>
            <w:r>
              <w:rPr>
                <w:rFonts w:ascii="Arial" w:eastAsia="Arial" w:hAnsi="Arial" w:cs="Arial"/>
                <w:sz w:val="24"/>
                <w:szCs w:val="24"/>
              </w:rPr>
              <w:t>t</w:t>
            </w:r>
            <w:r>
              <w:rPr>
                <w:rFonts w:ascii="Arial" w:eastAsia="Arial" w:hAnsi="Arial" w:cs="Arial"/>
                <w:spacing w:val="-18"/>
                <w:sz w:val="24"/>
                <w:szCs w:val="24"/>
              </w:rPr>
              <w:t xml:space="preserve"> </w:t>
            </w:r>
            <w:r>
              <w:rPr>
                <w:rFonts w:ascii="Arial" w:eastAsia="Arial" w:hAnsi="Arial" w:cs="Arial"/>
                <w:spacing w:val="1"/>
                <w:sz w:val="24"/>
                <w:szCs w:val="24"/>
              </w:rPr>
              <w:t>bag</w:t>
            </w:r>
            <w:r>
              <w:rPr>
                <w:rFonts w:ascii="Arial" w:eastAsia="Arial" w:hAnsi="Arial" w:cs="Arial"/>
                <w:spacing w:val="-3"/>
                <w:sz w:val="24"/>
                <w:szCs w:val="24"/>
              </w:rPr>
              <w:t>a</w:t>
            </w:r>
            <w:r>
              <w:rPr>
                <w:rFonts w:ascii="Arial" w:eastAsia="Arial" w:hAnsi="Arial" w:cs="Arial"/>
                <w:spacing w:val="1"/>
                <w:sz w:val="24"/>
                <w:szCs w:val="24"/>
              </w:rPr>
              <w:t>i</w:t>
            </w:r>
            <w:r>
              <w:rPr>
                <w:rFonts w:ascii="Arial" w:eastAsia="Arial" w:hAnsi="Arial" w:cs="Arial"/>
                <w:sz w:val="24"/>
                <w:szCs w:val="24"/>
              </w:rPr>
              <w:t>m</w:t>
            </w:r>
            <w:r>
              <w:rPr>
                <w:rFonts w:ascii="Arial" w:eastAsia="Arial" w:hAnsi="Arial" w:cs="Arial"/>
                <w:spacing w:val="1"/>
                <w:sz w:val="24"/>
                <w:szCs w:val="24"/>
              </w:rPr>
              <w:t>an</w:t>
            </w:r>
            <w:r>
              <w:rPr>
                <w:rFonts w:ascii="Arial" w:eastAsia="Arial" w:hAnsi="Arial" w:cs="Arial"/>
                <w:sz w:val="24"/>
                <w:szCs w:val="24"/>
              </w:rPr>
              <w:t>a</w:t>
            </w:r>
            <w:r>
              <w:rPr>
                <w:rFonts w:ascii="Arial" w:eastAsia="Arial" w:hAnsi="Arial" w:cs="Arial"/>
                <w:spacing w:val="-15"/>
                <w:sz w:val="24"/>
                <w:szCs w:val="24"/>
              </w:rPr>
              <w:t xml:space="preserve"> </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pacing w:val="-5"/>
                <w:sz w:val="24"/>
                <w:szCs w:val="24"/>
              </w:rPr>
              <w:t>k</w:t>
            </w:r>
            <w:r>
              <w:rPr>
                <w:rFonts w:ascii="Arial" w:eastAsia="Arial" w:hAnsi="Arial" w:cs="Arial"/>
                <w:spacing w:val="1"/>
                <w:sz w:val="24"/>
                <w:szCs w:val="24"/>
              </w:rPr>
              <w:t>ani</w:t>
            </w:r>
            <w:r>
              <w:rPr>
                <w:rFonts w:ascii="Arial" w:eastAsia="Arial" w:hAnsi="Arial" w:cs="Arial"/>
                <w:sz w:val="24"/>
                <w:szCs w:val="24"/>
              </w:rPr>
              <w:t>sme</w:t>
            </w:r>
            <w:r>
              <w:rPr>
                <w:rFonts w:ascii="Arial" w:eastAsia="Arial" w:hAnsi="Arial" w:cs="Arial"/>
                <w:spacing w:val="-15"/>
                <w:sz w:val="24"/>
                <w:szCs w:val="24"/>
              </w:rPr>
              <w:t xml:space="preserve"> </w:t>
            </w:r>
            <w:r>
              <w:rPr>
                <w:rFonts w:ascii="Arial" w:eastAsia="Arial" w:hAnsi="Arial" w:cs="Arial"/>
                <w:spacing w:val="1"/>
                <w:sz w:val="24"/>
                <w:szCs w:val="24"/>
              </w:rPr>
              <w:t>p</w:t>
            </w:r>
            <w:r>
              <w:rPr>
                <w:rFonts w:ascii="Arial" w:eastAsia="Arial" w:hAnsi="Arial" w:cs="Arial"/>
                <w:spacing w:val="-3"/>
                <w:sz w:val="24"/>
                <w:szCs w:val="24"/>
              </w:rPr>
              <w:t>e</w:t>
            </w:r>
            <w:r>
              <w:rPr>
                <w:rFonts w:ascii="Arial" w:eastAsia="Arial" w:hAnsi="Arial" w:cs="Arial"/>
                <w:spacing w:val="1"/>
                <w:sz w:val="24"/>
                <w:szCs w:val="24"/>
              </w:rPr>
              <w:t>nja</w:t>
            </w:r>
            <w:r>
              <w:rPr>
                <w:rFonts w:ascii="Arial" w:eastAsia="Arial" w:hAnsi="Arial" w:cs="Arial"/>
                <w:spacing w:val="-5"/>
                <w:sz w:val="24"/>
                <w:szCs w:val="24"/>
              </w:rPr>
              <w:t>m</w:t>
            </w:r>
            <w:r>
              <w:rPr>
                <w:rFonts w:ascii="Arial" w:eastAsia="Arial" w:hAnsi="Arial" w:cs="Arial"/>
                <w:spacing w:val="1"/>
                <w:sz w:val="24"/>
                <w:szCs w:val="24"/>
              </w:rPr>
              <w:t>in</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15"/>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15"/>
                <w:sz w:val="24"/>
                <w:szCs w:val="24"/>
              </w:rPr>
              <w:t xml:space="preserve"> </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lu</w:t>
            </w:r>
            <w:r>
              <w:rPr>
                <w:rFonts w:ascii="Arial" w:eastAsia="Arial" w:hAnsi="Arial" w:cs="Arial"/>
                <w:sz w:val="24"/>
                <w:szCs w:val="24"/>
              </w:rPr>
              <w:t>s PPEPP)</w:t>
            </w:r>
            <w:r>
              <w:rPr>
                <w:rFonts w:ascii="Arial" w:eastAsia="Arial" w:hAnsi="Arial" w:cs="Arial"/>
                <w:spacing w:val="-1"/>
                <w:sz w:val="24"/>
                <w:szCs w:val="24"/>
              </w:rPr>
              <w:t xml:space="preserve"> </w:t>
            </w:r>
            <w:r>
              <w:rPr>
                <w:rFonts w:ascii="Arial" w:eastAsia="Arial" w:hAnsi="Arial" w:cs="Arial"/>
                <w:spacing w:val="1"/>
                <w:sz w:val="24"/>
                <w:szCs w:val="24"/>
              </w:rPr>
              <w:t>d</w:t>
            </w:r>
            <w:r>
              <w:rPr>
                <w:rFonts w:ascii="Arial" w:eastAsia="Arial" w:hAnsi="Arial" w:cs="Arial"/>
                <w:sz w:val="24"/>
                <w:szCs w:val="24"/>
              </w:rPr>
              <w:t xml:space="preserve">i </w:t>
            </w:r>
            <w:r>
              <w:rPr>
                <w:rFonts w:ascii="Arial" w:eastAsia="Arial" w:hAnsi="Arial" w:cs="Arial"/>
                <w:spacing w:val="1"/>
                <w:sz w:val="24"/>
                <w:szCs w:val="24"/>
              </w:rPr>
              <w:t>Uni</w:t>
            </w:r>
            <w:r>
              <w:rPr>
                <w:rFonts w:ascii="Arial" w:eastAsia="Arial" w:hAnsi="Arial" w:cs="Arial"/>
                <w:sz w:val="24"/>
                <w:szCs w:val="24"/>
              </w:rPr>
              <w:t>v</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5"/>
                <w:sz w:val="24"/>
                <w:szCs w:val="24"/>
              </w:rPr>
              <w:t>s</w:t>
            </w:r>
            <w:r>
              <w:rPr>
                <w:rFonts w:ascii="Arial" w:eastAsia="Arial" w:hAnsi="Arial" w:cs="Arial"/>
                <w:spacing w:val="1"/>
                <w:sz w:val="24"/>
                <w:szCs w:val="24"/>
              </w:rPr>
              <w:t>i</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 xml:space="preserve"> </w:t>
            </w:r>
            <w:r>
              <w:rPr>
                <w:rFonts w:ascii="Arial" w:eastAsia="Arial" w:hAnsi="Arial" w:cs="Arial"/>
                <w:sz w:val="24"/>
                <w:szCs w:val="24"/>
              </w:rPr>
              <w:t xml:space="preserve">Ma </w:t>
            </w:r>
            <w:r>
              <w:rPr>
                <w:rFonts w:ascii="Arial" w:eastAsia="Arial" w:hAnsi="Arial" w:cs="Arial"/>
                <w:spacing w:val="1"/>
                <w:sz w:val="24"/>
                <w:szCs w:val="24"/>
              </w:rPr>
              <w:t>Chu</w:t>
            </w:r>
            <w:r>
              <w:rPr>
                <w:rFonts w:ascii="Arial" w:eastAsia="Arial" w:hAnsi="Arial" w:cs="Arial"/>
                <w:spacing w:val="-3"/>
                <w:sz w:val="24"/>
                <w:szCs w:val="24"/>
              </w:rPr>
              <w:t>n</w:t>
            </w:r>
            <w:r>
              <w:rPr>
                <w:rFonts w:ascii="Arial" w:eastAsia="Arial" w:hAnsi="Arial" w:cs="Arial"/>
                <w:sz w:val="24"/>
                <w:szCs w:val="24"/>
              </w:rPr>
              <w:t xml:space="preserve">g </w:t>
            </w:r>
            <w:r>
              <w:rPr>
                <w:rFonts w:ascii="Arial" w:eastAsia="Arial" w:hAnsi="Arial" w:cs="Arial"/>
                <w:spacing w:val="1"/>
                <w:sz w:val="24"/>
                <w:szCs w:val="24"/>
              </w:rPr>
              <w:t>di</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ks</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an</w:t>
            </w:r>
            <w:r>
              <w:rPr>
                <w:rFonts w:ascii="Arial" w:eastAsia="Arial" w:hAnsi="Arial" w:cs="Arial"/>
                <w:sz w:val="24"/>
                <w:szCs w:val="24"/>
              </w:rPr>
              <w:t>.</w:t>
            </w:r>
          </w:p>
        </w:tc>
      </w:tr>
      <w:tr w:rsidR="00936FF5" w:rsidTr="00936FF5">
        <w:tc>
          <w:tcPr>
            <w:tcW w:w="525" w:type="dxa"/>
            <w:shd w:val="clear" w:color="auto" w:fill="auto"/>
          </w:tcPr>
          <w:p w:rsidR="00936FF5" w:rsidRDefault="00936FF5" w:rsidP="00936FF5">
            <w:pPr>
              <w:spacing w:line="260" w:lineRule="exact"/>
              <w:ind w:left="104"/>
              <w:rPr>
                <w:rFonts w:ascii="Arial" w:eastAsia="Arial" w:hAnsi="Arial" w:cs="Arial"/>
                <w:sz w:val="24"/>
                <w:szCs w:val="24"/>
              </w:rPr>
            </w:pPr>
            <w:r>
              <w:rPr>
                <w:rFonts w:ascii="Arial" w:eastAsia="Arial" w:hAnsi="Arial" w:cs="Arial"/>
                <w:spacing w:val="2"/>
                <w:sz w:val="24"/>
                <w:szCs w:val="24"/>
              </w:rPr>
              <w:t>4.</w:t>
            </w:r>
          </w:p>
        </w:tc>
        <w:tc>
          <w:tcPr>
            <w:tcW w:w="1389" w:type="dxa"/>
            <w:shd w:val="clear" w:color="auto" w:fill="auto"/>
          </w:tcPr>
          <w:p w:rsidR="00936FF5" w:rsidRDefault="00936FF5" w:rsidP="00936FF5">
            <w:pPr>
              <w:spacing w:line="260" w:lineRule="exact"/>
              <w:ind w:left="104"/>
              <w:rPr>
                <w:rFonts w:ascii="Arial" w:eastAsia="Arial" w:hAnsi="Arial" w:cs="Arial"/>
                <w:sz w:val="24"/>
                <w:szCs w:val="24"/>
              </w:rPr>
            </w:pPr>
            <w:r>
              <w:rPr>
                <w:rFonts w:ascii="Arial" w:eastAsia="Arial" w:hAnsi="Arial" w:cs="Arial"/>
                <w:sz w:val="24"/>
                <w:szCs w:val="24"/>
              </w:rPr>
              <w:t>B</w:t>
            </w:r>
            <w:r>
              <w:rPr>
                <w:rFonts w:ascii="Arial" w:eastAsia="Arial" w:hAnsi="Arial" w:cs="Arial"/>
                <w:spacing w:val="1"/>
                <w:sz w:val="24"/>
                <w:szCs w:val="24"/>
              </w:rPr>
              <w:t>o</w:t>
            </w:r>
            <w:r>
              <w:rPr>
                <w:rFonts w:ascii="Arial" w:eastAsia="Arial" w:hAnsi="Arial" w:cs="Arial"/>
                <w:sz w:val="24"/>
                <w:szCs w:val="24"/>
              </w:rPr>
              <w:t>r</w:t>
            </w:r>
            <w:r>
              <w:rPr>
                <w:rFonts w:ascii="Arial" w:eastAsia="Arial" w:hAnsi="Arial" w:cs="Arial"/>
                <w:spacing w:val="1"/>
                <w:sz w:val="24"/>
                <w:szCs w:val="24"/>
              </w:rPr>
              <w:t>an</w:t>
            </w:r>
            <w:r>
              <w:rPr>
                <w:rFonts w:ascii="Arial" w:eastAsia="Arial" w:hAnsi="Arial" w:cs="Arial"/>
                <w:sz w:val="24"/>
                <w:szCs w:val="24"/>
              </w:rPr>
              <w:t xml:space="preserve">g </w:t>
            </w:r>
            <w:r>
              <w:rPr>
                <w:rFonts w:ascii="Arial" w:eastAsia="Arial" w:hAnsi="Arial" w:cs="Arial"/>
                <w:spacing w:val="1"/>
                <w:sz w:val="24"/>
                <w:szCs w:val="24"/>
              </w:rPr>
              <w:t>d</w:t>
            </w:r>
            <w:r>
              <w:rPr>
                <w:rFonts w:ascii="Arial" w:eastAsia="Arial" w:hAnsi="Arial" w:cs="Arial"/>
                <w:spacing w:val="-3"/>
                <w:sz w:val="24"/>
                <w:szCs w:val="24"/>
              </w:rPr>
              <w:t>a</w:t>
            </w:r>
            <w:r>
              <w:rPr>
                <w:rFonts w:ascii="Arial" w:eastAsia="Arial" w:hAnsi="Arial" w:cs="Arial"/>
                <w:sz w:val="24"/>
                <w:szCs w:val="24"/>
              </w:rPr>
              <w:t>n</w:t>
            </w:r>
          </w:p>
          <w:p w:rsidR="00936FF5" w:rsidRDefault="00936FF5" w:rsidP="00936FF5">
            <w:pPr>
              <w:spacing w:before="34"/>
              <w:ind w:left="104"/>
              <w:rPr>
                <w:rFonts w:ascii="Arial" w:eastAsia="Arial" w:hAnsi="Arial" w:cs="Arial"/>
                <w:sz w:val="24"/>
                <w:szCs w:val="24"/>
              </w:rPr>
            </w:pPr>
            <w:r>
              <w:rPr>
                <w:rFonts w:ascii="Arial" w:eastAsia="Arial" w:hAnsi="Arial" w:cs="Arial"/>
                <w:spacing w:val="-1"/>
                <w:sz w:val="24"/>
                <w:szCs w:val="24"/>
              </w:rPr>
              <w:t>I</w:t>
            </w:r>
            <w:r>
              <w:rPr>
                <w:rFonts w:ascii="Arial" w:eastAsia="Arial" w:hAnsi="Arial" w:cs="Arial"/>
                <w:spacing w:val="1"/>
                <w:sz w:val="24"/>
                <w:szCs w:val="24"/>
              </w:rPr>
              <w:t>n</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z w:val="24"/>
                <w:szCs w:val="24"/>
              </w:rPr>
              <w:t>r</w:t>
            </w:r>
            <w:r>
              <w:rPr>
                <w:rFonts w:ascii="Arial" w:eastAsia="Arial" w:hAnsi="Arial" w:cs="Arial"/>
                <w:spacing w:val="1"/>
                <w:sz w:val="24"/>
                <w:szCs w:val="24"/>
              </w:rPr>
              <w:t>u</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n</w:t>
            </w:r>
          </w:p>
        </w:tc>
        <w:tc>
          <w:tcPr>
            <w:tcW w:w="7862" w:type="dxa"/>
            <w:shd w:val="clear" w:color="auto" w:fill="auto"/>
          </w:tcPr>
          <w:p w:rsidR="00936FF5" w:rsidRDefault="00936FF5" w:rsidP="004D7652">
            <w:pPr>
              <w:spacing w:line="260" w:lineRule="exact"/>
              <w:ind w:left="104" w:right="68"/>
              <w:jc w:val="both"/>
              <w:rPr>
                <w:rFonts w:ascii="Arial" w:eastAsia="Arial" w:hAnsi="Arial" w:cs="Arial"/>
                <w:sz w:val="24"/>
                <w:szCs w:val="24"/>
              </w:rPr>
            </w:pPr>
            <w:r>
              <w:rPr>
                <w:rFonts w:ascii="Arial" w:eastAsia="Arial" w:hAnsi="Arial" w:cs="Arial"/>
                <w:spacing w:val="1"/>
                <w:sz w:val="24"/>
                <w:szCs w:val="24"/>
              </w:rPr>
              <w:t>Do</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z w:val="24"/>
                <w:szCs w:val="24"/>
              </w:rPr>
              <w:t>m</w:t>
            </w:r>
            <w:r>
              <w:rPr>
                <w:rFonts w:ascii="Arial" w:eastAsia="Arial" w:hAnsi="Arial" w:cs="Arial"/>
                <w:spacing w:val="-3"/>
                <w:sz w:val="24"/>
                <w:szCs w:val="24"/>
              </w:rPr>
              <w:t>e</w:t>
            </w:r>
            <w:r>
              <w:rPr>
                <w:rFonts w:ascii="Arial" w:eastAsia="Arial" w:hAnsi="Arial" w:cs="Arial"/>
                <w:sz w:val="24"/>
                <w:szCs w:val="24"/>
              </w:rPr>
              <w:t xml:space="preserve">n </w:t>
            </w:r>
            <w:r>
              <w:rPr>
                <w:rFonts w:ascii="Arial" w:eastAsia="Arial" w:hAnsi="Arial" w:cs="Arial"/>
                <w:spacing w:val="48"/>
                <w:sz w:val="24"/>
                <w:szCs w:val="24"/>
              </w:rPr>
              <w:t xml:space="preserve"> </w:t>
            </w:r>
            <w:r>
              <w:rPr>
                <w:rFonts w:ascii="Arial" w:eastAsia="Arial" w:hAnsi="Arial" w:cs="Arial"/>
                <w:spacing w:val="1"/>
                <w:sz w:val="24"/>
                <w:szCs w:val="24"/>
              </w:rPr>
              <w:t>bo</w:t>
            </w:r>
            <w:r>
              <w:rPr>
                <w:rFonts w:ascii="Arial" w:eastAsia="Arial" w:hAnsi="Arial" w:cs="Arial"/>
                <w:spacing w:val="-5"/>
                <w:sz w:val="24"/>
                <w:szCs w:val="24"/>
              </w:rPr>
              <w:t>r</w:t>
            </w:r>
            <w:r>
              <w:rPr>
                <w:rFonts w:ascii="Arial" w:eastAsia="Arial" w:hAnsi="Arial" w:cs="Arial"/>
                <w:spacing w:val="1"/>
                <w:sz w:val="24"/>
                <w:szCs w:val="24"/>
              </w:rPr>
              <w:t>an</w:t>
            </w:r>
            <w:r>
              <w:rPr>
                <w:rFonts w:ascii="Arial" w:eastAsia="Arial" w:hAnsi="Arial" w:cs="Arial"/>
                <w:sz w:val="24"/>
                <w:szCs w:val="24"/>
              </w:rPr>
              <w:t xml:space="preserve">g </w:t>
            </w:r>
            <w:r>
              <w:rPr>
                <w:rFonts w:ascii="Arial" w:eastAsia="Arial" w:hAnsi="Arial" w:cs="Arial"/>
                <w:spacing w:val="43"/>
                <w:sz w:val="24"/>
                <w:szCs w:val="24"/>
              </w:rPr>
              <w:t xml:space="preserve"> </w:t>
            </w:r>
            <w:r>
              <w:rPr>
                <w:rFonts w:ascii="Arial" w:eastAsia="Arial" w:hAnsi="Arial" w:cs="Arial"/>
                <w:spacing w:val="1"/>
                <w:sz w:val="24"/>
                <w:szCs w:val="24"/>
              </w:rPr>
              <w:t>da</w:t>
            </w:r>
            <w:r>
              <w:rPr>
                <w:rFonts w:ascii="Arial" w:eastAsia="Arial" w:hAnsi="Arial" w:cs="Arial"/>
                <w:sz w:val="24"/>
                <w:szCs w:val="24"/>
              </w:rPr>
              <w:t xml:space="preserve">n </w:t>
            </w:r>
            <w:r>
              <w:rPr>
                <w:rFonts w:ascii="Arial" w:eastAsia="Arial" w:hAnsi="Arial" w:cs="Arial"/>
                <w:spacing w:val="43"/>
                <w:sz w:val="24"/>
                <w:szCs w:val="24"/>
              </w:rPr>
              <w:t xml:space="preserve"> </w:t>
            </w:r>
            <w:r>
              <w:rPr>
                <w:rFonts w:ascii="Arial" w:eastAsia="Arial" w:hAnsi="Arial" w:cs="Arial"/>
                <w:spacing w:val="1"/>
                <w:sz w:val="24"/>
                <w:szCs w:val="24"/>
              </w:rPr>
              <w:t>in</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z w:val="24"/>
                <w:szCs w:val="24"/>
              </w:rPr>
              <w:t>r</w:t>
            </w:r>
            <w:r>
              <w:rPr>
                <w:rFonts w:ascii="Arial" w:eastAsia="Arial" w:hAnsi="Arial" w:cs="Arial"/>
                <w:spacing w:val="1"/>
                <w:sz w:val="24"/>
                <w:szCs w:val="24"/>
              </w:rPr>
              <w:t>u</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 xml:space="preserve">n </w:t>
            </w:r>
            <w:r>
              <w:rPr>
                <w:rFonts w:ascii="Arial" w:eastAsia="Arial" w:hAnsi="Arial" w:cs="Arial"/>
                <w:spacing w:val="43"/>
                <w:sz w:val="24"/>
                <w:szCs w:val="24"/>
              </w:rPr>
              <w:t xml:space="preserve"> </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z w:val="24"/>
                <w:szCs w:val="24"/>
              </w:rPr>
              <w:t xml:space="preserve">g </w:t>
            </w:r>
            <w:r>
              <w:rPr>
                <w:rFonts w:ascii="Arial" w:eastAsia="Arial" w:hAnsi="Arial" w:cs="Arial"/>
                <w:spacing w:val="43"/>
                <w:sz w:val="24"/>
                <w:szCs w:val="24"/>
              </w:rPr>
              <w:t xml:space="preserve"> </w:t>
            </w:r>
            <w:r>
              <w:rPr>
                <w:rFonts w:ascii="Arial" w:eastAsia="Arial" w:hAnsi="Arial" w:cs="Arial"/>
                <w:spacing w:val="1"/>
                <w:sz w:val="24"/>
                <w:szCs w:val="24"/>
              </w:rPr>
              <w:t>di</w:t>
            </w:r>
            <w:r>
              <w:rPr>
                <w:rFonts w:ascii="Arial" w:eastAsia="Arial" w:hAnsi="Arial" w:cs="Arial"/>
                <w:sz w:val="24"/>
                <w:szCs w:val="24"/>
              </w:rPr>
              <w:t>m</w:t>
            </w:r>
            <w:r>
              <w:rPr>
                <w:rFonts w:ascii="Arial" w:eastAsia="Arial" w:hAnsi="Arial" w:cs="Arial"/>
                <w:spacing w:val="-3"/>
                <w:sz w:val="24"/>
                <w:szCs w:val="24"/>
              </w:rPr>
              <w:t>i</w:t>
            </w:r>
            <w:r>
              <w:rPr>
                <w:rFonts w:ascii="Arial" w:eastAsia="Arial" w:hAnsi="Arial" w:cs="Arial"/>
                <w:spacing w:val="1"/>
                <w:sz w:val="24"/>
                <w:szCs w:val="24"/>
              </w:rPr>
              <w:t>li</w:t>
            </w:r>
            <w:r>
              <w:rPr>
                <w:rFonts w:ascii="Arial" w:eastAsia="Arial" w:hAnsi="Arial" w:cs="Arial"/>
                <w:sz w:val="24"/>
                <w:szCs w:val="24"/>
              </w:rPr>
              <w:t xml:space="preserve">ki </w:t>
            </w:r>
            <w:r>
              <w:rPr>
                <w:rFonts w:ascii="Arial" w:eastAsia="Arial" w:hAnsi="Arial" w:cs="Arial"/>
                <w:spacing w:val="48"/>
                <w:sz w:val="24"/>
                <w:szCs w:val="24"/>
              </w:rPr>
              <w:t xml:space="preserve"> </w:t>
            </w:r>
            <w:r>
              <w:rPr>
                <w:rFonts w:ascii="Arial" w:eastAsia="Arial" w:hAnsi="Arial" w:cs="Arial"/>
                <w:spacing w:val="-3"/>
                <w:sz w:val="24"/>
                <w:szCs w:val="24"/>
              </w:rPr>
              <w:t>o</w:t>
            </w:r>
            <w:r>
              <w:rPr>
                <w:rFonts w:ascii="Arial" w:eastAsia="Arial" w:hAnsi="Arial" w:cs="Arial"/>
                <w:spacing w:val="1"/>
                <w:sz w:val="24"/>
                <w:szCs w:val="24"/>
              </w:rPr>
              <w:t>l</w:t>
            </w:r>
            <w:r>
              <w:rPr>
                <w:rFonts w:ascii="Arial" w:eastAsia="Arial" w:hAnsi="Arial" w:cs="Arial"/>
                <w:spacing w:val="-3"/>
                <w:sz w:val="24"/>
                <w:szCs w:val="24"/>
              </w:rPr>
              <w:t>e</w:t>
            </w:r>
            <w:r>
              <w:rPr>
                <w:rFonts w:ascii="Arial" w:eastAsia="Arial" w:hAnsi="Arial" w:cs="Arial"/>
                <w:sz w:val="24"/>
                <w:szCs w:val="24"/>
              </w:rPr>
              <w:t>h</w:t>
            </w:r>
            <w:r w:rsidR="004D7652">
              <w:rPr>
                <w:rFonts w:ascii="Arial" w:eastAsia="Arial" w:hAnsi="Arial" w:cs="Arial"/>
                <w:sz w:val="24"/>
                <w:szCs w:val="24"/>
              </w:rPr>
              <w:t xml:space="preserve"> </w:t>
            </w:r>
            <w:r>
              <w:rPr>
                <w:rFonts w:ascii="Arial" w:eastAsia="Arial" w:hAnsi="Arial" w:cs="Arial"/>
                <w:spacing w:val="1"/>
                <w:sz w:val="24"/>
                <w:szCs w:val="24"/>
              </w:rPr>
              <w:t>Uni</w:t>
            </w:r>
            <w:r>
              <w:rPr>
                <w:rFonts w:ascii="Arial" w:eastAsia="Arial" w:hAnsi="Arial" w:cs="Arial"/>
                <w:sz w:val="24"/>
                <w:szCs w:val="24"/>
              </w:rPr>
              <w:t>v</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5"/>
                <w:sz w:val="24"/>
                <w:szCs w:val="24"/>
              </w:rPr>
              <w:t>s</w:t>
            </w:r>
            <w:r>
              <w:rPr>
                <w:rFonts w:ascii="Arial" w:eastAsia="Arial" w:hAnsi="Arial" w:cs="Arial"/>
                <w:spacing w:val="1"/>
                <w:sz w:val="24"/>
                <w:szCs w:val="24"/>
              </w:rPr>
              <w:t>i</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6"/>
                <w:sz w:val="24"/>
                <w:szCs w:val="24"/>
              </w:rPr>
              <w:t xml:space="preserve"> </w:t>
            </w:r>
            <w:r>
              <w:rPr>
                <w:rFonts w:ascii="Arial" w:eastAsia="Arial" w:hAnsi="Arial" w:cs="Arial"/>
                <w:sz w:val="24"/>
                <w:szCs w:val="24"/>
              </w:rPr>
              <w:t>Ma</w:t>
            </w:r>
            <w:r>
              <w:rPr>
                <w:rFonts w:ascii="Arial" w:eastAsia="Arial" w:hAnsi="Arial" w:cs="Arial"/>
                <w:spacing w:val="-5"/>
                <w:sz w:val="24"/>
                <w:szCs w:val="24"/>
              </w:rPr>
              <w:t xml:space="preserve"> </w:t>
            </w:r>
            <w:r>
              <w:rPr>
                <w:rFonts w:ascii="Arial" w:eastAsia="Arial" w:hAnsi="Arial" w:cs="Arial"/>
                <w:spacing w:val="-3"/>
                <w:sz w:val="24"/>
                <w:szCs w:val="24"/>
              </w:rPr>
              <w:t>C</w:t>
            </w:r>
            <w:r>
              <w:rPr>
                <w:rFonts w:ascii="Arial" w:eastAsia="Arial" w:hAnsi="Arial" w:cs="Arial"/>
                <w:spacing w:val="1"/>
                <w:sz w:val="24"/>
                <w:szCs w:val="24"/>
              </w:rPr>
              <w:t>hu</w:t>
            </w:r>
            <w:r>
              <w:rPr>
                <w:rFonts w:ascii="Arial" w:eastAsia="Arial" w:hAnsi="Arial" w:cs="Arial"/>
                <w:spacing w:val="-3"/>
                <w:sz w:val="24"/>
                <w:szCs w:val="24"/>
              </w:rPr>
              <w:t>n</w:t>
            </w:r>
            <w:r>
              <w:rPr>
                <w:rFonts w:ascii="Arial" w:eastAsia="Arial" w:hAnsi="Arial" w:cs="Arial"/>
                <w:sz w:val="24"/>
                <w:szCs w:val="24"/>
              </w:rPr>
              <w:t>g</w:t>
            </w:r>
            <w:r>
              <w:rPr>
                <w:rFonts w:ascii="Arial" w:eastAsia="Arial" w:hAnsi="Arial" w:cs="Arial"/>
                <w:spacing w:val="-5"/>
                <w:sz w:val="24"/>
                <w:szCs w:val="24"/>
              </w:rPr>
              <w:t xml:space="preserve"> </w:t>
            </w:r>
            <w:r>
              <w:rPr>
                <w:rFonts w:ascii="Arial" w:eastAsia="Arial" w:hAnsi="Arial" w:cs="Arial"/>
                <w:spacing w:val="1"/>
                <w:sz w:val="24"/>
                <w:szCs w:val="24"/>
              </w:rPr>
              <w:t>a</w:t>
            </w:r>
            <w:r>
              <w:rPr>
                <w:rFonts w:ascii="Arial" w:eastAsia="Arial" w:hAnsi="Arial" w:cs="Arial"/>
                <w:spacing w:val="-3"/>
                <w:sz w:val="24"/>
                <w:szCs w:val="24"/>
              </w:rPr>
              <w:t>d</w:t>
            </w:r>
            <w:r>
              <w:rPr>
                <w:rFonts w:ascii="Arial" w:eastAsia="Arial" w:hAnsi="Arial" w:cs="Arial"/>
                <w:spacing w:val="1"/>
                <w:sz w:val="24"/>
                <w:szCs w:val="24"/>
              </w:rPr>
              <w:t>al</w:t>
            </w:r>
            <w:r>
              <w:rPr>
                <w:rFonts w:ascii="Arial" w:eastAsia="Arial" w:hAnsi="Arial" w:cs="Arial"/>
                <w:spacing w:val="-3"/>
                <w:sz w:val="24"/>
                <w:szCs w:val="24"/>
              </w:rPr>
              <w:t>a</w:t>
            </w:r>
            <w:r>
              <w:rPr>
                <w:rFonts w:ascii="Arial" w:eastAsia="Arial" w:hAnsi="Arial" w:cs="Arial"/>
                <w:sz w:val="24"/>
                <w:szCs w:val="24"/>
              </w:rPr>
              <w:t>h</w:t>
            </w:r>
            <w:r>
              <w:rPr>
                <w:rFonts w:ascii="Arial" w:eastAsia="Arial" w:hAnsi="Arial" w:cs="Arial"/>
                <w:spacing w:val="-5"/>
                <w:sz w:val="24"/>
                <w:szCs w:val="24"/>
              </w:rPr>
              <w:t xml:space="preserve"> </w:t>
            </w:r>
            <w:r>
              <w:rPr>
                <w:rFonts w:ascii="Arial" w:eastAsia="Arial" w:hAnsi="Arial" w:cs="Arial"/>
                <w:spacing w:val="1"/>
                <w:sz w:val="24"/>
                <w:szCs w:val="24"/>
              </w:rPr>
              <w:t>do</w:t>
            </w:r>
            <w:r>
              <w:rPr>
                <w:rFonts w:ascii="Arial" w:eastAsia="Arial" w:hAnsi="Arial" w:cs="Arial"/>
                <w:spacing w:val="-5"/>
                <w:sz w:val="24"/>
                <w:szCs w:val="24"/>
              </w:rPr>
              <w:t>k</w:t>
            </w:r>
            <w:r>
              <w:rPr>
                <w:rFonts w:ascii="Arial" w:eastAsia="Arial" w:hAnsi="Arial" w:cs="Arial"/>
                <w:spacing w:val="1"/>
                <w:sz w:val="24"/>
                <w:szCs w:val="24"/>
              </w:rPr>
              <w:t>u</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10"/>
                <w:sz w:val="24"/>
                <w:szCs w:val="24"/>
              </w:rPr>
              <w:t xml:space="preserve"> </w:t>
            </w:r>
            <w:r>
              <w:rPr>
                <w:rFonts w:ascii="Arial" w:eastAsia="Arial" w:hAnsi="Arial" w:cs="Arial"/>
                <w:spacing w:val="1"/>
                <w:sz w:val="24"/>
                <w:szCs w:val="24"/>
              </w:rPr>
              <w:t>pe</w:t>
            </w:r>
            <w:r>
              <w:rPr>
                <w:rFonts w:ascii="Arial" w:eastAsia="Arial" w:hAnsi="Arial" w:cs="Arial"/>
                <w:spacing w:val="-3"/>
                <w:sz w:val="24"/>
                <w:szCs w:val="24"/>
              </w:rPr>
              <w:t>n</w:t>
            </w:r>
            <w:r>
              <w:rPr>
                <w:rFonts w:ascii="Arial" w:eastAsia="Arial" w:hAnsi="Arial" w:cs="Arial"/>
                <w:spacing w:val="1"/>
                <w:sz w:val="24"/>
                <w:szCs w:val="24"/>
              </w:rPr>
              <w:t>du</w:t>
            </w:r>
            <w:r>
              <w:rPr>
                <w:rFonts w:ascii="Arial" w:eastAsia="Arial" w:hAnsi="Arial" w:cs="Arial"/>
                <w:spacing w:val="-5"/>
                <w:sz w:val="24"/>
                <w:szCs w:val="24"/>
              </w:rPr>
              <w:t>k</w:t>
            </w:r>
            <w:r>
              <w:rPr>
                <w:rFonts w:ascii="Arial" w:eastAsia="Arial" w:hAnsi="Arial" w:cs="Arial"/>
                <w:spacing w:val="1"/>
                <w:sz w:val="24"/>
                <w:szCs w:val="24"/>
              </w:rPr>
              <w:t>un</w:t>
            </w:r>
            <w:r>
              <w:rPr>
                <w:rFonts w:ascii="Arial" w:eastAsia="Arial" w:hAnsi="Arial" w:cs="Arial"/>
                <w:sz w:val="24"/>
                <w:szCs w:val="24"/>
              </w:rPr>
              <w:t>g</w:t>
            </w:r>
            <w:r>
              <w:rPr>
                <w:rFonts w:ascii="Arial" w:eastAsia="Arial" w:hAnsi="Arial" w:cs="Arial"/>
                <w:spacing w:val="-5"/>
                <w:sz w:val="24"/>
                <w:szCs w:val="24"/>
              </w:rPr>
              <w:t xml:space="preserve"> </w:t>
            </w:r>
            <w:r>
              <w:rPr>
                <w:rFonts w:ascii="Arial" w:eastAsia="Arial" w:hAnsi="Arial" w:cs="Arial"/>
                <w:sz w:val="24"/>
                <w:szCs w:val="24"/>
              </w:rPr>
              <w:t>y</w:t>
            </w:r>
            <w:r>
              <w:rPr>
                <w:rFonts w:ascii="Arial" w:eastAsia="Arial" w:hAnsi="Arial" w:cs="Arial"/>
                <w:spacing w:val="-3"/>
                <w:sz w:val="24"/>
                <w:szCs w:val="24"/>
              </w:rPr>
              <w:t>a</w:t>
            </w:r>
            <w:r>
              <w:rPr>
                <w:rFonts w:ascii="Arial" w:eastAsia="Arial" w:hAnsi="Arial" w:cs="Arial"/>
                <w:spacing w:val="1"/>
                <w:sz w:val="24"/>
                <w:szCs w:val="24"/>
              </w:rPr>
              <w:t>n</w:t>
            </w:r>
            <w:r>
              <w:rPr>
                <w:rFonts w:ascii="Arial" w:eastAsia="Arial" w:hAnsi="Arial" w:cs="Arial"/>
                <w:sz w:val="24"/>
                <w:szCs w:val="24"/>
              </w:rPr>
              <w:t xml:space="preserve">g </w:t>
            </w:r>
            <w:r>
              <w:rPr>
                <w:rFonts w:ascii="Arial" w:eastAsia="Arial" w:hAnsi="Arial" w:cs="Arial"/>
                <w:spacing w:val="1"/>
                <w:sz w:val="24"/>
                <w:szCs w:val="24"/>
              </w:rPr>
              <w:t>dig</w:t>
            </w:r>
            <w:r>
              <w:rPr>
                <w:rFonts w:ascii="Arial" w:eastAsia="Arial" w:hAnsi="Arial" w:cs="Arial"/>
                <w:spacing w:val="-3"/>
                <w:sz w:val="24"/>
                <w:szCs w:val="24"/>
              </w:rPr>
              <w:t>u</w:t>
            </w:r>
            <w:r>
              <w:rPr>
                <w:rFonts w:ascii="Arial" w:eastAsia="Arial" w:hAnsi="Arial" w:cs="Arial"/>
                <w:spacing w:val="1"/>
                <w:sz w:val="24"/>
                <w:szCs w:val="24"/>
              </w:rPr>
              <w:t>na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3"/>
                <w:sz w:val="24"/>
                <w:szCs w:val="24"/>
              </w:rPr>
              <w:t>u</w:t>
            </w:r>
            <w:r>
              <w:rPr>
                <w:rFonts w:ascii="Arial" w:eastAsia="Arial" w:hAnsi="Arial" w:cs="Arial"/>
                <w:spacing w:val="1"/>
                <w:sz w:val="24"/>
                <w:szCs w:val="24"/>
              </w:rPr>
              <w:t>n</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1"/>
                <w:sz w:val="24"/>
                <w:szCs w:val="24"/>
              </w:rPr>
              <w:t xml:space="preserve"> </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m</w:t>
            </w:r>
            <w:r>
              <w:rPr>
                <w:rFonts w:ascii="Arial" w:eastAsia="Arial" w:hAnsi="Arial" w:cs="Arial"/>
                <w:spacing w:val="-1"/>
                <w:sz w:val="24"/>
                <w:szCs w:val="24"/>
              </w:rPr>
              <w:t>/</w:t>
            </w:r>
            <w:r>
              <w:rPr>
                <w:rFonts w:ascii="Arial" w:eastAsia="Arial" w:hAnsi="Arial" w:cs="Arial"/>
                <w:spacing w:val="-3"/>
                <w:sz w:val="24"/>
                <w:szCs w:val="24"/>
              </w:rPr>
              <w:t>d</w:t>
            </w:r>
            <w:r>
              <w:rPr>
                <w:rFonts w:ascii="Arial" w:eastAsia="Arial" w:hAnsi="Arial" w:cs="Arial"/>
                <w:spacing w:val="1"/>
                <w:sz w:val="24"/>
                <w:szCs w:val="24"/>
              </w:rPr>
              <w:t>o</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z w:val="24"/>
                <w:szCs w:val="24"/>
              </w:rPr>
              <w:t>m</w:t>
            </w:r>
            <w:r>
              <w:rPr>
                <w:rFonts w:ascii="Arial" w:eastAsia="Arial" w:hAnsi="Arial" w:cs="Arial"/>
                <w:spacing w:val="-3"/>
                <w:sz w:val="24"/>
                <w:szCs w:val="24"/>
              </w:rPr>
              <w:t>e</w:t>
            </w:r>
            <w:r>
              <w:rPr>
                <w:rFonts w:ascii="Arial" w:eastAsia="Arial" w:hAnsi="Arial" w:cs="Arial"/>
                <w:spacing w:val="1"/>
                <w:sz w:val="24"/>
                <w:szCs w:val="24"/>
              </w:rPr>
              <w:t>n</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si s</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lu</w:t>
            </w:r>
            <w:r>
              <w:rPr>
                <w:rFonts w:ascii="Arial" w:eastAsia="Arial" w:hAnsi="Arial" w:cs="Arial"/>
                <w:sz w:val="24"/>
                <w:szCs w:val="24"/>
              </w:rPr>
              <w:t>s</w:t>
            </w:r>
            <w:r>
              <w:rPr>
                <w:rFonts w:ascii="Arial" w:eastAsia="Arial" w:hAnsi="Arial" w:cs="Arial"/>
                <w:spacing w:val="-6"/>
                <w:sz w:val="24"/>
                <w:szCs w:val="24"/>
              </w:rPr>
              <w:t xml:space="preserve"> </w:t>
            </w:r>
            <w:r>
              <w:rPr>
                <w:rFonts w:ascii="Arial" w:eastAsia="Arial" w:hAnsi="Arial" w:cs="Arial"/>
                <w:sz w:val="24"/>
                <w:szCs w:val="24"/>
              </w:rPr>
              <w:t>PPEPP.</w:t>
            </w:r>
          </w:p>
          <w:p w:rsidR="00936FF5" w:rsidRDefault="00936FF5" w:rsidP="00936FF5">
            <w:pPr>
              <w:spacing w:before="7" w:line="100" w:lineRule="exact"/>
              <w:rPr>
                <w:sz w:val="10"/>
                <w:szCs w:val="10"/>
              </w:rPr>
            </w:pPr>
          </w:p>
          <w:p w:rsidR="00936FF5" w:rsidRDefault="00936FF5" w:rsidP="00936FF5">
            <w:pPr>
              <w:spacing w:line="200" w:lineRule="exact"/>
            </w:pPr>
          </w:p>
          <w:p w:rsidR="00936FF5" w:rsidRDefault="00936FF5" w:rsidP="00936FF5">
            <w:pPr>
              <w:spacing w:line="271" w:lineRule="auto"/>
              <w:ind w:left="104" w:right="61"/>
              <w:jc w:val="both"/>
              <w:rPr>
                <w:rFonts w:ascii="Arial" w:eastAsia="Arial" w:hAnsi="Arial" w:cs="Arial"/>
                <w:sz w:val="24"/>
                <w:szCs w:val="24"/>
              </w:rPr>
            </w:pPr>
            <w:r>
              <w:rPr>
                <w:rFonts w:ascii="Arial" w:eastAsia="Arial" w:hAnsi="Arial" w:cs="Arial"/>
                <w:spacing w:val="1"/>
                <w:sz w:val="24"/>
                <w:szCs w:val="24"/>
              </w:rPr>
              <w:t>Uni</w:t>
            </w:r>
            <w:r>
              <w:rPr>
                <w:rFonts w:ascii="Arial" w:eastAsia="Arial" w:hAnsi="Arial" w:cs="Arial"/>
                <w:sz w:val="24"/>
                <w:szCs w:val="24"/>
              </w:rPr>
              <w:t>v</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5"/>
                <w:sz w:val="24"/>
                <w:szCs w:val="24"/>
              </w:rPr>
              <w:t>s</w:t>
            </w:r>
            <w:r>
              <w:rPr>
                <w:rFonts w:ascii="Arial" w:eastAsia="Arial" w:hAnsi="Arial" w:cs="Arial"/>
                <w:spacing w:val="1"/>
                <w:sz w:val="24"/>
                <w:szCs w:val="24"/>
              </w:rPr>
              <w:t>i</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3"/>
                <w:sz w:val="24"/>
                <w:szCs w:val="24"/>
              </w:rPr>
              <w:t xml:space="preserve"> </w:t>
            </w:r>
            <w:r>
              <w:rPr>
                <w:rFonts w:ascii="Arial" w:eastAsia="Arial" w:hAnsi="Arial" w:cs="Arial"/>
                <w:sz w:val="24"/>
                <w:szCs w:val="24"/>
              </w:rPr>
              <w:t>Ma</w:t>
            </w:r>
            <w:r>
              <w:rPr>
                <w:rFonts w:ascii="Arial" w:eastAsia="Arial" w:hAnsi="Arial" w:cs="Arial"/>
                <w:spacing w:val="4"/>
                <w:sz w:val="24"/>
                <w:szCs w:val="24"/>
              </w:rPr>
              <w:t xml:space="preserve"> </w:t>
            </w:r>
            <w:r>
              <w:rPr>
                <w:rFonts w:ascii="Arial" w:eastAsia="Arial" w:hAnsi="Arial" w:cs="Arial"/>
                <w:spacing w:val="1"/>
                <w:sz w:val="24"/>
                <w:szCs w:val="24"/>
              </w:rPr>
              <w:t>Chun</w:t>
            </w:r>
            <w:r>
              <w:rPr>
                <w:rFonts w:ascii="Arial" w:eastAsia="Arial" w:hAnsi="Arial" w:cs="Arial"/>
                <w:sz w:val="24"/>
                <w:szCs w:val="24"/>
              </w:rPr>
              <w:t>g</w:t>
            </w:r>
            <w:r>
              <w:rPr>
                <w:rFonts w:ascii="Arial" w:eastAsia="Arial" w:hAnsi="Arial" w:cs="Arial"/>
                <w:spacing w:val="4"/>
                <w:sz w:val="24"/>
                <w:szCs w:val="24"/>
              </w:rPr>
              <w:t xml:space="preserve"> </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pacing w:val="-3"/>
                <w:sz w:val="24"/>
                <w:szCs w:val="24"/>
              </w:rPr>
              <w:t>n</w:t>
            </w:r>
            <w:r>
              <w:rPr>
                <w:rFonts w:ascii="Arial" w:eastAsia="Arial" w:hAnsi="Arial" w:cs="Arial"/>
                <w:spacing w:val="1"/>
                <w:sz w:val="24"/>
                <w:szCs w:val="24"/>
              </w:rPr>
              <w:t>gin</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pacing w:val="-3"/>
                <w:sz w:val="24"/>
                <w:szCs w:val="24"/>
              </w:rPr>
              <w:t>g</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z w:val="24"/>
                <w:szCs w:val="24"/>
              </w:rPr>
              <w:t xml:space="preserve">n </w:t>
            </w:r>
            <w:r>
              <w:rPr>
                <w:rFonts w:ascii="Arial" w:eastAsia="Arial" w:hAnsi="Arial" w:cs="Arial"/>
                <w:spacing w:val="-1"/>
                <w:sz w:val="24"/>
                <w:szCs w:val="24"/>
              </w:rPr>
              <w:t>f</w:t>
            </w:r>
            <w:r>
              <w:rPr>
                <w:rFonts w:ascii="Arial" w:eastAsia="Arial" w:hAnsi="Arial" w:cs="Arial"/>
                <w:spacing w:val="1"/>
                <w:sz w:val="24"/>
                <w:szCs w:val="24"/>
              </w:rPr>
              <w:t>o</w:t>
            </w:r>
            <w:r>
              <w:rPr>
                <w:rFonts w:ascii="Arial" w:eastAsia="Arial" w:hAnsi="Arial" w:cs="Arial"/>
                <w:sz w:val="24"/>
                <w:szCs w:val="24"/>
              </w:rPr>
              <w:t>rm</w:t>
            </w:r>
            <w:r>
              <w:rPr>
                <w:rFonts w:ascii="Arial" w:eastAsia="Arial" w:hAnsi="Arial" w:cs="Arial"/>
                <w:spacing w:val="1"/>
                <w:sz w:val="24"/>
                <w:szCs w:val="24"/>
              </w:rPr>
              <w:t>uli</w:t>
            </w:r>
            <w:r>
              <w:rPr>
                <w:rFonts w:ascii="Arial" w:eastAsia="Arial" w:hAnsi="Arial" w:cs="Arial"/>
                <w:sz w:val="24"/>
                <w:szCs w:val="24"/>
              </w:rPr>
              <w:t xml:space="preserve">r, </w:t>
            </w:r>
            <w:r>
              <w:rPr>
                <w:rFonts w:ascii="Arial" w:eastAsia="Arial" w:hAnsi="Arial" w:cs="Arial"/>
                <w:spacing w:val="1"/>
                <w:sz w:val="24"/>
                <w:szCs w:val="24"/>
              </w:rPr>
              <w:t>bo</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pacing w:val="1"/>
                <w:sz w:val="24"/>
                <w:szCs w:val="24"/>
              </w:rPr>
              <w:t>g</w:t>
            </w:r>
            <w:r>
              <w:rPr>
                <w:rFonts w:ascii="Arial" w:eastAsia="Arial" w:hAnsi="Arial" w:cs="Arial"/>
                <w:sz w:val="24"/>
                <w:szCs w:val="24"/>
              </w:rPr>
              <w:t xml:space="preserve">, </w:t>
            </w:r>
            <w:r>
              <w:rPr>
                <w:rFonts w:ascii="Arial" w:eastAsia="Arial" w:hAnsi="Arial" w:cs="Arial"/>
                <w:spacing w:val="1"/>
                <w:sz w:val="24"/>
                <w:szCs w:val="24"/>
              </w:rPr>
              <w:t>in</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z w:val="24"/>
                <w:szCs w:val="24"/>
              </w:rPr>
              <w:t>r</w:t>
            </w:r>
            <w:r>
              <w:rPr>
                <w:rFonts w:ascii="Arial" w:eastAsia="Arial" w:hAnsi="Arial" w:cs="Arial"/>
                <w:spacing w:val="1"/>
                <w:sz w:val="24"/>
                <w:szCs w:val="24"/>
              </w:rPr>
              <w:t>u</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d</w:t>
            </w:r>
            <w:r>
              <w:rPr>
                <w:rFonts w:ascii="Arial" w:eastAsia="Arial" w:hAnsi="Arial" w:cs="Arial"/>
                <w:sz w:val="24"/>
                <w:szCs w:val="24"/>
              </w:rPr>
              <w:t>i</w:t>
            </w:r>
            <w:r>
              <w:rPr>
                <w:rFonts w:ascii="Arial" w:eastAsia="Arial" w:hAnsi="Arial" w:cs="Arial"/>
                <w:spacing w:val="3"/>
                <w:sz w:val="24"/>
                <w:szCs w:val="24"/>
              </w:rPr>
              <w:t xml:space="preserve"> </w:t>
            </w:r>
            <w:r>
              <w:rPr>
                <w:rFonts w:ascii="Arial" w:eastAsia="Arial" w:hAnsi="Arial" w:cs="Arial"/>
                <w:spacing w:val="1"/>
                <w:sz w:val="24"/>
                <w:szCs w:val="24"/>
              </w:rPr>
              <w:t>bebe</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pacing w:val="-3"/>
                <w:sz w:val="24"/>
                <w:szCs w:val="24"/>
              </w:rPr>
              <w:t>p</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2"/>
                <w:sz w:val="24"/>
                <w:szCs w:val="24"/>
              </w:rPr>
              <w:t xml:space="preserve"> </w:t>
            </w:r>
            <w:r>
              <w:rPr>
                <w:rFonts w:ascii="Arial" w:eastAsia="Arial" w:hAnsi="Arial" w:cs="Arial"/>
                <w:spacing w:val="1"/>
                <w:sz w:val="24"/>
                <w:szCs w:val="24"/>
              </w:rPr>
              <w:t>in</w:t>
            </w:r>
            <w:r>
              <w:rPr>
                <w:rFonts w:ascii="Arial" w:eastAsia="Arial" w:hAnsi="Arial" w:cs="Arial"/>
                <w:spacing w:val="-1"/>
                <w:sz w:val="24"/>
                <w:szCs w:val="24"/>
              </w:rPr>
              <w:t>f</w:t>
            </w:r>
            <w:r>
              <w:rPr>
                <w:rFonts w:ascii="Arial" w:eastAsia="Arial" w:hAnsi="Arial" w:cs="Arial"/>
                <w:spacing w:val="1"/>
                <w:sz w:val="24"/>
                <w:szCs w:val="24"/>
              </w:rPr>
              <w:t>o</w:t>
            </w:r>
            <w:r>
              <w:rPr>
                <w:rFonts w:ascii="Arial" w:eastAsia="Arial" w:hAnsi="Arial" w:cs="Arial"/>
                <w:sz w:val="24"/>
                <w:szCs w:val="24"/>
              </w:rPr>
              <w:t>rm</w:t>
            </w:r>
            <w:r>
              <w:rPr>
                <w:rFonts w:ascii="Arial" w:eastAsia="Arial" w:hAnsi="Arial" w:cs="Arial"/>
                <w:spacing w:val="1"/>
                <w:sz w:val="24"/>
                <w:szCs w:val="24"/>
              </w:rPr>
              <w:t>a</w:t>
            </w:r>
            <w:r>
              <w:rPr>
                <w:rFonts w:ascii="Arial" w:eastAsia="Arial" w:hAnsi="Arial" w:cs="Arial"/>
                <w:sz w:val="24"/>
                <w:szCs w:val="24"/>
              </w:rPr>
              <w:t>si</w:t>
            </w:r>
            <w:r>
              <w:rPr>
                <w:rFonts w:ascii="Arial" w:eastAsia="Arial" w:hAnsi="Arial" w:cs="Arial"/>
                <w:spacing w:val="3"/>
                <w:sz w:val="24"/>
                <w:szCs w:val="24"/>
              </w:rPr>
              <w:t xml:space="preserve"> </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z w:val="24"/>
                <w:szCs w:val="24"/>
              </w:rPr>
              <w:t xml:space="preserve">g </w:t>
            </w:r>
            <w:r>
              <w:rPr>
                <w:rFonts w:ascii="Arial" w:eastAsia="Arial" w:hAnsi="Arial" w:cs="Arial"/>
                <w:spacing w:val="1"/>
                <w:sz w:val="24"/>
                <w:szCs w:val="24"/>
              </w:rPr>
              <w:t>dapa</w:t>
            </w:r>
            <w:r>
              <w:rPr>
                <w:rFonts w:ascii="Arial" w:eastAsia="Arial" w:hAnsi="Arial" w:cs="Arial"/>
                <w:sz w:val="24"/>
                <w:szCs w:val="24"/>
              </w:rPr>
              <w:t>t</w:t>
            </w:r>
            <w:r>
              <w:rPr>
                <w:rFonts w:ascii="Arial" w:eastAsia="Arial" w:hAnsi="Arial" w:cs="Arial"/>
                <w:spacing w:val="5"/>
                <w:sz w:val="24"/>
                <w:szCs w:val="24"/>
              </w:rPr>
              <w:t xml:space="preserve"> </w:t>
            </w:r>
            <w:r>
              <w:rPr>
                <w:rFonts w:ascii="Arial" w:eastAsia="Arial" w:hAnsi="Arial" w:cs="Arial"/>
                <w:spacing w:val="1"/>
                <w:sz w:val="24"/>
                <w:szCs w:val="24"/>
              </w:rPr>
              <w:t>d</w:t>
            </w:r>
            <w:r>
              <w:rPr>
                <w:rFonts w:ascii="Arial" w:eastAsia="Arial" w:hAnsi="Arial" w:cs="Arial"/>
                <w:spacing w:val="-3"/>
                <w:sz w:val="24"/>
                <w:szCs w:val="24"/>
              </w:rPr>
              <w:t>i</w:t>
            </w:r>
            <w:r>
              <w:rPr>
                <w:rFonts w:ascii="Arial" w:eastAsia="Arial" w:hAnsi="Arial" w:cs="Arial"/>
                <w:spacing w:val="1"/>
                <w:sz w:val="24"/>
                <w:szCs w:val="24"/>
              </w:rPr>
              <w:t>a</w:t>
            </w:r>
            <w:r>
              <w:rPr>
                <w:rFonts w:ascii="Arial" w:eastAsia="Arial" w:hAnsi="Arial" w:cs="Arial"/>
                <w:sz w:val="24"/>
                <w:szCs w:val="24"/>
              </w:rPr>
              <w:t>ks</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7"/>
                <w:sz w:val="24"/>
                <w:szCs w:val="24"/>
              </w:rPr>
              <w:t xml:space="preserve"> </w:t>
            </w:r>
            <w:r>
              <w:rPr>
                <w:rFonts w:ascii="Arial" w:eastAsia="Arial" w:hAnsi="Arial" w:cs="Arial"/>
                <w:spacing w:val="-3"/>
                <w:sz w:val="24"/>
                <w:szCs w:val="24"/>
              </w:rPr>
              <w:t>o</w:t>
            </w:r>
            <w:r>
              <w:rPr>
                <w:rFonts w:ascii="Arial" w:eastAsia="Arial" w:hAnsi="Arial" w:cs="Arial"/>
                <w:spacing w:val="1"/>
                <w:sz w:val="24"/>
                <w:szCs w:val="24"/>
              </w:rPr>
              <w:t>le</w:t>
            </w:r>
            <w:r>
              <w:rPr>
                <w:rFonts w:ascii="Arial" w:eastAsia="Arial" w:hAnsi="Arial" w:cs="Arial"/>
                <w:sz w:val="24"/>
                <w:szCs w:val="24"/>
              </w:rPr>
              <w:t>h</w:t>
            </w:r>
            <w:r>
              <w:rPr>
                <w:rFonts w:ascii="Arial" w:eastAsia="Arial" w:hAnsi="Arial" w:cs="Arial"/>
                <w:spacing w:val="8"/>
                <w:sz w:val="24"/>
                <w:szCs w:val="24"/>
              </w:rPr>
              <w:t xml:space="preserve"> </w:t>
            </w:r>
            <w:r>
              <w:rPr>
                <w:rFonts w:ascii="Arial" w:eastAsia="Arial" w:hAnsi="Arial" w:cs="Arial"/>
                <w:spacing w:val="-3"/>
                <w:sz w:val="24"/>
                <w:szCs w:val="24"/>
              </w:rPr>
              <w:t>p</w:t>
            </w:r>
            <w:r>
              <w:rPr>
                <w:rFonts w:ascii="Arial" w:eastAsia="Arial" w:hAnsi="Arial" w:cs="Arial"/>
                <w:spacing w:val="1"/>
                <w:sz w:val="24"/>
                <w:szCs w:val="24"/>
              </w:rPr>
              <w:t>iha</w:t>
            </w:r>
            <w:r>
              <w:rPr>
                <w:rFonts w:ascii="Arial" w:eastAsia="Arial" w:hAnsi="Arial" w:cs="Arial"/>
                <w:sz w:val="24"/>
                <w:szCs w:val="24"/>
              </w:rPr>
              <w:t>k</w:t>
            </w:r>
            <w:r>
              <w:rPr>
                <w:rFonts w:ascii="Arial" w:eastAsia="Arial" w:hAnsi="Arial" w:cs="Arial"/>
                <w:spacing w:val="7"/>
                <w:sz w:val="24"/>
                <w:szCs w:val="24"/>
              </w:rPr>
              <w:t xml:space="preserve"> </w:t>
            </w:r>
            <w:r>
              <w:rPr>
                <w:rFonts w:ascii="Arial" w:eastAsia="Arial" w:hAnsi="Arial" w:cs="Arial"/>
                <w:sz w:val="24"/>
                <w:szCs w:val="24"/>
              </w:rPr>
              <w:t>y</w:t>
            </w:r>
            <w:r>
              <w:rPr>
                <w:rFonts w:ascii="Arial" w:eastAsia="Arial" w:hAnsi="Arial" w:cs="Arial"/>
                <w:spacing w:val="-3"/>
                <w:sz w:val="24"/>
                <w:szCs w:val="24"/>
              </w:rPr>
              <w:t>a</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8"/>
                <w:sz w:val="24"/>
                <w:szCs w:val="24"/>
              </w:rPr>
              <w:t xml:space="preserve"> </w:t>
            </w:r>
            <w:r>
              <w:rPr>
                <w:rFonts w:ascii="Arial" w:eastAsia="Arial" w:hAnsi="Arial" w:cs="Arial"/>
                <w:spacing w:val="-3"/>
                <w:sz w:val="24"/>
                <w:szCs w:val="24"/>
              </w:rPr>
              <w:t>b</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w</w:t>
            </w:r>
            <w:r>
              <w:rPr>
                <w:rFonts w:ascii="Arial" w:eastAsia="Arial" w:hAnsi="Arial" w:cs="Arial"/>
                <w:spacing w:val="-3"/>
                <w:sz w:val="24"/>
                <w:szCs w:val="24"/>
              </w:rPr>
              <w:t>e</w:t>
            </w:r>
            <w:r>
              <w:rPr>
                <w:rFonts w:ascii="Arial" w:eastAsia="Arial" w:hAnsi="Arial" w:cs="Arial"/>
                <w:spacing w:val="1"/>
                <w:sz w:val="24"/>
                <w:szCs w:val="24"/>
              </w:rPr>
              <w:t>nang</w:t>
            </w:r>
            <w:r>
              <w:rPr>
                <w:rFonts w:ascii="Arial" w:eastAsia="Arial" w:hAnsi="Arial" w:cs="Arial"/>
                <w:sz w:val="24"/>
                <w:szCs w:val="24"/>
              </w:rPr>
              <w:t>. S</w:t>
            </w:r>
            <w:r>
              <w:rPr>
                <w:rFonts w:ascii="Arial" w:eastAsia="Arial" w:hAnsi="Arial" w:cs="Arial"/>
                <w:spacing w:val="1"/>
                <w:sz w:val="24"/>
                <w:szCs w:val="24"/>
              </w:rPr>
              <w:t>ebag</w:t>
            </w:r>
            <w:r>
              <w:rPr>
                <w:rFonts w:ascii="Arial" w:eastAsia="Arial" w:hAnsi="Arial" w:cs="Arial"/>
                <w:spacing w:val="-3"/>
                <w:sz w:val="24"/>
                <w:szCs w:val="24"/>
              </w:rPr>
              <w:t>a</w:t>
            </w:r>
            <w:r>
              <w:rPr>
                <w:rFonts w:ascii="Arial" w:eastAsia="Arial" w:hAnsi="Arial" w:cs="Arial"/>
                <w:sz w:val="24"/>
                <w:szCs w:val="24"/>
              </w:rPr>
              <w:t>i c</w:t>
            </w:r>
            <w:r>
              <w:rPr>
                <w:rFonts w:ascii="Arial" w:eastAsia="Arial" w:hAnsi="Arial" w:cs="Arial"/>
                <w:spacing w:val="1"/>
                <w:sz w:val="24"/>
                <w:szCs w:val="24"/>
              </w:rPr>
              <w:t>on</w:t>
            </w:r>
            <w:r>
              <w:rPr>
                <w:rFonts w:ascii="Arial" w:eastAsia="Arial" w:hAnsi="Arial" w:cs="Arial"/>
                <w:spacing w:val="-1"/>
                <w:sz w:val="24"/>
                <w:szCs w:val="24"/>
              </w:rPr>
              <w:t>t</w:t>
            </w:r>
            <w:r>
              <w:rPr>
                <w:rFonts w:ascii="Arial" w:eastAsia="Arial" w:hAnsi="Arial" w:cs="Arial"/>
                <w:spacing w:val="1"/>
                <w:sz w:val="24"/>
                <w:szCs w:val="24"/>
              </w:rPr>
              <w:t>oh</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pacing w:val="-1"/>
                <w:sz w:val="24"/>
                <w:szCs w:val="24"/>
              </w:rPr>
              <w:t>f</w:t>
            </w:r>
            <w:r>
              <w:rPr>
                <w:rFonts w:ascii="Arial" w:eastAsia="Arial" w:hAnsi="Arial" w:cs="Arial"/>
                <w:spacing w:val="1"/>
                <w:sz w:val="24"/>
                <w:szCs w:val="24"/>
              </w:rPr>
              <w:t>o</w:t>
            </w:r>
            <w:r>
              <w:rPr>
                <w:rFonts w:ascii="Arial" w:eastAsia="Arial" w:hAnsi="Arial" w:cs="Arial"/>
                <w:sz w:val="24"/>
                <w:szCs w:val="24"/>
              </w:rPr>
              <w:t>rm</w:t>
            </w:r>
            <w:r>
              <w:rPr>
                <w:rFonts w:ascii="Arial" w:eastAsia="Arial" w:hAnsi="Arial" w:cs="Arial"/>
                <w:spacing w:val="1"/>
                <w:sz w:val="24"/>
                <w:szCs w:val="24"/>
              </w:rPr>
              <w:t>uli</w:t>
            </w:r>
            <w:r>
              <w:rPr>
                <w:rFonts w:ascii="Arial" w:eastAsia="Arial" w:hAnsi="Arial" w:cs="Arial"/>
                <w:sz w:val="24"/>
                <w:szCs w:val="24"/>
              </w:rPr>
              <w:t>r</w:t>
            </w:r>
            <w:r>
              <w:rPr>
                <w:rFonts w:ascii="Arial" w:eastAsia="Arial" w:hAnsi="Arial" w:cs="Arial"/>
                <w:spacing w:val="4"/>
                <w:sz w:val="24"/>
                <w:szCs w:val="24"/>
              </w:rPr>
              <w:t xml:space="preserve"> </w:t>
            </w:r>
            <w:r>
              <w:rPr>
                <w:rFonts w:ascii="Arial" w:eastAsia="Arial" w:hAnsi="Arial" w:cs="Arial"/>
                <w:spacing w:val="1"/>
                <w:sz w:val="24"/>
                <w:szCs w:val="24"/>
              </w:rPr>
              <w:t>e</w:t>
            </w:r>
            <w:r>
              <w:rPr>
                <w:rFonts w:ascii="Arial" w:eastAsia="Arial" w:hAnsi="Arial" w:cs="Arial"/>
                <w:sz w:val="24"/>
                <w:szCs w:val="24"/>
              </w:rPr>
              <w:t>v</w:t>
            </w:r>
            <w:r>
              <w:rPr>
                <w:rFonts w:ascii="Arial" w:eastAsia="Arial" w:hAnsi="Arial" w:cs="Arial"/>
                <w:spacing w:val="-3"/>
                <w:sz w:val="24"/>
                <w:szCs w:val="24"/>
              </w:rPr>
              <w:t>a</w:t>
            </w:r>
            <w:r>
              <w:rPr>
                <w:rFonts w:ascii="Arial" w:eastAsia="Arial" w:hAnsi="Arial" w:cs="Arial"/>
                <w:spacing w:val="1"/>
                <w:sz w:val="24"/>
                <w:szCs w:val="24"/>
              </w:rPr>
              <w:t>lua</w:t>
            </w:r>
            <w:r>
              <w:rPr>
                <w:rFonts w:ascii="Arial" w:eastAsia="Arial" w:hAnsi="Arial" w:cs="Arial"/>
                <w:spacing w:val="-5"/>
                <w:sz w:val="24"/>
                <w:szCs w:val="24"/>
              </w:rPr>
              <w:t>s</w:t>
            </w:r>
            <w:r>
              <w:rPr>
                <w:rFonts w:ascii="Arial" w:eastAsia="Arial" w:hAnsi="Arial" w:cs="Arial"/>
                <w:sz w:val="24"/>
                <w:szCs w:val="24"/>
              </w:rPr>
              <w:t>i</w:t>
            </w:r>
            <w:r>
              <w:rPr>
                <w:rFonts w:ascii="Arial" w:eastAsia="Arial" w:hAnsi="Arial" w:cs="Arial"/>
                <w:spacing w:val="5"/>
                <w:sz w:val="24"/>
                <w:szCs w:val="24"/>
              </w:rPr>
              <w:t xml:space="preserve"> </w:t>
            </w:r>
            <w:r>
              <w:rPr>
                <w:rFonts w:ascii="Arial" w:eastAsia="Arial" w:hAnsi="Arial" w:cs="Arial"/>
                <w:spacing w:val="1"/>
                <w:sz w:val="24"/>
                <w:szCs w:val="24"/>
              </w:rPr>
              <w:t>pe</w:t>
            </w:r>
            <w:r>
              <w:rPr>
                <w:rFonts w:ascii="Arial" w:eastAsia="Arial" w:hAnsi="Arial" w:cs="Arial"/>
                <w:spacing w:val="-3"/>
                <w:sz w:val="24"/>
                <w:szCs w:val="24"/>
              </w:rPr>
              <w:t>n</w:t>
            </w:r>
            <w:r>
              <w:rPr>
                <w:rFonts w:ascii="Arial" w:eastAsia="Arial" w:hAnsi="Arial" w:cs="Arial"/>
                <w:spacing w:val="1"/>
                <w:sz w:val="24"/>
                <w:szCs w:val="24"/>
              </w:rPr>
              <w:t>di</w:t>
            </w:r>
            <w:r>
              <w:rPr>
                <w:rFonts w:ascii="Arial" w:eastAsia="Arial" w:hAnsi="Arial" w:cs="Arial"/>
                <w:spacing w:val="-3"/>
                <w:sz w:val="24"/>
                <w:szCs w:val="24"/>
              </w:rPr>
              <w:t>d</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an</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pacing w:val="1"/>
                <w:sz w:val="24"/>
                <w:szCs w:val="24"/>
              </w:rPr>
              <w:t>e</w:t>
            </w:r>
            <w:r>
              <w:rPr>
                <w:rFonts w:ascii="Arial" w:eastAsia="Arial" w:hAnsi="Arial" w:cs="Arial"/>
                <w:sz w:val="24"/>
                <w:szCs w:val="24"/>
              </w:rPr>
              <w:t>v</w:t>
            </w:r>
            <w:r>
              <w:rPr>
                <w:rFonts w:ascii="Arial" w:eastAsia="Arial" w:hAnsi="Arial" w:cs="Arial"/>
                <w:spacing w:val="1"/>
                <w:sz w:val="24"/>
                <w:szCs w:val="24"/>
              </w:rPr>
              <w:t>a</w:t>
            </w:r>
            <w:r>
              <w:rPr>
                <w:rFonts w:ascii="Arial" w:eastAsia="Arial" w:hAnsi="Arial" w:cs="Arial"/>
                <w:spacing w:val="-3"/>
                <w:sz w:val="24"/>
                <w:szCs w:val="24"/>
              </w:rPr>
              <w:t>l</w:t>
            </w:r>
            <w:r>
              <w:rPr>
                <w:rFonts w:ascii="Arial" w:eastAsia="Arial" w:hAnsi="Arial" w:cs="Arial"/>
                <w:spacing w:val="1"/>
                <w:sz w:val="24"/>
                <w:szCs w:val="24"/>
              </w:rPr>
              <w:t>ua</w:t>
            </w:r>
            <w:r>
              <w:rPr>
                <w:rFonts w:ascii="Arial" w:eastAsia="Arial" w:hAnsi="Arial" w:cs="Arial"/>
                <w:sz w:val="24"/>
                <w:szCs w:val="24"/>
              </w:rPr>
              <w:t xml:space="preserve">si </w:t>
            </w:r>
            <w:r>
              <w:rPr>
                <w:rFonts w:ascii="Arial" w:eastAsia="Arial" w:hAnsi="Arial" w:cs="Arial"/>
                <w:spacing w:val="1"/>
                <w:sz w:val="24"/>
                <w:szCs w:val="24"/>
              </w:rPr>
              <w:t>la</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pacing w:val="-3"/>
                <w:sz w:val="24"/>
                <w:szCs w:val="24"/>
              </w:rPr>
              <w:t>a</w:t>
            </w:r>
            <w:r>
              <w:rPr>
                <w:rFonts w:ascii="Arial" w:eastAsia="Arial" w:hAnsi="Arial" w:cs="Arial"/>
                <w:sz w:val="24"/>
                <w:szCs w:val="24"/>
              </w:rPr>
              <w:t xml:space="preserve">n </w:t>
            </w:r>
            <w:r>
              <w:rPr>
                <w:rFonts w:ascii="Arial" w:eastAsia="Arial" w:hAnsi="Arial" w:cs="Arial"/>
                <w:spacing w:val="1"/>
                <w:sz w:val="24"/>
                <w:szCs w:val="24"/>
              </w:rPr>
              <w:t>pen</w:t>
            </w:r>
            <w:r>
              <w:rPr>
                <w:rFonts w:ascii="Arial" w:eastAsia="Arial" w:hAnsi="Arial" w:cs="Arial"/>
                <w:spacing w:val="-3"/>
                <w:sz w:val="24"/>
                <w:szCs w:val="24"/>
              </w:rPr>
              <w:t>e</w:t>
            </w:r>
            <w:r>
              <w:rPr>
                <w:rFonts w:ascii="Arial" w:eastAsia="Arial" w:hAnsi="Arial" w:cs="Arial"/>
                <w:spacing w:val="1"/>
                <w:sz w:val="24"/>
                <w:szCs w:val="24"/>
              </w:rPr>
              <w:t>li</w:t>
            </w:r>
            <w:r>
              <w:rPr>
                <w:rFonts w:ascii="Arial" w:eastAsia="Arial" w:hAnsi="Arial" w:cs="Arial"/>
                <w:spacing w:val="-1"/>
                <w:sz w:val="24"/>
                <w:szCs w:val="24"/>
              </w:rPr>
              <w:t>t</w:t>
            </w:r>
            <w:r>
              <w:rPr>
                <w:rFonts w:ascii="Arial" w:eastAsia="Arial" w:hAnsi="Arial" w:cs="Arial"/>
                <w:spacing w:val="1"/>
                <w:sz w:val="24"/>
                <w:szCs w:val="24"/>
              </w:rPr>
              <w:t>ian</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pacing w:val="1"/>
                <w:sz w:val="24"/>
                <w:szCs w:val="24"/>
              </w:rPr>
              <w:t>p</w:t>
            </w:r>
            <w:r>
              <w:rPr>
                <w:rFonts w:ascii="Arial" w:eastAsia="Arial" w:hAnsi="Arial" w:cs="Arial"/>
                <w:spacing w:val="-3"/>
                <w:sz w:val="24"/>
                <w:szCs w:val="24"/>
              </w:rPr>
              <w:t>e</w:t>
            </w:r>
            <w:r>
              <w:rPr>
                <w:rFonts w:ascii="Arial" w:eastAsia="Arial" w:hAnsi="Arial" w:cs="Arial"/>
                <w:spacing w:val="1"/>
                <w:sz w:val="24"/>
                <w:szCs w:val="24"/>
              </w:rPr>
              <w:t>nga</w:t>
            </w:r>
            <w:r>
              <w:rPr>
                <w:rFonts w:ascii="Arial" w:eastAsia="Arial" w:hAnsi="Arial" w:cs="Arial"/>
                <w:spacing w:val="-3"/>
                <w:sz w:val="24"/>
                <w:szCs w:val="24"/>
              </w:rPr>
              <w:t>b</w:t>
            </w:r>
            <w:r>
              <w:rPr>
                <w:rFonts w:ascii="Arial" w:eastAsia="Arial" w:hAnsi="Arial" w:cs="Arial"/>
                <w:spacing w:val="1"/>
                <w:sz w:val="24"/>
                <w:szCs w:val="24"/>
              </w:rPr>
              <w:t>di</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4"/>
                <w:sz w:val="24"/>
                <w:szCs w:val="24"/>
              </w:rPr>
              <w:t xml:space="preserve"> </w:t>
            </w:r>
            <w:r>
              <w:rPr>
                <w:rFonts w:ascii="Arial" w:eastAsia="Arial" w:hAnsi="Arial" w:cs="Arial"/>
                <w:sz w:val="24"/>
                <w:szCs w:val="24"/>
              </w:rPr>
              <w:t>m</w:t>
            </w:r>
            <w:r>
              <w:rPr>
                <w:rFonts w:ascii="Arial" w:eastAsia="Arial" w:hAnsi="Arial" w:cs="Arial"/>
                <w:spacing w:val="1"/>
                <w:sz w:val="24"/>
                <w:szCs w:val="24"/>
              </w:rPr>
              <w:t>a</w:t>
            </w:r>
            <w:r>
              <w:rPr>
                <w:rFonts w:ascii="Arial" w:eastAsia="Arial" w:hAnsi="Arial" w:cs="Arial"/>
                <w:sz w:val="24"/>
                <w:szCs w:val="24"/>
              </w:rPr>
              <w:t>sy</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pacing w:val="-1"/>
                <w:sz w:val="24"/>
                <w:szCs w:val="24"/>
              </w:rPr>
              <w:t>t</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z w:val="24"/>
                <w:szCs w:val="24"/>
              </w:rPr>
              <w:t>k</w:t>
            </w:r>
            <w:r>
              <w:rPr>
                <w:rFonts w:ascii="Arial" w:eastAsia="Arial" w:hAnsi="Arial" w:cs="Arial"/>
                <w:spacing w:val="1"/>
                <w:sz w:val="24"/>
                <w:szCs w:val="24"/>
              </w:rPr>
              <w:t>ep</w:t>
            </w:r>
            <w:r>
              <w:rPr>
                <w:rFonts w:ascii="Arial" w:eastAsia="Arial" w:hAnsi="Arial" w:cs="Arial"/>
                <w:spacing w:val="-3"/>
                <w:sz w:val="24"/>
                <w:szCs w:val="24"/>
              </w:rPr>
              <w:t>u</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peg</w:t>
            </w:r>
            <w:r>
              <w:rPr>
                <w:rFonts w:ascii="Arial" w:eastAsia="Arial" w:hAnsi="Arial" w:cs="Arial"/>
                <w:spacing w:val="-3"/>
                <w:sz w:val="24"/>
                <w:szCs w:val="24"/>
              </w:rPr>
              <w:t>a</w:t>
            </w:r>
            <w:r>
              <w:rPr>
                <w:rFonts w:ascii="Arial" w:eastAsia="Arial" w:hAnsi="Arial" w:cs="Arial"/>
                <w:spacing w:val="1"/>
                <w:sz w:val="24"/>
                <w:szCs w:val="24"/>
              </w:rPr>
              <w:t>wa</w:t>
            </w:r>
            <w:r>
              <w:rPr>
                <w:rFonts w:ascii="Arial" w:eastAsia="Arial" w:hAnsi="Arial" w:cs="Arial"/>
                <w:sz w:val="24"/>
                <w:szCs w:val="24"/>
              </w:rPr>
              <w:t>i (</w:t>
            </w:r>
            <w:r>
              <w:rPr>
                <w:rFonts w:ascii="Arial" w:eastAsia="Arial" w:hAnsi="Arial" w:cs="Arial"/>
                <w:spacing w:val="1"/>
                <w:sz w:val="24"/>
                <w:szCs w:val="24"/>
              </w:rPr>
              <w:t>do</w:t>
            </w:r>
            <w:r>
              <w:rPr>
                <w:rFonts w:ascii="Arial" w:eastAsia="Arial" w:hAnsi="Arial" w:cs="Arial"/>
                <w:sz w:val="24"/>
                <w:szCs w:val="24"/>
              </w:rPr>
              <w:t>s</w:t>
            </w:r>
            <w:r>
              <w:rPr>
                <w:rFonts w:ascii="Arial" w:eastAsia="Arial" w:hAnsi="Arial" w:cs="Arial"/>
                <w:spacing w:val="1"/>
                <w:sz w:val="24"/>
                <w:szCs w:val="24"/>
              </w:rPr>
              <w:t>en</w:t>
            </w:r>
            <w:r>
              <w:rPr>
                <w:rFonts w:ascii="Arial" w:eastAsia="Arial" w:hAnsi="Arial" w:cs="Arial"/>
                <w:sz w:val="24"/>
                <w:szCs w:val="24"/>
              </w:rPr>
              <w:t>)</w:t>
            </w:r>
            <w:r>
              <w:rPr>
                <w:rFonts w:ascii="Arial" w:eastAsia="Arial" w:hAnsi="Arial" w:cs="Arial"/>
                <w:spacing w:val="5"/>
                <w:sz w:val="24"/>
                <w:szCs w:val="24"/>
              </w:rPr>
              <w:t xml:space="preserve"> </w:t>
            </w:r>
            <w:r>
              <w:rPr>
                <w:rFonts w:ascii="Arial" w:eastAsia="Arial" w:hAnsi="Arial" w:cs="Arial"/>
                <w:spacing w:val="1"/>
                <w:sz w:val="24"/>
                <w:szCs w:val="24"/>
              </w:rPr>
              <w:t>d</w:t>
            </w:r>
            <w:r>
              <w:rPr>
                <w:rFonts w:ascii="Arial" w:eastAsia="Arial" w:hAnsi="Arial" w:cs="Arial"/>
                <w:spacing w:val="-3"/>
                <w:sz w:val="24"/>
                <w:szCs w:val="24"/>
              </w:rPr>
              <w:t>i</w:t>
            </w:r>
            <w:r>
              <w:rPr>
                <w:rFonts w:ascii="Arial" w:eastAsia="Arial" w:hAnsi="Arial" w:cs="Arial"/>
                <w:spacing w:val="1"/>
                <w:sz w:val="24"/>
                <w:szCs w:val="24"/>
              </w:rPr>
              <w:t>in</w:t>
            </w:r>
            <w:r>
              <w:rPr>
                <w:rFonts w:ascii="Arial" w:eastAsia="Arial" w:hAnsi="Arial" w:cs="Arial"/>
                <w:spacing w:val="-1"/>
                <w:sz w:val="24"/>
                <w:szCs w:val="24"/>
              </w:rPr>
              <w:t>t</w:t>
            </w:r>
            <w:r>
              <w:rPr>
                <w:rFonts w:ascii="Arial" w:eastAsia="Arial" w:hAnsi="Arial" w:cs="Arial"/>
                <w:spacing w:val="1"/>
                <w:sz w:val="24"/>
                <w:szCs w:val="24"/>
              </w:rPr>
              <w:t>eg</w:t>
            </w:r>
            <w:r>
              <w:rPr>
                <w:rFonts w:ascii="Arial" w:eastAsia="Arial" w:hAnsi="Arial" w:cs="Arial"/>
                <w:spacing w:val="-5"/>
                <w:sz w:val="24"/>
                <w:szCs w:val="24"/>
              </w:rPr>
              <w:t>r</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6"/>
                <w:sz w:val="24"/>
                <w:szCs w:val="24"/>
              </w:rPr>
              <w:t xml:space="preserve"> </w:t>
            </w:r>
            <w:r>
              <w:rPr>
                <w:rFonts w:ascii="Arial" w:eastAsia="Arial" w:hAnsi="Arial" w:cs="Arial"/>
                <w:spacing w:val="1"/>
                <w:sz w:val="24"/>
                <w:szCs w:val="24"/>
              </w:rPr>
              <w:t>d</w:t>
            </w:r>
            <w:r>
              <w:rPr>
                <w:rFonts w:ascii="Arial" w:eastAsia="Arial" w:hAnsi="Arial" w:cs="Arial"/>
                <w:spacing w:val="-3"/>
                <w:sz w:val="24"/>
                <w:szCs w:val="24"/>
              </w:rPr>
              <w:t>a</w:t>
            </w:r>
            <w:r>
              <w:rPr>
                <w:rFonts w:ascii="Arial" w:eastAsia="Arial" w:hAnsi="Arial" w:cs="Arial"/>
                <w:spacing w:val="1"/>
                <w:sz w:val="24"/>
                <w:szCs w:val="24"/>
              </w:rPr>
              <w:t>la</w:t>
            </w:r>
            <w:r>
              <w:rPr>
                <w:rFonts w:ascii="Arial" w:eastAsia="Arial" w:hAnsi="Arial" w:cs="Arial"/>
                <w:sz w:val="24"/>
                <w:szCs w:val="24"/>
              </w:rPr>
              <w:t>m</w:t>
            </w:r>
            <w:r>
              <w:rPr>
                <w:rFonts w:ascii="Arial" w:eastAsia="Arial" w:hAnsi="Arial" w:cs="Arial"/>
                <w:spacing w:val="5"/>
                <w:sz w:val="24"/>
                <w:szCs w:val="24"/>
              </w:rPr>
              <w:t xml:space="preserve"> </w:t>
            </w:r>
            <w:r>
              <w:rPr>
                <w:rFonts w:ascii="Arial" w:eastAsia="Arial" w:hAnsi="Arial" w:cs="Arial"/>
                <w:sz w:val="24"/>
                <w:szCs w:val="24"/>
              </w:rPr>
              <w:t>M</w:t>
            </w:r>
            <w:r>
              <w:rPr>
                <w:rFonts w:ascii="Arial" w:eastAsia="Arial" w:hAnsi="Arial" w:cs="Arial"/>
                <w:spacing w:val="1"/>
                <w:sz w:val="24"/>
                <w:szCs w:val="24"/>
              </w:rPr>
              <w:t>a</w:t>
            </w:r>
            <w:r>
              <w:rPr>
                <w:rFonts w:ascii="Arial" w:eastAsia="Arial" w:hAnsi="Arial" w:cs="Arial"/>
                <w:sz w:val="24"/>
                <w:szCs w:val="24"/>
              </w:rPr>
              <w:t>c</w:t>
            </w:r>
            <w:r>
              <w:rPr>
                <w:rFonts w:ascii="Arial" w:eastAsia="Arial" w:hAnsi="Arial" w:cs="Arial"/>
                <w:spacing w:val="-1"/>
                <w:sz w:val="24"/>
                <w:szCs w:val="24"/>
              </w:rPr>
              <w:t>I</w:t>
            </w:r>
            <w:r>
              <w:rPr>
                <w:rFonts w:ascii="Arial" w:eastAsia="Arial" w:hAnsi="Arial" w:cs="Arial"/>
                <w:sz w:val="24"/>
                <w:szCs w:val="24"/>
              </w:rPr>
              <w:t xml:space="preserve">S </w:t>
            </w:r>
            <w:r>
              <w:rPr>
                <w:rFonts w:ascii="Arial" w:eastAsia="Arial" w:hAnsi="Arial" w:cs="Arial"/>
                <w:spacing w:val="1"/>
                <w:sz w:val="24"/>
                <w:szCs w:val="24"/>
              </w:rPr>
              <w:t>do</w:t>
            </w:r>
            <w:r>
              <w:rPr>
                <w:rFonts w:ascii="Arial" w:eastAsia="Arial" w:hAnsi="Arial" w:cs="Arial"/>
                <w:sz w:val="24"/>
                <w:szCs w:val="24"/>
              </w:rPr>
              <w:t>s</w:t>
            </w:r>
            <w:r>
              <w:rPr>
                <w:rFonts w:ascii="Arial" w:eastAsia="Arial" w:hAnsi="Arial" w:cs="Arial"/>
                <w:spacing w:val="1"/>
                <w:sz w:val="24"/>
                <w:szCs w:val="24"/>
              </w:rPr>
              <w:t>en</w:t>
            </w:r>
            <w:r>
              <w:rPr>
                <w:rFonts w:ascii="Arial" w:eastAsia="Arial" w:hAnsi="Arial" w:cs="Arial"/>
                <w:sz w:val="24"/>
                <w:szCs w:val="24"/>
              </w:rPr>
              <w:t xml:space="preserve">: </w:t>
            </w:r>
            <w:hyperlink r:id="rId23">
              <w:r>
                <w:rPr>
                  <w:rFonts w:ascii="Arial" w:eastAsia="Arial" w:hAnsi="Arial" w:cs="Arial"/>
                  <w:color w:val="0462C1"/>
                  <w:spacing w:val="1"/>
                  <w:sz w:val="24"/>
                  <w:szCs w:val="24"/>
                  <w:u w:val="thick" w:color="0462C1"/>
                </w:rPr>
                <w:t>h</w:t>
              </w:r>
              <w:r>
                <w:rPr>
                  <w:rFonts w:ascii="Arial" w:eastAsia="Arial" w:hAnsi="Arial" w:cs="Arial"/>
                  <w:color w:val="0462C1"/>
                  <w:spacing w:val="-1"/>
                  <w:sz w:val="24"/>
                  <w:szCs w:val="24"/>
                  <w:u w:val="thick" w:color="0462C1"/>
                </w:rPr>
                <w:t>tt</w:t>
              </w:r>
              <w:r>
                <w:rPr>
                  <w:rFonts w:ascii="Arial" w:eastAsia="Arial" w:hAnsi="Arial" w:cs="Arial"/>
                  <w:color w:val="0462C1"/>
                  <w:spacing w:val="1"/>
                  <w:sz w:val="24"/>
                  <w:szCs w:val="24"/>
                  <w:u w:val="thick" w:color="0462C1"/>
                </w:rPr>
                <w:t>p</w:t>
              </w:r>
              <w:r>
                <w:rPr>
                  <w:rFonts w:ascii="Arial" w:eastAsia="Arial" w:hAnsi="Arial" w:cs="Arial"/>
                  <w:color w:val="0462C1"/>
                  <w:spacing w:val="-1"/>
                  <w:sz w:val="24"/>
                  <w:szCs w:val="24"/>
                  <w:u w:val="thick" w:color="0462C1"/>
                </w:rPr>
                <w:t>://</w:t>
              </w:r>
              <w:r>
                <w:rPr>
                  <w:rFonts w:ascii="Arial" w:eastAsia="Arial" w:hAnsi="Arial" w:cs="Arial"/>
                  <w:color w:val="0462C1"/>
                  <w:spacing w:val="1"/>
                  <w:sz w:val="24"/>
                  <w:szCs w:val="24"/>
                  <w:u w:val="thick" w:color="0462C1"/>
                </w:rPr>
                <w:t>do</w:t>
              </w:r>
              <w:r>
                <w:rPr>
                  <w:rFonts w:ascii="Arial" w:eastAsia="Arial" w:hAnsi="Arial" w:cs="Arial"/>
                  <w:color w:val="0462C1"/>
                  <w:sz w:val="24"/>
                  <w:szCs w:val="24"/>
                  <w:u w:val="thick" w:color="0462C1"/>
                </w:rPr>
                <w:t>s</w:t>
              </w:r>
              <w:r>
                <w:rPr>
                  <w:rFonts w:ascii="Arial" w:eastAsia="Arial" w:hAnsi="Arial" w:cs="Arial"/>
                  <w:color w:val="0462C1"/>
                  <w:spacing w:val="1"/>
                  <w:sz w:val="24"/>
                  <w:szCs w:val="24"/>
                  <w:u w:val="thick" w:color="0462C1"/>
                </w:rPr>
                <w:t>en</w:t>
              </w:r>
              <w:r>
                <w:rPr>
                  <w:rFonts w:ascii="Arial" w:eastAsia="Arial" w:hAnsi="Arial" w:cs="Arial"/>
                  <w:color w:val="0462C1"/>
                  <w:spacing w:val="-1"/>
                  <w:sz w:val="24"/>
                  <w:szCs w:val="24"/>
                  <w:u w:val="thick" w:color="0462C1"/>
                </w:rPr>
                <w:t>.</w:t>
              </w:r>
              <w:r>
                <w:rPr>
                  <w:rFonts w:ascii="Arial" w:eastAsia="Arial" w:hAnsi="Arial" w:cs="Arial"/>
                  <w:color w:val="0462C1"/>
                  <w:sz w:val="24"/>
                  <w:szCs w:val="24"/>
                  <w:u w:val="thick" w:color="0462C1"/>
                </w:rPr>
                <w:t>m</w:t>
              </w:r>
              <w:r>
                <w:rPr>
                  <w:rFonts w:ascii="Arial" w:eastAsia="Arial" w:hAnsi="Arial" w:cs="Arial"/>
                  <w:color w:val="0462C1"/>
                  <w:spacing w:val="1"/>
                  <w:sz w:val="24"/>
                  <w:szCs w:val="24"/>
                  <w:u w:val="thick" w:color="0462C1"/>
                </w:rPr>
                <w:t>a</w:t>
              </w:r>
              <w:r>
                <w:rPr>
                  <w:rFonts w:ascii="Arial" w:eastAsia="Arial" w:hAnsi="Arial" w:cs="Arial"/>
                  <w:color w:val="0462C1"/>
                  <w:sz w:val="24"/>
                  <w:szCs w:val="24"/>
                  <w:u w:val="thick" w:color="0462C1"/>
                </w:rPr>
                <w:t>c</w:t>
              </w:r>
              <w:r>
                <w:rPr>
                  <w:rFonts w:ascii="Arial" w:eastAsia="Arial" w:hAnsi="Arial" w:cs="Arial"/>
                  <w:color w:val="0462C1"/>
                  <w:spacing w:val="1"/>
                  <w:sz w:val="24"/>
                  <w:szCs w:val="24"/>
                  <w:u w:val="thick" w:color="0462C1"/>
                </w:rPr>
                <w:t>hung</w:t>
              </w:r>
              <w:r>
                <w:rPr>
                  <w:rFonts w:ascii="Arial" w:eastAsia="Arial" w:hAnsi="Arial" w:cs="Arial"/>
                  <w:color w:val="0462C1"/>
                  <w:spacing w:val="-1"/>
                  <w:sz w:val="24"/>
                  <w:szCs w:val="24"/>
                  <w:u w:val="thick" w:color="0462C1"/>
                </w:rPr>
                <w:t>.</w:t>
              </w:r>
              <w:r>
                <w:rPr>
                  <w:rFonts w:ascii="Arial" w:eastAsia="Arial" w:hAnsi="Arial" w:cs="Arial"/>
                  <w:color w:val="0462C1"/>
                  <w:spacing w:val="1"/>
                  <w:sz w:val="24"/>
                  <w:szCs w:val="24"/>
                  <w:u w:val="thick" w:color="0462C1"/>
                </w:rPr>
                <w:t>a</w:t>
              </w:r>
              <w:r>
                <w:rPr>
                  <w:rFonts w:ascii="Arial" w:eastAsia="Arial" w:hAnsi="Arial" w:cs="Arial"/>
                  <w:color w:val="0462C1"/>
                  <w:sz w:val="24"/>
                  <w:szCs w:val="24"/>
                  <w:u w:val="thick" w:color="0462C1"/>
                </w:rPr>
                <w:t>c</w:t>
              </w:r>
              <w:r>
                <w:rPr>
                  <w:rFonts w:ascii="Arial" w:eastAsia="Arial" w:hAnsi="Arial" w:cs="Arial"/>
                  <w:color w:val="0462C1"/>
                  <w:spacing w:val="-1"/>
                  <w:sz w:val="24"/>
                  <w:szCs w:val="24"/>
                  <w:u w:val="thick" w:color="0462C1"/>
                </w:rPr>
                <w:t>.</w:t>
              </w:r>
              <w:r>
                <w:rPr>
                  <w:rFonts w:ascii="Arial" w:eastAsia="Arial" w:hAnsi="Arial" w:cs="Arial"/>
                  <w:color w:val="0462C1"/>
                  <w:spacing w:val="-3"/>
                  <w:sz w:val="24"/>
                  <w:szCs w:val="24"/>
                  <w:u w:val="thick" w:color="0462C1"/>
                </w:rPr>
                <w:t>i</w:t>
              </w:r>
              <w:r>
                <w:rPr>
                  <w:rFonts w:ascii="Arial" w:eastAsia="Arial" w:hAnsi="Arial" w:cs="Arial"/>
                  <w:color w:val="0462C1"/>
                  <w:spacing w:val="1"/>
                  <w:sz w:val="24"/>
                  <w:szCs w:val="24"/>
                  <w:u w:val="thick" w:color="0462C1"/>
                </w:rPr>
                <w:t>d</w:t>
              </w:r>
              <w:r>
                <w:rPr>
                  <w:rFonts w:ascii="Arial" w:eastAsia="Arial" w:hAnsi="Arial" w:cs="Arial"/>
                  <w:color w:val="0462C1"/>
                  <w:sz w:val="24"/>
                  <w:szCs w:val="24"/>
                  <w:u w:val="thick" w:color="0462C1"/>
                </w:rPr>
                <w:t>.</w:t>
              </w:r>
            </w:hyperlink>
          </w:p>
          <w:p w:rsidR="00936FF5" w:rsidRDefault="00936FF5" w:rsidP="00936FF5">
            <w:pPr>
              <w:spacing w:before="8" w:line="100" w:lineRule="exact"/>
              <w:rPr>
                <w:sz w:val="10"/>
                <w:szCs w:val="10"/>
              </w:rPr>
            </w:pPr>
          </w:p>
          <w:p w:rsidR="00936FF5" w:rsidRDefault="00936FF5" w:rsidP="00936FF5">
            <w:pPr>
              <w:spacing w:line="200" w:lineRule="exact"/>
            </w:pPr>
          </w:p>
          <w:p w:rsidR="00936FF5" w:rsidRDefault="00936FF5" w:rsidP="00936FF5">
            <w:pPr>
              <w:ind w:left="104" w:right="2115"/>
              <w:jc w:val="both"/>
              <w:rPr>
                <w:rFonts w:ascii="Arial" w:eastAsia="Arial" w:hAnsi="Arial" w:cs="Arial"/>
                <w:sz w:val="24"/>
                <w:szCs w:val="24"/>
              </w:rPr>
            </w:pPr>
            <w:r>
              <w:rPr>
                <w:rFonts w:ascii="Arial" w:eastAsia="Arial" w:hAnsi="Arial" w:cs="Arial"/>
                <w:spacing w:val="1"/>
                <w:sz w:val="24"/>
                <w:szCs w:val="24"/>
              </w:rPr>
              <w:t>Con</w:t>
            </w:r>
            <w:r>
              <w:rPr>
                <w:rFonts w:ascii="Arial" w:eastAsia="Arial" w:hAnsi="Arial" w:cs="Arial"/>
                <w:spacing w:val="-1"/>
                <w:sz w:val="24"/>
                <w:szCs w:val="24"/>
              </w:rPr>
              <w:t>t</w:t>
            </w:r>
            <w:r>
              <w:rPr>
                <w:rFonts w:ascii="Arial" w:eastAsia="Arial" w:hAnsi="Arial" w:cs="Arial"/>
                <w:spacing w:val="1"/>
                <w:sz w:val="24"/>
                <w:szCs w:val="24"/>
              </w:rPr>
              <w:t>o</w:t>
            </w:r>
            <w:r>
              <w:rPr>
                <w:rFonts w:ascii="Arial" w:eastAsia="Arial" w:hAnsi="Arial" w:cs="Arial"/>
                <w:sz w:val="24"/>
                <w:szCs w:val="24"/>
              </w:rPr>
              <w:t xml:space="preserve">h </w:t>
            </w:r>
            <w:r w:rsidR="004D7652">
              <w:rPr>
                <w:rFonts w:ascii="Arial" w:eastAsia="Arial" w:hAnsi="Arial" w:cs="Arial"/>
                <w:spacing w:val="1"/>
                <w:sz w:val="24"/>
                <w:szCs w:val="24"/>
              </w:rPr>
              <w:t>x</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pacing w:val="1"/>
                <w:sz w:val="24"/>
                <w:szCs w:val="24"/>
              </w:rPr>
              <w:t>Ha</w:t>
            </w:r>
            <w:r>
              <w:rPr>
                <w:rFonts w:ascii="Arial" w:eastAsia="Arial" w:hAnsi="Arial" w:cs="Arial"/>
                <w:sz w:val="24"/>
                <w:szCs w:val="24"/>
              </w:rPr>
              <w:t>s</w:t>
            </w:r>
            <w:r>
              <w:rPr>
                <w:rFonts w:ascii="Arial" w:eastAsia="Arial" w:hAnsi="Arial" w:cs="Arial"/>
                <w:spacing w:val="-3"/>
                <w:sz w:val="24"/>
                <w:szCs w:val="24"/>
              </w:rPr>
              <w:t>i</w:t>
            </w:r>
            <w:r>
              <w:rPr>
                <w:rFonts w:ascii="Arial" w:eastAsia="Arial" w:hAnsi="Arial" w:cs="Arial"/>
                <w:sz w:val="24"/>
                <w:szCs w:val="24"/>
              </w:rPr>
              <w:t>l Ev</w:t>
            </w:r>
            <w:r>
              <w:rPr>
                <w:rFonts w:ascii="Arial" w:eastAsia="Arial" w:hAnsi="Arial" w:cs="Arial"/>
                <w:spacing w:val="1"/>
                <w:sz w:val="24"/>
                <w:szCs w:val="24"/>
              </w:rPr>
              <w:t>al</w:t>
            </w:r>
            <w:r>
              <w:rPr>
                <w:rFonts w:ascii="Arial" w:eastAsia="Arial" w:hAnsi="Arial" w:cs="Arial"/>
                <w:spacing w:val="-3"/>
                <w:sz w:val="24"/>
                <w:szCs w:val="24"/>
              </w:rPr>
              <w:t>u</w:t>
            </w:r>
            <w:r>
              <w:rPr>
                <w:rFonts w:ascii="Arial" w:eastAsia="Arial" w:hAnsi="Arial" w:cs="Arial"/>
                <w:spacing w:val="1"/>
                <w:sz w:val="24"/>
                <w:szCs w:val="24"/>
              </w:rPr>
              <w:t>a</w:t>
            </w:r>
            <w:r>
              <w:rPr>
                <w:rFonts w:ascii="Arial" w:eastAsia="Arial" w:hAnsi="Arial" w:cs="Arial"/>
                <w:sz w:val="24"/>
                <w:szCs w:val="24"/>
              </w:rPr>
              <w:t>si P</w:t>
            </w:r>
            <w:r>
              <w:rPr>
                <w:rFonts w:ascii="Arial" w:eastAsia="Arial" w:hAnsi="Arial" w:cs="Arial"/>
                <w:spacing w:val="1"/>
                <w:sz w:val="24"/>
                <w:szCs w:val="24"/>
              </w:rPr>
              <w:t>e</w:t>
            </w:r>
            <w:r>
              <w:rPr>
                <w:rFonts w:ascii="Arial" w:eastAsia="Arial" w:hAnsi="Arial" w:cs="Arial"/>
                <w:sz w:val="24"/>
                <w:szCs w:val="24"/>
              </w:rPr>
              <w:t>rk</w:t>
            </w:r>
            <w:r>
              <w:rPr>
                <w:rFonts w:ascii="Arial" w:eastAsia="Arial" w:hAnsi="Arial" w:cs="Arial"/>
                <w:spacing w:val="-3"/>
                <w:sz w:val="24"/>
                <w:szCs w:val="24"/>
              </w:rPr>
              <w:t>u</w:t>
            </w:r>
            <w:r>
              <w:rPr>
                <w:rFonts w:ascii="Arial" w:eastAsia="Arial" w:hAnsi="Arial" w:cs="Arial"/>
                <w:spacing w:val="1"/>
                <w:sz w:val="24"/>
                <w:szCs w:val="24"/>
              </w:rPr>
              <w:t>li</w:t>
            </w:r>
            <w:r>
              <w:rPr>
                <w:rFonts w:ascii="Arial" w:eastAsia="Arial" w:hAnsi="Arial" w:cs="Arial"/>
                <w:spacing w:val="-3"/>
                <w:sz w:val="24"/>
                <w:szCs w:val="24"/>
              </w:rPr>
              <w:t>a</w:t>
            </w:r>
            <w:r>
              <w:rPr>
                <w:rFonts w:ascii="Arial" w:eastAsia="Arial" w:hAnsi="Arial" w:cs="Arial"/>
                <w:spacing w:val="1"/>
                <w:sz w:val="24"/>
                <w:szCs w:val="24"/>
              </w:rPr>
              <w:t>ha</w:t>
            </w:r>
            <w:r>
              <w:rPr>
                <w:rFonts w:ascii="Arial" w:eastAsia="Arial" w:hAnsi="Arial" w:cs="Arial"/>
                <w:sz w:val="24"/>
                <w:szCs w:val="24"/>
              </w:rPr>
              <w:t>n</w:t>
            </w:r>
          </w:p>
          <w:p w:rsidR="00936FF5" w:rsidRDefault="00936FF5" w:rsidP="00936FF5">
            <w:pPr>
              <w:ind w:left="104" w:right="2115"/>
              <w:jc w:val="center"/>
              <w:rPr>
                <w:rFonts w:ascii="Arial" w:eastAsia="Arial" w:hAnsi="Arial" w:cs="Arial"/>
                <w:sz w:val="24"/>
                <w:szCs w:val="24"/>
              </w:rPr>
            </w:pPr>
            <w:r>
              <w:rPr>
                <w:noProof/>
              </w:rPr>
              <w:drawing>
                <wp:inline distT="0" distB="0" distL="0" distR="0" wp14:anchorId="12C40C23" wp14:editId="06124EA5">
                  <wp:extent cx="4707628" cy="181816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52377" cy="1912694"/>
                          </a:xfrm>
                          <a:prstGeom prst="rect">
                            <a:avLst/>
                          </a:prstGeom>
                        </pic:spPr>
                      </pic:pic>
                    </a:graphicData>
                  </a:graphic>
                </wp:inline>
              </w:drawing>
            </w:r>
          </w:p>
          <w:p w:rsidR="00936FF5" w:rsidRDefault="00936FF5" w:rsidP="00936FF5">
            <w:pPr>
              <w:ind w:left="104" w:right="2115"/>
              <w:jc w:val="center"/>
              <w:rPr>
                <w:rFonts w:ascii="Arial" w:eastAsia="Arial" w:hAnsi="Arial" w:cs="Arial"/>
                <w:sz w:val="24"/>
                <w:szCs w:val="24"/>
              </w:rPr>
            </w:pPr>
          </w:p>
          <w:p w:rsidR="00936FF5" w:rsidRDefault="00936FF5" w:rsidP="00936FF5">
            <w:pPr>
              <w:ind w:left="104" w:right="2115"/>
              <w:jc w:val="center"/>
              <w:rPr>
                <w:rFonts w:ascii="Arial" w:eastAsia="Arial" w:hAnsi="Arial" w:cs="Arial"/>
                <w:sz w:val="24"/>
                <w:szCs w:val="24"/>
              </w:rPr>
            </w:pPr>
          </w:p>
          <w:p w:rsidR="00936FF5" w:rsidRDefault="00936FF5" w:rsidP="00936FF5">
            <w:pPr>
              <w:spacing w:before="29" w:line="271" w:lineRule="auto"/>
              <w:ind w:right="471"/>
              <w:jc w:val="both"/>
              <w:rPr>
                <w:rFonts w:ascii="Arial" w:eastAsia="Arial" w:hAnsi="Arial" w:cs="Arial"/>
                <w:sz w:val="24"/>
                <w:szCs w:val="24"/>
              </w:rPr>
            </w:pPr>
            <w:r>
              <w:rPr>
                <w:rFonts w:ascii="Arial" w:eastAsia="Arial" w:hAnsi="Arial" w:cs="Arial"/>
                <w:spacing w:val="-1"/>
                <w:sz w:val="24"/>
                <w:szCs w:val="24"/>
              </w:rPr>
              <w:t>F</w:t>
            </w:r>
            <w:r>
              <w:rPr>
                <w:rFonts w:ascii="Arial" w:eastAsia="Arial" w:hAnsi="Arial" w:cs="Arial"/>
                <w:spacing w:val="1"/>
                <w:sz w:val="24"/>
                <w:szCs w:val="24"/>
              </w:rPr>
              <w:t>o</w:t>
            </w:r>
            <w:r>
              <w:rPr>
                <w:rFonts w:ascii="Arial" w:eastAsia="Arial" w:hAnsi="Arial" w:cs="Arial"/>
                <w:sz w:val="24"/>
                <w:szCs w:val="24"/>
              </w:rPr>
              <w:t>rm</w:t>
            </w:r>
            <w:r>
              <w:rPr>
                <w:rFonts w:ascii="Arial" w:eastAsia="Arial" w:hAnsi="Arial" w:cs="Arial"/>
                <w:spacing w:val="1"/>
                <w:sz w:val="24"/>
                <w:szCs w:val="24"/>
              </w:rPr>
              <w:t>uli</w:t>
            </w:r>
            <w:r>
              <w:rPr>
                <w:rFonts w:ascii="Arial" w:eastAsia="Arial" w:hAnsi="Arial" w:cs="Arial"/>
                <w:sz w:val="24"/>
                <w:szCs w:val="24"/>
              </w:rPr>
              <w:t>r</w:t>
            </w:r>
            <w:r>
              <w:rPr>
                <w:rFonts w:ascii="Arial" w:eastAsia="Arial" w:hAnsi="Arial" w:cs="Arial"/>
                <w:spacing w:val="2"/>
                <w:sz w:val="24"/>
                <w:szCs w:val="24"/>
              </w:rPr>
              <w:t xml:space="preserve"> </w:t>
            </w:r>
            <w:r>
              <w:rPr>
                <w:rFonts w:ascii="Arial" w:eastAsia="Arial" w:hAnsi="Arial" w:cs="Arial"/>
                <w:spacing w:val="1"/>
                <w:sz w:val="24"/>
                <w:szCs w:val="24"/>
              </w:rPr>
              <w:t>e</w:t>
            </w:r>
            <w:r>
              <w:rPr>
                <w:rFonts w:ascii="Arial" w:eastAsia="Arial" w:hAnsi="Arial" w:cs="Arial"/>
                <w:sz w:val="24"/>
                <w:szCs w:val="24"/>
              </w:rPr>
              <w:t>v</w:t>
            </w:r>
            <w:r>
              <w:rPr>
                <w:rFonts w:ascii="Arial" w:eastAsia="Arial" w:hAnsi="Arial" w:cs="Arial"/>
                <w:spacing w:val="1"/>
                <w:sz w:val="24"/>
                <w:szCs w:val="24"/>
              </w:rPr>
              <w:t>a</w:t>
            </w:r>
            <w:r>
              <w:rPr>
                <w:rFonts w:ascii="Arial" w:eastAsia="Arial" w:hAnsi="Arial" w:cs="Arial"/>
                <w:spacing w:val="-3"/>
                <w:sz w:val="24"/>
                <w:szCs w:val="24"/>
              </w:rPr>
              <w:t>l</w:t>
            </w:r>
            <w:r>
              <w:rPr>
                <w:rFonts w:ascii="Arial" w:eastAsia="Arial" w:hAnsi="Arial" w:cs="Arial"/>
                <w:spacing w:val="1"/>
                <w:sz w:val="24"/>
                <w:szCs w:val="24"/>
              </w:rPr>
              <w:t>ua</w:t>
            </w:r>
            <w:r>
              <w:rPr>
                <w:rFonts w:ascii="Arial" w:eastAsia="Arial" w:hAnsi="Arial" w:cs="Arial"/>
                <w:sz w:val="24"/>
                <w:szCs w:val="24"/>
              </w:rPr>
              <w:t>si</w:t>
            </w:r>
            <w:r>
              <w:rPr>
                <w:rFonts w:ascii="Arial" w:eastAsia="Arial" w:hAnsi="Arial" w:cs="Arial"/>
                <w:spacing w:val="3"/>
                <w:sz w:val="24"/>
                <w:szCs w:val="24"/>
              </w:rPr>
              <w:t xml:space="preserve"> </w:t>
            </w:r>
            <w:r>
              <w:rPr>
                <w:rFonts w:ascii="Arial" w:eastAsia="Arial" w:hAnsi="Arial" w:cs="Arial"/>
                <w:spacing w:val="1"/>
                <w:sz w:val="24"/>
                <w:szCs w:val="24"/>
              </w:rPr>
              <w:t>la</w:t>
            </w:r>
            <w:r>
              <w:rPr>
                <w:rFonts w:ascii="Arial" w:eastAsia="Arial" w:hAnsi="Arial" w:cs="Arial"/>
                <w:spacing w:val="-5"/>
                <w:sz w:val="24"/>
                <w:szCs w:val="24"/>
              </w:rPr>
              <w:t>y</w:t>
            </w:r>
            <w:r>
              <w:rPr>
                <w:rFonts w:ascii="Arial" w:eastAsia="Arial" w:hAnsi="Arial" w:cs="Arial"/>
                <w:spacing w:val="1"/>
                <w:sz w:val="24"/>
                <w:szCs w:val="24"/>
              </w:rPr>
              <w:t>an</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pe</w:t>
            </w:r>
            <w:r>
              <w:rPr>
                <w:rFonts w:ascii="Arial" w:eastAsia="Arial" w:hAnsi="Arial" w:cs="Arial"/>
                <w:sz w:val="24"/>
                <w:szCs w:val="24"/>
              </w:rPr>
              <w:t>rk</w:t>
            </w:r>
            <w:r>
              <w:rPr>
                <w:rFonts w:ascii="Arial" w:eastAsia="Arial" w:hAnsi="Arial" w:cs="Arial"/>
                <w:spacing w:val="1"/>
                <w:sz w:val="24"/>
                <w:szCs w:val="24"/>
              </w:rPr>
              <w:t>u</w:t>
            </w:r>
            <w:r>
              <w:rPr>
                <w:rFonts w:ascii="Arial" w:eastAsia="Arial" w:hAnsi="Arial" w:cs="Arial"/>
                <w:spacing w:val="-3"/>
                <w:sz w:val="24"/>
                <w:szCs w:val="24"/>
              </w:rPr>
              <w:t>l</w:t>
            </w:r>
            <w:r>
              <w:rPr>
                <w:rFonts w:ascii="Arial" w:eastAsia="Arial" w:hAnsi="Arial" w:cs="Arial"/>
                <w:spacing w:val="1"/>
                <w:sz w:val="24"/>
                <w:szCs w:val="24"/>
              </w:rPr>
              <w:t>ia</w:t>
            </w:r>
            <w:r>
              <w:rPr>
                <w:rFonts w:ascii="Arial" w:eastAsia="Arial" w:hAnsi="Arial" w:cs="Arial"/>
                <w:spacing w:val="-3"/>
                <w:sz w:val="24"/>
                <w:szCs w:val="24"/>
              </w:rPr>
              <w:t>h</w:t>
            </w:r>
            <w:r>
              <w:rPr>
                <w:rFonts w:ascii="Arial" w:eastAsia="Arial" w:hAnsi="Arial" w:cs="Arial"/>
                <w:spacing w:val="1"/>
                <w:sz w:val="24"/>
                <w:szCs w:val="24"/>
              </w:rPr>
              <w:t>an</w:t>
            </w:r>
            <w:r>
              <w:rPr>
                <w:rFonts w:ascii="Arial" w:eastAsia="Arial" w:hAnsi="Arial" w:cs="Arial"/>
                <w:sz w:val="24"/>
                <w:szCs w:val="24"/>
              </w:rPr>
              <w:t>, k</w:t>
            </w:r>
            <w:r>
              <w:rPr>
                <w:rFonts w:ascii="Arial" w:eastAsia="Arial" w:hAnsi="Arial" w:cs="Arial"/>
                <w:spacing w:val="1"/>
                <w:sz w:val="24"/>
                <w:szCs w:val="24"/>
              </w:rPr>
              <w:t>epe</w:t>
            </w:r>
            <w:r>
              <w:rPr>
                <w:rFonts w:ascii="Arial" w:eastAsia="Arial" w:hAnsi="Arial" w:cs="Arial"/>
                <w:spacing w:val="-3"/>
                <w:sz w:val="24"/>
                <w:szCs w:val="24"/>
              </w:rPr>
              <w:t>n</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iha</w:t>
            </w:r>
            <w:r>
              <w:rPr>
                <w:rFonts w:ascii="Arial" w:eastAsia="Arial" w:hAnsi="Arial" w:cs="Arial"/>
                <w:spacing w:val="-1"/>
                <w:sz w:val="24"/>
                <w:szCs w:val="24"/>
              </w:rPr>
              <w:t>t</w:t>
            </w:r>
            <w:r>
              <w:rPr>
                <w:rFonts w:ascii="Arial" w:eastAsia="Arial" w:hAnsi="Arial" w:cs="Arial"/>
                <w:spacing w:val="-3"/>
                <w:sz w:val="24"/>
                <w:szCs w:val="24"/>
              </w:rPr>
              <w:t>a</w:t>
            </w:r>
            <w:r>
              <w:rPr>
                <w:rFonts w:ascii="Arial" w:eastAsia="Arial" w:hAnsi="Arial" w:cs="Arial"/>
                <w:sz w:val="24"/>
                <w:szCs w:val="24"/>
              </w:rPr>
              <w:t xml:space="preserve">n </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ade</w:t>
            </w:r>
            <w:r>
              <w:rPr>
                <w:rFonts w:ascii="Arial" w:eastAsia="Arial" w:hAnsi="Arial" w:cs="Arial"/>
                <w:spacing w:val="-5"/>
                <w:sz w:val="24"/>
                <w:szCs w:val="24"/>
              </w:rPr>
              <w:t>m</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2"/>
                <w:sz w:val="24"/>
                <w:szCs w:val="24"/>
              </w:rPr>
              <w:t xml:space="preserve"> </w:t>
            </w:r>
            <w:r>
              <w:rPr>
                <w:rFonts w:ascii="Arial" w:eastAsia="Arial" w:hAnsi="Arial" w:cs="Arial"/>
                <w:spacing w:val="1"/>
                <w:sz w:val="24"/>
                <w:szCs w:val="24"/>
              </w:rPr>
              <w:t>e</w:t>
            </w:r>
            <w:r>
              <w:rPr>
                <w:rFonts w:ascii="Arial" w:eastAsia="Arial" w:hAnsi="Arial" w:cs="Arial"/>
                <w:sz w:val="24"/>
                <w:szCs w:val="24"/>
              </w:rPr>
              <w:t>v</w:t>
            </w:r>
            <w:r>
              <w:rPr>
                <w:rFonts w:ascii="Arial" w:eastAsia="Arial" w:hAnsi="Arial" w:cs="Arial"/>
                <w:spacing w:val="1"/>
                <w:sz w:val="24"/>
                <w:szCs w:val="24"/>
              </w:rPr>
              <w:t>a</w:t>
            </w:r>
            <w:r>
              <w:rPr>
                <w:rFonts w:ascii="Arial" w:eastAsia="Arial" w:hAnsi="Arial" w:cs="Arial"/>
                <w:spacing w:val="-3"/>
                <w:sz w:val="24"/>
                <w:szCs w:val="24"/>
              </w:rPr>
              <w:t>l</w:t>
            </w:r>
            <w:r>
              <w:rPr>
                <w:rFonts w:ascii="Arial" w:eastAsia="Arial" w:hAnsi="Arial" w:cs="Arial"/>
                <w:spacing w:val="1"/>
                <w:sz w:val="24"/>
                <w:szCs w:val="24"/>
              </w:rPr>
              <w:t>ua</w:t>
            </w:r>
            <w:r>
              <w:rPr>
                <w:rFonts w:ascii="Arial" w:eastAsia="Arial" w:hAnsi="Arial" w:cs="Arial"/>
                <w:sz w:val="24"/>
                <w:szCs w:val="24"/>
              </w:rPr>
              <w:t>si</w:t>
            </w:r>
            <w:r>
              <w:rPr>
                <w:rFonts w:ascii="Arial" w:eastAsia="Arial" w:hAnsi="Arial" w:cs="Arial"/>
                <w:spacing w:val="5"/>
                <w:sz w:val="24"/>
                <w:szCs w:val="24"/>
              </w:rPr>
              <w:t xml:space="preserve"> </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pacing w:val="-5"/>
                <w:sz w:val="24"/>
                <w:szCs w:val="24"/>
              </w:rPr>
              <w:t>r</w:t>
            </w:r>
            <w:r>
              <w:rPr>
                <w:rFonts w:ascii="Arial" w:eastAsia="Arial" w:hAnsi="Arial" w:cs="Arial"/>
                <w:spacing w:val="1"/>
                <w:sz w:val="24"/>
                <w:szCs w:val="24"/>
              </w:rPr>
              <w:t>an</w:t>
            </w:r>
            <w:r>
              <w:rPr>
                <w:rFonts w:ascii="Arial" w:eastAsia="Arial" w:hAnsi="Arial" w:cs="Arial"/>
                <w:sz w:val="24"/>
                <w:szCs w:val="24"/>
              </w:rPr>
              <w:t xml:space="preserve">a </w:t>
            </w:r>
            <w:r>
              <w:rPr>
                <w:rFonts w:ascii="Arial" w:eastAsia="Arial" w:hAnsi="Arial" w:cs="Arial"/>
                <w:spacing w:val="1"/>
                <w:sz w:val="24"/>
                <w:szCs w:val="24"/>
              </w:rPr>
              <w:t>p</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pacing w:val="-5"/>
                <w:sz w:val="24"/>
                <w:szCs w:val="24"/>
              </w:rPr>
              <w:t>r</w:t>
            </w:r>
            <w:r>
              <w:rPr>
                <w:rFonts w:ascii="Arial" w:eastAsia="Arial" w:hAnsi="Arial" w:cs="Arial"/>
                <w:spacing w:val="1"/>
                <w:sz w:val="24"/>
                <w:szCs w:val="24"/>
              </w:rPr>
              <w:t>ana</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pacing w:val="-3"/>
                <w:sz w:val="24"/>
                <w:szCs w:val="24"/>
              </w:rPr>
              <w:t>d</w:t>
            </w:r>
            <w:r>
              <w:rPr>
                <w:rFonts w:ascii="Arial" w:eastAsia="Arial" w:hAnsi="Arial" w:cs="Arial"/>
                <w:spacing w:val="1"/>
                <w:sz w:val="24"/>
                <w:szCs w:val="24"/>
              </w:rPr>
              <w:t>l</w:t>
            </w:r>
            <w:r>
              <w:rPr>
                <w:rFonts w:ascii="Arial" w:eastAsia="Arial" w:hAnsi="Arial" w:cs="Arial"/>
                <w:sz w:val="24"/>
                <w:szCs w:val="24"/>
              </w:rPr>
              <w:t>l</w:t>
            </w:r>
            <w:r>
              <w:rPr>
                <w:rFonts w:ascii="Arial" w:eastAsia="Arial" w:hAnsi="Arial" w:cs="Arial"/>
                <w:spacing w:val="5"/>
                <w:sz w:val="24"/>
                <w:szCs w:val="24"/>
              </w:rPr>
              <w:t xml:space="preserve"> </w:t>
            </w:r>
            <w:r>
              <w:rPr>
                <w:rFonts w:ascii="Arial" w:eastAsia="Arial" w:hAnsi="Arial" w:cs="Arial"/>
                <w:spacing w:val="-3"/>
                <w:sz w:val="24"/>
                <w:szCs w:val="24"/>
              </w:rPr>
              <w:t>d</w:t>
            </w:r>
            <w:r>
              <w:rPr>
                <w:rFonts w:ascii="Arial" w:eastAsia="Arial" w:hAnsi="Arial" w:cs="Arial"/>
                <w:spacing w:val="1"/>
                <w:sz w:val="24"/>
                <w:szCs w:val="24"/>
              </w:rPr>
              <w:t>iin</w:t>
            </w:r>
            <w:r>
              <w:rPr>
                <w:rFonts w:ascii="Arial" w:eastAsia="Arial" w:hAnsi="Arial" w:cs="Arial"/>
                <w:spacing w:val="-1"/>
                <w:sz w:val="24"/>
                <w:szCs w:val="24"/>
              </w:rPr>
              <w:t>t</w:t>
            </w:r>
            <w:r>
              <w:rPr>
                <w:rFonts w:ascii="Arial" w:eastAsia="Arial" w:hAnsi="Arial" w:cs="Arial"/>
                <w:spacing w:val="-3"/>
                <w:sz w:val="24"/>
                <w:szCs w:val="24"/>
              </w:rPr>
              <w:t>e</w:t>
            </w:r>
            <w:r>
              <w:rPr>
                <w:rFonts w:ascii="Arial" w:eastAsia="Arial" w:hAnsi="Arial" w:cs="Arial"/>
                <w:spacing w:val="1"/>
                <w:sz w:val="24"/>
                <w:szCs w:val="24"/>
              </w:rPr>
              <w:t>g</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z w:val="24"/>
                <w:szCs w:val="24"/>
              </w:rPr>
              <w:t xml:space="preserve">n </w:t>
            </w:r>
            <w:r>
              <w:rPr>
                <w:rFonts w:ascii="Arial" w:eastAsia="Arial" w:hAnsi="Arial" w:cs="Arial"/>
                <w:spacing w:val="1"/>
                <w:sz w:val="24"/>
                <w:szCs w:val="24"/>
              </w:rPr>
              <w:t>dala</w:t>
            </w:r>
            <w:r>
              <w:rPr>
                <w:rFonts w:ascii="Arial" w:eastAsia="Arial" w:hAnsi="Arial" w:cs="Arial"/>
                <w:sz w:val="24"/>
                <w:szCs w:val="24"/>
              </w:rPr>
              <w:t xml:space="preserve">m                        </w:t>
            </w:r>
            <w:r>
              <w:rPr>
                <w:rFonts w:ascii="Arial" w:eastAsia="Arial" w:hAnsi="Arial" w:cs="Arial"/>
                <w:spacing w:val="58"/>
                <w:sz w:val="24"/>
                <w:szCs w:val="24"/>
              </w:rPr>
              <w:t xml:space="preserve"> </w:t>
            </w:r>
            <w:r>
              <w:rPr>
                <w:rFonts w:ascii="Arial" w:eastAsia="Arial" w:hAnsi="Arial" w:cs="Arial"/>
                <w:spacing w:val="-5"/>
                <w:sz w:val="24"/>
                <w:szCs w:val="24"/>
              </w:rPr>
              <w:t>M</w:t>
            </w:r>
            <w:r>
              <w:rPr>
                <w:rFonts w:ascii="Arial" w:eastAsia="Arial" w:hAnsi="Arial" w:cs="Arial"/>
                <w:spacing w:val="1"/>
                <w:sz w:val="24"/>
                <w:szCs w:val="24"/>
              </w:rPr>
              <w:t>a</w:t>
            </w:r>
            <w:r>
              <w:rPr>
                <w:rFonts w:ascii="Arial" w:eastAsia="Arial" w:hAnsi="Arial" w:cs="Arial"/>
                <w:sz w:val="24"/>
                <w:szCs w:val="24"/>
              </w:rPr>
              <w:t>c</w:t>
            </w:r>
            <w:r>
              <w:rPr>
                <w:rFonts w:ascii="Arial" w:eastAsia="Arial" w:hAnsi="Arial" w:cs="Arial"/>
                <w:spacing w:val="-1"/>
                <w:sz w:val="24"/>
                <w:szCs w:val="24"/>
              </w:rPr>
              <w:t>I</w:t>
            </w:r>
            <w:r>
              <w:rPr>
                <w:rFonts w:ascii="Arial" w:eastAsia="Arial" w:hAnsi="Arial" w:cs="Arial"/>
                <w:sz w:val="24"/>
                <w:szCs w:val="24"/>
              </w:rPr>
              <w:t xml:space="preserve">s                        </w:t>
            </w:r>
            <w:r>
              <w:rPr>
                <w:rFonts w:ascii="Arial" w:eastAsia="Arial" w:hAnsi="Arial" w:cs="Arial"/>
                <w:spacing w:val="58"/>
                <w:sz w:val="24"/>
                <w:szCs w:val="24"/>
              </w:rPr>
              <w:t xml:space="preserve"> </w:t>
            </w:r>
            <w:r>
              <w:rPr>
                <w:rFonts w:ascii="Arial" w:eastAsia="Arial" w:hAnsi="Arial" w:cs="Arial"/>
                <w:sz w:val="24"/>
                <w:szCs w:val="24"/>
              </w:rPr>
              <w:t>M</w:t>
            </w:r>
            <w:r>
              <w:rPr>
                <w:rFonts w:ascii="Arial" w:eastAsia="Arial" w:hAnsi="Arial" w:cs="Arial"/>
                <w:spacing w:val="-3"/>
                <w:sz w:val="24"/>
                <w:szCs w:val="24"/>
              </w:rPr>
              <w:t>a</w:t>
            </w:r>
            <w:r>
              <w:rPr>
                <w:rFonts w:ascii="Arial" w:eastAsia="Arial" w:hAnsi="Arial" w:cs="Arial"/>
                <w:spacing w:val="1"/>
                <w:sz w:val="24"/>
                <w:szCs w:val="24"/>
              </w:rPr>
              <w:t>ha</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s</w:t>
            </w:r>
            <w:r>
              <w:rPr>
                <w:rFonts w:ascii="Arial" w:eastAsia="Arial" w:hAnsi="Arial" w:cs="Arial"/>
                <w:spacing w:val="-3"/>
                <w:sz w:val="24"/>
                <w:szCs w:val="24"/>
              </w:rPr>
              <w:t>w</w:t>
            </w:r>
            <w:r>
              <w:rPr>
                <w:rFonts w:ascii="Arial" w:eastAsia="Arial" w:hAnsi="Arial" w:cs="Arial"/>
                <w:spacing w:val="1"/>
                <w:sz w:val="24"/>
                <w:szCs w:val="24"/>
              </w:rPr>
              <w:t>a</w:t>
            </w:r>
            <w:r>
              <w:rPr>
                <w:rFonts w:ascii="Arial" w:eastAsia="Arial" w:hAnsi="Arial" w:cs="Arial"/>
                <w:sz w:val="24"/>
                <w:szCs w:val="24"/>
              </w:rPr>
              <w:t>:</w:t>
            </w:r>
          </w:p>
          <w:p w:rsidR="00936FF5" w:rsidRDefault="0058451C" w:rsidP="00936FF5">
            <w:pPr>
              <w:spacing w:line="260" w:lineRule="exact"/>
              <w:ind w:right="2978"/>
              <w:jc w:val="both"/>
              <w:rPr>
                <w:rFonts w:ascii="Arial" w:eastAsia="Arial" w:hAnsi="Arial" w:cs="Arial"/>
                <w:sz w:val="24"/>
                <w:szCs w:val="24"/>
              </w:rPr>
            </w:pPr>
            <w:hyperlink r:id="rId25">
              <w:r w:rsidR="00936FF5">
                <w:rPr>
                  <w:rFonts w:ascii="Arial" w:eastAsia="Arial" w:hAnsi="Arial" w:cs="Arial"/>
                  <w:color w:val="0462C1"/>
                  <w:spacing w:val="1"/>
                  <w:position w:val="-1"/>
                  <w:sz w:val="24"/>
                  <w:szCs w:val="24"/>
                  <w:u w:val="thick" w:color="0462C1"/>
                </w:rPr>
                <w:t>h</w:t>
              </w:r>
              <w:r w:rsidR="00936FF5">
                <w:rPr>
                  <w:rFonts w:ascii="Arial" w:eastAsia="Arial" w:hAnsi="Arial" w:cs="Arial"/>
                  <w:color w:val="0462C1"/>
                  <w:spacing w:val="-1"/>
                  <w:position w:val="-1"/>
                  <w:sz w:val="24"/>
                  <w:szCs w:val="24"/>
                  <w:u w:val="thick" w:color="0462C1"/>
                </w:rPr>
                <w:t>tt</w:t>
              </w:r>
              <w:r w:rsidR="00936FF5">
                <w:rPr>
                  <w:rFonts w:ascii="Arial" w:eastAsia="Arial" w:hAnsi="Arial" w:cs="Arial"/>
                  <w:color w:val="0462C1"/>
                  <w:spacing w:val="1"/>
                  <w:position w:val="-1"/>
                  <w:sz w:val="24"/>
                  <w:szCs w:val="24"/>
                  <w:u w:val="thick" w:color="0462C1"/>
                </w:rPr>
                <w:t>p</w:t>
              </w:r>
              <w:r w:rsidR="00936FF5">
                <w:rPr>
                  <w:rFonts w:ascii="Arial" w:eastAsia="Arial" w:hAnsi="Arial" w:cs="Arial"/>
                  <w:color w:val="0462C1"/>
                  <w:spacing w:val="-1"/>
                  <w:position w:val="-1"/>
                  <w:sz w:val="24"/>
                  <w:szCs w:val="24"/>
                  <w:u w:val="thick" w:color="0462C1"/>
                </w:rPr>
                <w:t>://</w:t>
              </w:r>
              <w:r w:rsidR="00936FF5">
                <w:rPr>
                  <w:rFonts w:ascii="Arial" w:eastAsia="Arial" w:hAnsi="Arial" w:cs="Arial"/>
                  <w:color w:val="0462C1"/>
                  <w:position w:val="-1"/>
                  <w:sz w:val="24"/>
                  <w:szCs w:val="24"/>
                  <w:u w:val="thick" w:color="0462C1"/>
                </w:rPr>
                <w:t>m</w:t>
              </w:r>
              <w:r w:rsidR="00936FF5">
                <w:rPr>
                  <w:rFonts w:ascii="Arial" w:eastAsia="Arial" w:hAnsi="Arial" w:cs="Arial"/>
                  <w:color w:val="0462C1"/>
                  <w:spacing w:val="1"/>
                  <w:position w:val="-1"/>
                  <w:sz w:val="24"/>
                  <w:szCs w:val="24"/>
                  <w:u w:val="thick" w:color="0462C1"/>
                </w:rPr>
                <w:t>aha</w:t>
              </w:r>
              <w:r w:rsidR="00936FF5">
                <w:rPr>
                  <w:rFonts w:ascii="Arial" w:eastAsia="Arial" w:hAnsi="Arial" w:cs="Arial"/>
                  <w:color w:val="0462C1"/>
                  <w:position w:val="-1"/>
                  <w:sz w:val="24"/>
                  <w:szCs w:val="24"/>
                  <w:u w:val="thick" w:color="0462C1"/>
                </w:rPr>
                <w:t>s</w:t>
              </w:r>
              <w:r w:rsidR="00936FF5">
                <w:rPr>
                  <w:rFonts w:ascii="Arial" w:eastAsia="Arial" w:hAnsi="Arial" w:cs="Arial"/>
                  <w:color w:val="0462C1"/>
                  <w:spacing w:val="1"/>
                  <w:position w:val="-1"/>
                  <w:sz w:val="24"/>
                  <w:szCs w:val="24"/>
                  <w:u w:val="thick" w:color="0462C1"/>
                </w:rPr>
                <w:t>i</w:t>
              </w:r>
              <w:r w:rsidR="00936FF5">
                <w:rPr>
                  <w:rFonts w:ascii="Arial" w:eastAsia="Arial" w:hAnsi="Arial" w:cs="Arial"/>
                  <w:color w:val="0462C1"/>
                  <w:position w:val="-1"/>
                  <w:sz w:val="24"/>
                  <w:szCs w:val="24"/>
                  <w:u w:val="thick" w:color="0462C1"/>
                </w:rPr>
                <w:t>s</w:t>
              </w:r>
              <w:r w:rsidR="00936FF5">
                <w:rPr>
                  <w:rFonts w:ascii="Arial" w:eastAsia="Arial" w:hAnsi="Arial" w:cs="Arial"/>
                  <w:color w:val="0462C1"/>
                  <w:spacing w:val="1"/>
                  <w:position w:val="-1"/>
                  <w:sz w:val="24"/>
                  <w:szCs w:val="24"/>
                  <w:u w:val="thick" w:color="0462C1"/>
                </w:rPr>
                <w:t>wa</w:t>
              </w:r>
              <w:r w:rsidR="00936FF5">
                <w:rPr>
                  <w:rFonts w:ascii="Arial" w:eastAsia="Arial" w:hAnsi="Arial" w:cs="Arial"/>
                  <w:color w:val="0462C1"/>
                  <w:spacing w:val="-1"/>
                  <w:position w:val="-1"/>
                  <w:sz w:val="24"/>
                  <w:szCs w:val="24"/>
                  <w:u w:val="thick" w:color="0462C1"/>
                </w:rPr>
                <w:t>.</w:t>
              </w:r>
              <w:r w:rsidR="00936FF5">
                <w:rPr>
                  <w:rFonts w:ascii="Arial" w:eastAsia="Arial" w:hAnsi="Arial" w:cs="Arial"/>
                  <w:color w:val="0462C1"/>
                  <w:position w:val="-1"/>
                  <w:sz w:val="24"/>
                  <w:szCs w:val="24"/>
                  <w:u w:val="thick" w:color="0462C1"/>
                </w:rPr>
                <w:t>m</w:t>
              </w:r>
              <w:r w:rsidR="00936FF5">
                <w:rPr>
                  <w:rFonts w:ascii="Arial" w:eastAsia="Arial" w:hAnsi="Arial" w:cs="Arial"/>
                  <w:color w:val="0462C1"/>
                  <w:spacing w:val="1"/>
                  <w:position w:val="-1"/>
                  <w:sz w:val="24"/>
                  <w:szCs w:val="24"/>
                  <w:u w:val="thick" w:color="0462C1"/>
                </w:rPr>
                <w:t>a</w:t>
              </w:r>
              <w:r w:rsidR="00936FF5">
                <w:rPr>
                  <w:rFonts w:ascii="Arial" w:eastAsia="Arial" w:hAnsi="Arial" w:cs="Arial"/>
                  <w:color w:val="0462C1"/>
                  <w:position w:val="-1"/>
                  <w:sz w:val="24"/>
                  <w:szCs w:val="24"/>
                  <w:u w:val="thick" w:color="0462C1"/>
                </w:rPr>
                <w:t>c</w:t>
              </w:r>
              <w:r w:rsidR="00936FF5">
                <w:rPr>
                  <w:rFonts w:ascii="Arial" w:eastAsia="Arial" w:hAnsi="Arial" w:cs="Arial"/>
                  <w:color w:val="0462C1"/>
                  <w:spacing w:val="1"/>
                  <w:position w:val="-1"/>
                  <w:sz w:val="24"/>
                  <w:szCs w:val="24"/>
                  <w:u w:val="thick" w:color="0462C1"/>
                </w:rPr>
                <w:t>h</w:t>
              </w:r>
              <w:r w:rsidR="00936FF5">
                <w:rPr>
                  <w:rFonts w:ascii="Arial" w:eastAsia="Arial" w:hAnsi="Arial" w:cs="Arial"/>
                  <w:color w:val="0462C1"/>
                  <w:spacing w:val="-3"/>
                  <w:position w:val="-1"/>
                  <w:sz w:val="24"/>
                  <w:szCs w:val="24"/>
                  <w:u w:val="thick" w:color="0462C1"/>
                </w:rPr>
                <w:t>u</w:t>
              </w:r>
              <w:r w:rsidR="00936FF5">
                <w:rPr>
                  <w:rFonts w:ascii="Arial" w:eastAsia="Arial" w:hAnsi="Arial" w:cs="Arial"/>
                  <w:color w:val="0462C1"/>
                  <w:spacing w:val="1"/>
                  <w:position w:val="-1"/>
                  <w:sz w:val="24"/>
                  <w:szCs w:val="24"/>
                  <w:u w:val="thick" w:color="0462C1"/>
                </w:rPr>
                <w:t>ng</w:t>
              </w:r>
              <w:r w:rsidR="00936FF5">
                <w:rPr>
                  <w:rFonts w:ascii="Arial" w:eastAsia="Arial" w:hAnsi="Arial" w:cs="Arial"/>
                  <w:color w:val="0462C1"/>
                  <w:spacing w:val="-1"/>
                  <w:position w:val="-1"/>
                  <w:sz w:val="24"/>
                  <w:szCs w:val="24"/>
                  <w:u w:val="thick" w:color="0462C1"/>
                </w:rPr>
                <w:t>.</w:t>
              </w:r>
              <w:r w:rsidR="00936FF5">
                <w:rPr>
                  <w:rFonts w:ascii="Arial" w:eastAsia="Arial" w:hAnsi="Arial" w:cs="Arial"/>
                  <w:color w:val="0462C1"/>
                  <w:spacing w:val="1"/>
                  <w:position w:val="-1"/>
                  <w:sz w:val="24"/>
                  <w:szCs w:val="24"/>
                  <w:u w:val="thick" w:color="0462C1"/>
                </w:rPr>
                <w:t>a</w:t>
              </w:r>
              <w:r w:rsidR="00936FF5">
                <w:rPr>
                  <w:rFonts w:ascii="Arial" w:eastAsia="Arial" w:hAnsi="Arial" w:cs="Arial"/>
                  <w:color w:val="0462C1"/>
                  <w:position w:val="-1"/>
                  <w:sz w:val="24"/>
                  <w:szCs w:val="24"/>
                  <w:u w:val="thick" w:color="0462C1"/>
                </w:rPr>
                <w:t>c</w:t>
              </w:r>
              <w:r w:rsidR="00936FF5">
                <w:rPr>
                  <w:rFonts w:ascii="Arial" w:eastAsia="Arial" w:hAnsi="Arial" w:cs="Arial"/>
                  <w:color w:val="0462C1"/>
                  <w:spacing w:val="-1"/>
                  <w:position w:val="-1"/>
                  <w:sz w:val="24"/>
                  <w:szCs w:val="24"/>
                  <w:u w:val="thick" w:color="0462C1"/>
                </w:rPr>
                <w:t>.</w:t>
              </w:r>
              <w:r w:rsidR="00936FF5">
                <w:rPr>
                  <w:rFonts w:ascii="Arial" w:eastAsia="Arial" w:hAnsi="Arial" w:cs="Arial"/>
                  <w:color w:val="0462C1"/>
                  <w:spacing w:val="1"/>
                  <w:position w:val="-1"/>
                  <w:sz w:val="24"/>
                  <w:szCs w:val="24"/>
                  <w:u w:val="thick" w:color="0462C1"/>
                </w:rPr>
                <w:t>id</w:t>
              </w:r>
              <w:r w:rsidR="00936FF5">
                <w:rPr>
                  <w:rFonts w:ascii="Arial" w:eastAsia="Arial" w:hAnsi="Arial" w:cs="Arial"/>
                  <w:color w:val="0462C1"/>
                  <w:position w:val="-1"/>
                  <w:sz w:val="24"/>
                  <w:szCs w:val="24"/>
                  <w:u w:val="thick" w:color="0462C1"/>
                </w:rPr>
                <w:t>.</w:t>
              </w:r>
            </w:hyperlink>
          </w:p>
          <w:p w:rsidR="00936FF5" w:rsidRDefault="00936FF5" w:rsidP="00936FF5">
            <w:pPr>
              <w:spacing w:before="5" w:line="120" w:lineRule="exact"/>
              <w:rPr>
                <w:sz w:val="12"/>
                <w:szCs w:val="12"/>
              </w:rPr>
            </w:pPr>
          </w:p>
          <w:p w:rsidR="00936FF5" w:rsidRDefault="00936FF5" w:rsidP="00936FF5">
            <w:pPr>
              <w:spacing w:line="200" w:lineRule="exact"/>
            </w:pPr>
          </w:p>
          <w:p w:rsidR="00936FF5" w:rsidRDefault="00936FF5" w:rsidP="00936FF5">
            <w:pPr>
              <w:spacing w:before="29"/>
              <w:rPr>
                <w:rFonts w:ascii="Arial" w:eastAsia="Arial" w:hAnsi="Arial" w:cs="Arial"/>
                <w:sz w:val="24"/>
                <w:szCs w:val="24"/>
              </w:rPr>
            </w:pPr>
            <w:r>
              <w:rPr>
                <w:rFonts w:ascii="Arial" w:eastAsia="Arial" w:hAnsi="Arial" w:cs="Arial"/>
                <w:spacing w:val="1"/>
                <w:sz w:val="24"/>
                <w:szCs w:val="24"/>
              </w:rPr>
              <w:t>Con</w:t>
            </w:r>
            <w:r>
              <w:rPr>
                <w:rFonts w:ascii="Arial" w:eastAsia="Arial" w:hAnsi="Arial" w:cs="Arial"/>
                <w:spacing w:val="-1"/>
                <w:sz w:val="24"/>
                <w:szCs w:val="24"/>
              </w:rPr>
              <w:t>t</w:t>
            </w:r>
            <w:r>
              <w:rPr>
                <w:rFonts w:ascii="Arial" w:eastAsia="Arial" w:hAnsi="Arial" w:cs="Arial"/>
                <w:spacing w:val="1"/>
                <w:sz w:val="24"/>
                <w:szCs w:val="24"/>
              </w:rPr>
              <w:t>o</w:t>
            </w:r>
            <w:r>
              <w:rPr>
                <w:rFonts w:ascii="Arial" w:eastAsia="Arial" w:hAnsi="Arial" w:cs="Arial"/>
                <w:sz w:val="24"/>
                <w:szCs w:val="24"/>
              </w:rPr>
              <w:t xml:space="preserve">h </w:t>
            </w:r>
            <w:r w:rsidR="004D7652">
              <w:rPr>
                <w:rFonts w:ascii="Arial" w:eastAsia="Arial" w:hAnsi="Arial" w:cs="Arial"/>
                <w:spacing w:val="1"/>
                <w:sz w:val="24"/>
                <w:szCs w:val="24"/>
              </w:rPr>
              <w:t>x</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pacing w:val="-1"/>
                <w:sz w:val="24"/>
                <w:szCs w:val="24"/>
              </w:rPr>
              <w:t>F</w:t>
            </w:r>
            <w:r>
              <w:rPr>
                <w:rFonts w:ascii="Arial" w:eastAsia="Arial" w:hAnsi="Arial" w:cs="Arial"/>
                <w:spacing w:val="1"/>
                <w:sz w:val="24"/>
                <w:szCs w:val="24"/>
              </w:rPr>
              <w:t>o</w:t>
            </w:r>
            <w:r>
              <w:rPr>
                <w:rFonts w:ascii="Arial" w:eastAsia="Arial" w:hAnsi="Arial" w:cs="Arial"/>
                <w:sz w:val="24"/>
                <w:szCs w:val="24"/>
              </w:rPr>
              <w:t>rm</w:t>
            </w:r>
            <w:r>
              <w:rPr>
                <w:rFonts w:ascii="Arial" w:eastAsia="Arial" w:hAnsi="Arial" w:cs="Arial"/>
                <w:spacing w:val="1"/>
                <w:sz w:val="24"/>
                <w:szCs w:val="24"/>
              </w:rPr>
              <w:t>u</w:t>
            </w:r>
            <w:r>
              <w:rPr>
                <w:rFonts w:ascii="Arial" w:eastAsia="Arial" w:hAnsi="Arial" w:cs="Arial"/>
                <w:spacing w:val="-3"/>
                <w:sz w:val="24"/>
                <w:szCs w:val="24"/>
              </w:rPr>
              <w:t>l</w:t>
            </w:r>
            <w:r>
              <w:rPr>
                <w:rFonts w:ascii="Arial" w:eastAsia="Arial" w:hAnsi="Arial" w:cs="Arial"/>
                <w:spacing w:val="1"/>
                <w:sz w:val="24"/>
                <w:szCs w:val="24"/>
              </w:rPr>
              <w:t>i</w:t>
            </w:r>
            <w:r>
              <w:rPr>
                <w:rFonts w:ascii="Arial" w:eastAsia="Arial" w:hAnsi="Arial" w:cs="Arial"/>
                <w:sz w:val="24"/>
                <w:szCs w:val="24"/>
              </w:rPr>
              <w:t>r</w:t>
            </w:r>
            <w:r>
              <w:rPr>
                <w:rFonts w:ascii="Arial" w:eastAsia="Arial" w:hAnsi="Arial" w:cs="Arial"/>
                <w:spacing w:val="-1"/>
                <w:sz w:val="24"/>
                <w:szCs w:val="24"/>
              </w:rPr>
              <w:t xml:space="preserve"> </w:t>
            </w:r>
            <w:r>
              <w:rPr>
                <w:rFonts w:ascii="Arial" w:eastAsia="Arial" w:hAnsi="Arial" w:cs="Arial"/>
                <w:sz w:val="24"/>
                <w:szCs w:val="24"/>
              </w:rPr>
              <w:t>k</w:t>
            </w:r>
            <w:r>
              <w:rPr>
                <w:rFonts w:ascii="Arial" w:eastAsia="Arial" w:hAnsi="Arial" w:cs="Arial"/>
                <w:spacing w:val="1"/>
                <w:sz w:val="24"/>
                <w:szCs w:val="24"/>
              </w:rPr>
              <w:t>epua</w:t>
            </w:r>
            <w:r>
              <w:rPr>
                <w:rFonts w:ascii="Arial" w:eastAsia="Arial" w:hAnsi="Arial" w:cs="Arial"/>
                <w:spacing w:val="-5"/>
                <w:sz w:val="24"/>
                <w:szCs w:val="24"/>
              </w:rPr>
              <w:t>s</w:t>
            </w:r>
            <w:r>
              <w:rPr>
                <w:rFonts w:ascii="Arial" w:eastAsia="Arial" w:hAnsi="Arial" w:cs="Arial"/>
                <w:spacing w:val="1"/>
                <w:sz w:val="24"/>
                <w:szCs w:val="24"/>
              </w:rPr>
              <w:t>a</w:t>
            </w:r>
            <w:r>
              <w:rPr>
                <w:rFonts w:ascii="Arial" w:eastAsia="Arial" w:hAnsi="Arial" w:cs="Arial"/>
                <w:sz w:val="24"/>
                <w:szCs w:val="24"/>
              </w:rPr>
              <w:t>n m</w:t>
            </w:r>
            <w:r>
              <w:rPr>
                <w:rFonts w:ascii="Arial" w:eastAsia="Arial" w:hAnsi="Arial" w:cs="Arial"/>
                <w:spacing w:val="1"/>
                <w:sz w:val="24"/>
                <w:szCs w:val="24"/>
              </w:rPr>
              <w:t>a</w:t>
            </w:r>
            <w:r>
              <w:rPr>
                <w:rFonts w:ascii="Arial" w:eastAsia="Arial" w:hAnsi="Arial" w:cs="Arial"/>
                <w:spacing w:val="-3"/>
                <w:sz w:val="24"/>
                <w:szCs w:val="24"/>
              </w:rPr>
              <w:t>h</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s</w:t>
            </w:r>
            <w:r>
              <w:rPr>
                <w:rFonts w:ascii="Arial" w:eastAsia="Arial" w:hAnsi="Arial" w:cs="Arial"/>
                <w:spacing w:val="-3"/>
                <w:sz w:val="24"/>
                <w:szCs w:val="24"/>
              </w:rPr>
              <w:t>w</w:t>
            </w:r>
            <w:r>
              <w:rPr>
                <w:rFonts w:ascii="Arial" w:eastAsia="Arial" w:hAnsi="Arial" w:cs="Arial"/>
                <w:sz w:val="24"/>
                <w:szCs w:val="24"/>
              </w:rPr>
              <w:t>a</w:t>
            </w:r>
          </w:p>
          <w:p w:rsidR="00936FF5" w:rsidRDefault="00936FF5" w:rsidP="00936FF5">
            <w:pPr>
              <w:spacing w:before="5" w:line="140" w:lineRule="exact"/>
              <w:rPr>
                <w:sz w:val="15"/>
                <w:szCs w:val="15"/>
              </w:rPr>
            </w:pPr>
          </w:p>
          <w:p w:rsidR="00936FF5" w:rsidRDefault="00936FF5" w:rsidP="00936FF5">
            <w:pPr>
              <w:spacing w:line="200" w:lineRule="exact"/>
            </w:pPr>
          </w:p>
          <w:p w:rsidR="00936FF5" w:rsidRDefault="00936FF5" w:rsidP="00936FF5">
            <w:pPr>
              <w:jc w:val="center"/>
            </w:pPr>
            <w:r>
              <w:rPr>
                <w:noProof/>
              </w:rPr>
              <w:lastRenderedPageBreak/>
              <w:drawing>
                <wp:inline distT="0" distB="0" distL="0" distR="0">
                  <wp:extent cx="4751538" cy="2509284"/>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85154" cy="2527037"/>
                          </a:xfrm>
                          <a:prstGeom prst="rect">
                            <a:avLst/>
                          </a:prstGeom>
                          <a:noFill/>
                          <a:ln>
                            <a:noFill/>
                          </a:ln>
                        </pic:spPr>
                      </pic:pic>
                    </a:graphicData>
                  </a:graphic>
                </wp:inline>
              </w:drawing>
            </w:r>
          </w:p>
          <w:p w:rsidR="00936FF5" w:rsidRDefault="00936FF5" w:rsidP="00936FF5">
            <w:pPr>
              <w:spacing w:before="10" w:line="140" w:lineRule="exact"/>
              <w:rPr>
                <w:sz w:val="14"/>
                <w:szCs w:val="14"/>
              </w:rPr>
            </w:pPr>
          </w:p>
          <w:p w:rsidR="00936FF5" w:rsidRDefault="00936FF5" w:rsidP="00936FF5">
            <w:pPr>
              <w:spacing w:line="200" w:lineRule="exact"/>
            </w:pPr>
          </w:p>
          <w:p w:rsidR="00936FF5" w:rsidRDefault="00936FF5" w:rsidP="00936FF5">
            <w:pPr>
              <w:spacing w:line="270" w:lineRule="auto"/>
              <w:ind w:right="472"/>
              <w:rPr>
                <w:rFonts w:ascii="Arial" w:eastAsia="Arial" w:hAnsi="Arial" w:cs="Arial"/>
                <w:sz w:val="24"/>
                <w:szCs w:val="24"/>
              </w:rPr>
            </w:pPr>
            <w:r>
              <w:rPr>
                <w:rFonts w:ascii="Arial" w:eastAsia="Arial" w:hAnsi="Arial" w:cs="Arial"/>
                <w:spacing w:val="-1"/>
                <w:sz w:val="24"/>
                <w:szCs w:val="24"/>
              </w:rPr>
              <w:t>F</w:t>
            </w:r>
            <w:r>
              <w:rPr>
                <w:rFonts w:ascii="Arial" w:eastAsia="Arial" w:hAnsi="Arial" w:cs="Arial"/>
                <w:spacing w:val="1"/>
                <w:sz w:val="24"/>
                <w:szCs w:val="24"/>
              </w:rPr>
              <w:t>o</w:t>
            </w:r>
            <w:r>
              <w:rPr>
                <w:rFonts w:ascii="Arial" w:eastAsia="Arial" w:hAnsi="Arial" w:cs="Arial"/>
                <w:sz w:val="24"/>
                <w:szCs w:val="24"/>
              </w:rPr>
              <w:t>rm</w:t>
            </w:r>
            <w:r>
              <w:rPr>
                <w:rFonts w:ascii="Arial" w:eastAsia="Arial" w:hAnsi="Arial" w:cs="Arial"/>
                <w:spacing w:val="1"/>
                <w:sz w:val="24"/>
                <w:szCs w:val="24"/>
              </w:rPr>
              <w:t>uli</w:t>
            </w:r>
            <w:r>
              <w:rPr>
                <w:rFonts w:ascii="Arial" w:eastAsia="Arial" w:hAnsi="Arial" w:cs="Arial"/>
                <w:sz w:val="24"/>
                <w:szCs w:val="24"/>
              </w:rPr>
              <w:t xml:space="preserve">r  </w:t>
            </w:r>
            <w:r>
              <w:rPr>
                <w:rFonts w:ascii="Arial" w:eastAsia="Arial" w:hAnsi="Arial" w:cs="Arial"/>
                <w:spacing w:val="55"/>
                <w:sz w:val="24"/>
                <w:szCs w:val="24"/>
              </w:rPr>
              <w:t xml:space="preserve"> </w:t>
            </w:r>
            <w:r>
              <w:rPr>
                <w:rFonts w:ascii="Arial" w:eastAsia="Arial" w:hAnsi="Arial" w:cs="Arial"/>
                <w:spacing w:val="1"/>
                <w:sz w:val="24"/>
                <w:szCs w:val="24"/>
              </w:rPr>
              <w:t>p</w:t>
            </w:r>
            <w:r>
              <w:rPr>
                <w:rFonts w:ascii="Arial" w:eastAsia="Arial" w:hAnsi="Arial" w:cs="Arial"/>
                <w:spacing w:val="-3"/>
                <w:sz w:val="24"/>
                <w:szCs w:val="24"/>
              </w:rPr>
              <w:t>e</w:t>
            </w:r>
            <w:r>
              <w:rPr>
                <w:rFonts w:ascii="Arial" w:eastAsia="Arial" w:hAnsi="Arial" w:cs="Arial"/>
                <w:spacing w:val="1"/>
                <w:sz w:val="24"/>
                <w:szCs w:val="24"/>
              </w:rPr>
              <w:t>ng</w:t>
            </w:r>
            <w:r>
              <w:rPr>
                <w:rFonts w:ascii="Arial" w:eastAsia="Arial" w:hAnsi="Arial" w:cs="Arial"/>
                <w:spacing w:val="-3"/>
                <w:sz w:val="24"/>
                <w:szCs w:val="24"/>
              </w:rPr>
              <w:t>a</w:t>
            </w:r>
            <w:r>
              <w:rPr>
                <w:rFonts w:ascii="Arial" w:eastAsia="Arial" w:hAnsi="Arial" w:cs="Arial"/>
                <w:spacing w:val="1"/>
                <w:sz w:val="24"/>
                <w:szCs w:val="24"/>
              </w:rPr>
              <w:t>ju</w:t>
            </w:r>
            <w:r>
              <w:rPr>
                <w:rFonts w:ascii="Arial" w:eastAsia="Arial" w:hAnsi="Arial" w:cs="Arial"/>
                <w:spacing w:val="-3"/>
                <w:sz w:val="24"/>
                <w:szCs w:val="24"/>
              </w:rPr>
              <w:t>a</w:t>
            </w:r>
            <w:r>
              <w:rPr>
                <w:rFonts w:ascii="Arial" w:eastAsia="Arial" w:hAnsi="Arial" w:cs="Arial"/>
                <w:sz w:val="24"/>
                <w:szCs w:val="24"/>
              </w:rPr>
              <w:t xml:space="preserve">n  </w:t>
            </w:r>
            <w:r>
              <w:rPr>
                <w:rFonts w:ascii="Arial" w:eastAsia="Arial" w:hAnsi="Arial" w:cs="Arial"/>
                <w:spacing w:val="56"/>
                <w:sz w:val="24"/>
                <w:szCs w:val="24"/>
              </w:rPr>
              <w:t xml:space="preserve"> </w:t>
            </w:r>
            <w:r>
              <w:rPr>
                <w:rFonts w:ascii="Arial" w:eastAsia="Arial" w:hAnsi="Arial" w:cs="Arial"/>
                <w:spacing w:val="1"/>
                <w:sz w:val="24"/>
                <w:szCs w:val="24"/>
              </w:rPr>
              <w:t>p</w:t>
            </w:r>
            <w:r>
              <w:rPr>
                <w:rFonts w:ascii="Arial" w:eastAsia="Arial" w:hAnsi="Arial" w:cs="Arial"/>
                <w:sz w:val="24"/>
                <w:szCs w:val="24"/>
              </w:rPr>
              <w:t>r</w:t>
            </w:r>
            <w:r>
              <w:rPr>
                <w:rFonts w:ascii="Arial" w:eastAsia="Arial" w:hAnsi="Arial" w:cs="Arial"/>
                <w:spacing w:val="1"/>
                <w:sz w:val="24"/>
                <w:szCs w:val="24"/>
              </w:rPr>
              <w:t>o</w:t>
            </w:r>
            <w:r>
              <w:rPr>
                <w:rFonts w:ascii="Arial" w:eastAsia="Arial" w:hAnsi="Arial" w:cs="Arial"/>
                <w:spacing w:val="-3"/>
                <w:sz w:val="24"/>
                <w:szCs w:val="24"/>
              </w:rPr>
              <w:t>p</w:t>
            </w:r>
            <w:r>
              <w:rPr>
                <w:rFonts w:ascii="Arial" w:eastAsia="Arial" w:hAnsi="Arial" w:cs="Arial"/>
                <w:spacing w:val="1"/>
                <w:sz w:val="24"/>
                <w:szCs w:val="24"/>
              </w:rPr>
              <w:t>o</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 xml:space="preserve">l  </w:t>
            </w:r>
            <w:r>
              <w:rPr>
                <w:rFonts w:ascii="Arial" w:eastAsia="Arial" w:hAnsi="Arial" w:cs="Arial"/>
                <w:spacing w:val="56"/>
                <w:sz w:val="24"/>
                <w:szCs w:val="24"/>
              </w:rPr>
              <w:t xml:space="preserve"> </w:t>
            </w:r>
            <w:r>
              <w:rPr>
                <w:rFonts w:ascii="Arial" w:eastAsia="Arial" w:hAnsi="Arial" w:cs="Arial"/>
                <w:spacing w:val="-3"/>
                <w:sz w:val="24"/>
                <w:szCs w:val="24"/>
              </w:rPr>
              <w:t>p</w:t>
            </w:r>
            <w:r>
              <w:rPr>
                <w:rFonts w:ascii="Arial" w:eastAsia="Arial" w:hAnsi="Arial" w:cs="Arial"/>
                <w:spacing w:val="1"/>
                <w:sz w:val="24"/>
                <w:szCs w:val="24"/>
              </w:rPr>
              <w:t>en</w:t>
            </w:r>
            <w:r>
              <w:rPr>
                <w:rFonts w:ascii="Arial" w:eastAsia="Arial" w:hAnsi="Arial" w:cs="Arial"/>
                <w:spacing w:val="-3"/>
                <w:sz w:val="24"/>
                <w:szCs w:val="24"/>
              </w:rPr>
              <w:t>e</w:t>
            </w:r>
            <w:r>
              <w:rPr>
                <w:rFonts w:ascii="Arial" w:eastAsia="Arial" w:hAnsi="Arial" w:cs="Arial"/>
                <w:spacing w:val="1"/>
                <w:sz w:val="24"/>
                <w:szCs w:val="24"/>
              </w:rPr>
              <w:t>li</w:t>
            </w:r>
            <w:r>
              <w:rPr>
                <w:rFonts w:ascii="Arial" w:eastAsia="Arial" w:hAnsi="Arial" w:cs="Arial"/>
                <w:spacing w:val="-1"/>
                <w:sz w:val="24"/>
                <w:szCs w:val="24"/>
              </w:rPr>
              <w:t>t</w:t>
            </w:r>
            <w:r>
              <w:rPr>
                <w:rFonts w:ascii="Arial" w:eastAsia="Arial" w:hAnsi="Arial" w:cs="Arial"/>
                <w:spacing w:val="1"/>
                <w:sz w:val="24"/>
                <w:szCs w:val="24"/>
              </w:rPr>
              <w:t>i</w:t>
            </w:r>
            <w:r>
              <w:rPr>
                <w:rFonts w:ascii="Arial" w:eastAsia="Arial" w:hAnsi="Arial" w:cs="Arial"/>
                <w:spacing w:val="-3"/>
                <w:sz w:val="24"/>
                <w:szCs w:val="24"/>
              </w:rPr>
              <w:t>a</w:t>
            </w:r>
            <w:r>
              <w:rPr>
                <w:rFonts w:ascii="Arial" w:eastAsia="Arial" w:hAnsi="Arial" w:cs="Arial"/>
                <w:spacing w:val="1"/>
                <w:sz w:val="24"/>
                <w:szCs w:val="24"/>
              </w:rPr>
              <w:t>n</w:t>
            </w:r>
            <w:r>
              <w:rPr>
                <w:rFonts w:ascii="Arial" w:eastAsia="Arial" w:hAnsi="Arial" w:cs="Arial"/>
                <w:sz w:val="24"/>
                <w:szCs w:val="24"/>
              </w:rPr>
              <w:t xml:space="preserve">,  </w:t>
            </w:r>
            <w:r>
              <w:rPr>
                <w:rFonts w:ascii="Arial" w:eastAsia="Arial" w:hAnsi="Arial" w:cs="Arial"/>
                <w:spacing w:val="54"/>
                <w:sz w:val="24"/>
                <w:szCs w:val="24"/>
              </w:rPr>
              <w:t xml:space="preserve"> </w:t>
            </w:r>
            <w:r>
              <w:rPr>
                <w:rFonts w:ascii="Arial" w:eastAsia="Arial" w:hAnsi="Arial" w:cs="Arial"/>
                <w:spacing w:val="1"/>
                <w:sz w:val="24"/>
                <w:szCs w:val="24"/>
              </w:rPr>
              <w:t>pen</w:t>
            </w:r>
            <w:r>
              <w:rPr>
                <w:rFonts w:ascii="Arial" w:eastAsia="Arial" w:hAnsi="Arial" w:cs="Arial"/>
                <w:spacing w:val="-3"/>
                <w:sz w:val="24"/>
                <w:szCs w:val="24"/>
              </w:rPr>
              <w:t>i</w:t>
            </w:r>
            <w:r>
              <w:rPr>
                <w:rFonts w:ascii="Arial" w:eastAsia="Arial" w:hAnsi="Arial" w:cs="Arial"/>
                <w:spacing w:val="1"/>
                <w:sz w:val="24"/>
                <w:szCs w:val="24"/>
              </w:rPr>
              <w:t>la</w:t>
            </w:r>
            <w:r>
              <w:rPr>
                <w:rFonts w:ascii="Arial" w:eastAsia="Arial" w:hAnsi="Arial" w:cs="Arial"/>
                <w:spacing w:val="-3"/>
                <w:sz w:val="24"/>
                <w:szCs w:val="24"/>
              </w:rPr>
              <w:t>i</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p</w:t>
            </w:r>
            <w:r>
              <w:rPr>
                <w:rFonts w:ascii="Arial" w:eastAsia="Arial" w:hAnsi="Arial" w:cs="Arial"/>
                <w:sz w:val="24"/>
                <w:szCs w:val="24"/>
              </w:rPr>
              <w:t>r</w:t>
            </w:r>
            <w:r>
              <w:rPr>
                <w:rFonts w:ascii="Arial" w:eastAsia="Arial" w:hAnsi="Arial" w:cs="Arial"/>
                <w:spacing w:val="1"/>
                <w:sz w:val="24"/>
                <w:szCs w:val="24"/>
              </w:rPr>
              <w:t>opo</w:t>
            </w:r>
            <w:r>
              <w:rPr>
                <w:rFonts w:ascii="Arial" w:eastAsia="Arial" w:hAnsi="Arial" w:cs="Arial"/>
                <w:spacing w:val="-5"/>
                <w:sz w:val="24"/>
                <w:szCs w:val="24"/>
              </w:rPr>
              <w:t>s</w:t>
            </w:r>
            <w:r>
              <w:rPr>
                <w:rFonts w:ascii="Arial" w:eastAsia="Arial" w:hAnsi="Arial" w:cs="Arial"/>
                <w:spacing w:val="1"/>
                <w:sz w:val="24"/>
                <w:szCs w:val="24"/>
              </w:rPr>
              <w:t>a</w:t>
            </w:r>
            <w:r>
              <w:rPr>
                <w:rFonts w:ascii="Arial" w:eastAsia="Arial" w:hAnsi="Arial" w:cs="Arial"/>
                <w:sz w:val="24"/>
                <w:szCs w:val="24"/>
              </w:rPr>
              <w:t>l</w:t>
            </w:r>
            <w:r>
              <w:rPr>
                <w:rFonts w:ascii="Arial" w:eastAsia="Arial" w:hAnsi="Arial" w:cs="Arial"/>
                <w:spacing w:val="59"/>
                <w:sz w:val="24"/>
                <w:szCs w:val="24"/>
              </w:rPr>
              <w:t xml:space="preserve"> </w:t>
            </w:r>
            <w:r>
              <w:rPr>
                <w:rFonts w:ascii="Arial" w:eastAsia="Arial" w:hAnsi="Arial" w:cs="Arial"/>
                <w:spacing w:val="1"/>
                <w:sz w:val="24"/>
                <w:szCs w:val="24"/>
              </w:rPr>
              <w:t>hi</w:t>
            </w:r>
            <w:r>
              <w:rPr>
                <w:rFonts w:ascii="Arial" w:eastAsia="Arial" w:hAnsi="Arial" w:cs="Arial"/>
                <w:spacing w:val="-3"/>
                <w:sz w:val="24"/>
                <w:szCs w:val="24"/>
              </w:rPr>
              <w:t>b</w:t>
            </w:r>
            <w:r>
              <w:rPr>
                <w:rFonts w:ascii="Arial" w:eastAsia="Arial" w:hAnsi="Arial" w:cs="Arial"/>
                <w:spacing w:val="1"/>
                <w:sz w:val="24"/>
                <w:szCs w:val="24"/>
              </w:rPr>
              <w:t>a</w:t>
            </w:r>
            <w:r>
              <w:rPr>
                <w:rFonts w:ascii="Arial" w:eastAsia="Arial" w:hAnsi="Arial" w:cs="Arial"/>
                <w:sz w:val="24"/>
                <w:szCs w:val="24"/>
              </w:rPr>
              <w:t>h</w:t>
            </w:r>
            <w:r>
              <w:rPr>
                <w:rFonts w:ascii="Arial" w:eastAsia="Arial" w:hAnsi="Arial" w:cs="Arial"/>
                <w:spacing w:val="59"/>
                <w:sz w:val="24"/>
                <w:szCs w:val="24"/>
              </w:rPr>
              <w:t xml:space="preserve"> </w:t>
            </w:r>
            <w:r>
              <w:rPr>
                <w:rFonts w:ascii="Arial" w:eastAsia="Arial" w:hAnsi="Arial" w:cs="Arial"/>
                <w:spacing w:val="1"/>
                <w:sz w:val="24"/>
                <w:szCs w:val="24"/>
              </w:rPr>
              <w:t>ol</w:t>
            </w:r>
            <w:r>
              <w:rPr>
                <w:rFonts w:ascii="Arial" w:eastAsia="Arial" w:hAnsi="Arial" w:cs="Arial"/>
                <w:spacing w:val="-3"/>
                <w:sz w:val="24"/>
                <w:szCs w:val="24"/>
              </w:rPr>
              <w:t>e</w:t>
            </w:r>
            <w:r>
              <w:rPr>
                <w:rFonts w:ascii="Arial" w:eastAsia="Arial" w:hAnsi="Arial" w:cs="Arial"/>
                <w:sz w:val="24"/>
                <w:szCs w:val="24"/>
              </w:rPr>
              <w:t>h</w:t>
            </w:r>
            <w:r>
              <w:rPr>
                <w:rFonts w:ascii="Arial" w:eastAsia="Arial" w:hAnsi="Arial" w:cs="Arial"/>
                <w:spacing w:val="59"/>
                <w:sz w:val="24"/>
                <w:szCs w:val="24"/>
              </w:rPr>
              <w:t xml:space="preserve"> </w:t>
            </w:r>
            <w:r>
              <w:rPr>
                <w:rFonts w:ascii="Arial" w:eastAsia="Arial" w:hAnsi="Arial" w:cs="Arial"/>
                <w:spacing w:val="1"/>
                <w:sz w:val="24"/>
                <w:szCs w:val="24"/>
              </w:rPr>
              <w:t>do</w:t>
            </w:r>
            <w:r>
              <w:rPr>
                <w:rFonts w:ascii="Arial" w:eastAsia="Arial" w:hAnsi="Arial" w:cs="Arial"/>
                <w:sz w:val="24"/>
                <w:szCs w:val="24"/>
              </w:rPr>
              <w:t>s</w:t>
            </w:r>
            <w:r>
              <w:rPr>
                <w:rFonts w:ascii="Arial" w:eastAsia="Arial" w:hAnsi="Arial" w:cs="Arial"/>
                <w:spacing w:val="-3"/>
                <w:sz w:val="24"/>
                <w:szCs w:val="24"/>
              </w:rPr>
              <w:t>e</w:t>
            </w:r>
            <w:r>
              <w:rPr>
                <w:rFonts w:ascii="Arial" w:eastAsia="Arial" w:hAnsi="Arial" w:cs="Arial"/>
                <w:sz w:val="24"/>
                <w:szCs w:val="24"/>
              </w:rPr>
              <w:t>n</w:t>
            </w:r>
            <w:r>
              <w:rPr>
                <w:rFonts w:ascii="Arial" w:eastAsia="Arial" w:hAnsi="Arial" w:cs="Arial"/>
                <w:spacing w:val="59"/>
                <w:sz w:val="24"/>
                <w:szCs w:val="24"/>
              </w:rPr>
              <w:t xml:space="preserve"> </w:t>
            </w:r>
            <w:r>
              <w:rPr>
                <w:rFonts w:ascii="Arial" w:eastAsia="Arial" w:hAnsi="Arial" w:cs="Arial"/>
                <w:spacing w:val="1"/>
                <w:sz w:val="24"/>
                <w:szCs w:val="24"/>
              </w:rPr>
              <w:t>dapa</w:t>
            </w:r>
            <w:r>
              <w:rPr>
                <w:rFonts w:ascii="Arial" w:eastAsia="Arial" w:hAnsi="Arial" w:cs="Arial"/>
                <w:sz w:val="24"/>
                <w:szCs w:val="24"/>
              </w:rPr>
              <w:t>t</w:t>
            </w:r>
            <w:r>
              <w:rPr>
                <w:rFonts w:ascii="Arial" w:eastAsia="Arial" w:hAnsi="Arial" w:cs="Arial"/>
                <w:spacing w:val="56"/>
                <w:sz w:val="24"/>
                <w:szCs w:val="24"/>
              </w:rPr>
              <w:t xml:space="preserve"> </w:t>
            </w:r>
            <w:r>
              <w:rPr>
                <w:rFonts w:ascii="Arial" w:eastAsia="Arial" w:hAnsi="Arial" w:cs="Arial"/>
                <w:spacing w:val="1"/>
                <w:sz w:val="24"/>
                <w:szCs w:val="24"/>
              </w:rPr>
              <w:t>d</w:t>
            </w:r>
            <w:r>
              <w:rPr>
                <w:rFonts w:ascii="Arial" w:eastAsia="Arial" w:hAnsi="Arial" w:cs="Arial"/>
                <w:spacing w:val="-3"/>
                <w:sz w:val="24"/>
                <w:szCs w:val="24"/>
              </w:rPr>
              <w:t>i</w:t>
            </w:r>
            <w:r>
              <w:rPr>
                <w:rFonts w:ascii="Arial" w:eastAsia="Arial" w:hAnsi="Arial" w:cs="Arial"/>
                <w:spacing w:val="1"/>
                <w:sz w:val="24"/>
                <w:szCs w:val="24"/>
              </w:rPr>
              <w:t>la</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59"/>
                <w:sz w:val="24"/>
                <w:szCs w:val="24"/>
              </w:rPr>
              <w:t xml:space="preserve"> </w:t>
            </w:r>
            <w:r>
              <w:rPr>
                <w:rFonts w:ascii="Arial" w:eastAsia="Arial" w:hAnsi="Arial" w:cs="Arial"/>
                <w:spacing w:val="1"/>
                <w:sz w:val="24"/>
                <w:szCs w:val="24"/>
              </w:rPr>
              <w:t>d</w:t>
            </w:r>
            <w:r>
              <w:rPr>
                <w:rFonts w:ascii="Arial" w:eastAsia="Arial" w:hAnsi="Arial" w:cs="Arial"/>
                <w:sz w:val="24"/>
                <w:szCs w:val="24"/>
              </w:rPr>
              <w:t>i</w:t>
            </w:r>
            <w:r>
              <w:rPr>
                <w:rFonts w:ascii="Arial" w:eastAsia="Arial" w:hAnsi="Arial" w:cs="Arial"/>
                <w:spacing w:val="59"/>
                <w:sz w:val="24"/>
                <w:szCs w:val="24"/>
              </w:rPr>
              <w:t xml:space="preserve"> </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m</w:t>
            </w:r>
          </w:p>
          <w:p w:rsidR="00936FF5" w:rsidRDefault="00936FF5" w:rsidP="00936FF5">
            <w:pPr>
              <w:spacing w:line="260" w:lineRule="exact"/>
              <w:rPr>
                <w:rFonts w:ascii="Arial" w:eastAsia="Arial" w:hAnsi="Arial" w:cs="Arial"/>
                <w:sz w:val="24"/>
                <w:szCs w:val="24"/>
              </w:rPr>
            </w:pPr>
            <w:r>
              <w:rPr>
                <w:rFonts w:ascii="Arial" w:eastAsia="Arial" w:hAnsi="Arial" w:cs="Arial"/>
                <w:spacing w:val="1"/>
                <w:position w:val="-1"/>
                <w:sz w:val="24"/>
                <w:szCs w:val="24"/>
              </w:rPr>
              <w:t>in</w:t>
            </w:r>
            <w:r>
              <w:rPr>
                <w:rFonts w:ascii="Arial" w:eastAsia="Arial" w:hAnsi="Arial" w:cs="Arial"/>
                <w:spacing w:val="-1"/>
                <w:position w:val="-1"/>
                <w:sz w:val="24"/>
                <w:szCs w:val="24"/>
              </w:rPr>
              <w:t>f</w:t>
            </w:r>
            <w:r>
              <w:rPr>
                <w:rFonts w:ascii="Arial" w:eastAsia="Arial" w:hAnsi="Arial" w:cs="Arial"/>
                <w:spacing w:val="1"/>
                <w:position w:val="-1"/>
                <w:sz w:val="24"/>
                <w:szCs w:val="24"/>
              </w:rPr>
              <w:t>o</w:t>
            </w:r>
            <w:r>
              <w:rPr>
                <w:rFonts w:ascii="Arial" w:eastAsia="Arial" w:hAnsi="Arial" w:cs="Arial"/>
                <w:position w:val="-1"/>
                <w:sz w:val="24"/>
                <w:szCs w:val="24"/>
              </w:rPr>
              <w:t>rm</w:t>
            </w:r>
            <w:r>
              <w:rPr>
                <w:rFonts w:ascii="Arial" w:eastAsia="Arial" w:hAnsi="Arial" w:cs="Arial"/>
                <w:spacing w:val="1"/>
                <w:position w:val="-1"/>
                <w:sz w:val="24"/>
                <w:szCs w:val="24"/>
              </w:rPr>
              <w:t>a</w:t>
            </w:r>
            <w:r>
              <w:rPr>
                <w:rFonts w:ascii="Arial" w:eastAsia="Arial" w:hAnsi="Arial" w:cs="Arial"/>
                <w:position w:val="-1"/>
                <w:sz w:val="24"/>
                <w:szCs w:val="24"/>
              </w:rPr>
              <w:t xml:space="preserve">si </w:t>
            </w:r>
            <w:r>
              <w:rPr>
                <w:rFonts w:ascii="Arial" w:eastAsia="Arial" w:hAnsi="Arial" w:cs="Arial"/>
                <w:color w:val="0462C1"/>
                <w:spacing w:val="-64"/>
                <w:position w:val="-1"/>
                <w:sz w:val="24"/>
                <w:szCs w:val="24"/>
              </w:rPr>
              <w:t xml:space="preserve"> </w:t>
            </w:r>
            <w:hyperlink r:id="rId27">
              <w:r>
                <w:rPr>
                  <w:rFonts w:ascii="Arial" w:eastAsia="Arial" w:hAnsi="Arial" w:cs="Arial"/>
                  <w:color w:val="0462C1"/>
                  <w:spacing w:val="1"/>
                  <w:position w:val="-1"/>
                  <w:sz w:val="24"/>
                  <w:szCs w:val="24"/>
                  <w:u w:val="thick" w:color="0462C1"/>
                </w:rPr>
                <w:t>h</w:t>
              </w:r>
              <w:r>
                <w:rPr>
                  <w:rFonts w:ascii="Arial" w:eastAsia="Arial" w:hAnsi="Arial" w:cs="Arial"/>
                  <w:color w:val="0462C1"/>
                  <w:spacing w:val="-1"/>
                  <w:position w:val="-1"/>
                  <w:sz w:val="24"/>
                  <w:szCs w:val="24"/>
                  <w:u w:val="thick" w:color="0462C1"/>
                </w:rPr>
                <w:t>tt</w:t>
              </w:r>
              <w:r>
                <w:rPr>
                  <w:rFonts w:ascii="Arial" w:eastAsia="Arial" w:hAnsi="Arial" w:cs="Arial"/>
                  <w:color w:val="0462C1"/>
                  <w:spacing w:val="1"/>
                  <w:position w:val="-1"/>
                  <w:sz w:val="24"/>
                  <w:szCs w:val="24"/>
                  <w:u w:val="thick" w:color="0462C1"/>
                </w:rPr>
                <w:t>p</w:t>
              </w:r>
              <w:r>
                <w:rPr>
                  <w:rFonts w:ascii="Arial" w:eastAsia="Arial" w:hAnsi="Arial" w:cs="Arial"/>
                  <w:color w:val="0462C1"/>
                  <w:position w:val="-1"/>
                  <w:sz w:val="24"/>
                  <w:szCs w:val="24"/>
                  <w:u w:val="thick" w:color="0462C1"/>
                </w:rPr>
                <w:t>s</w:t>
              </w:r>
              <w:r>
                <w:rPr>
                  <w:rFonts w:ascii="Arial" w:eastAsia="Arial" w:hAnsi="Arial" w:cs="Arial"/>
                  <w:color w:val="0462C1"/>
                  <w:spacing w:val="-1"/>
                  <w:position w:val="-1"/>
                  <w:sz w:val="24"/>
                  <w:szCs w:val="24"/>
                  <w:u w:val="thick" w:color="0462C1"/>
                </w:rPr>
                <w:t>://</w:t>
              </w:r>
              <w:r>
                <w:rPr>
                  <w:rFonts w:ascii="Arial" w:eastAsia="Arial" w:hAnsi="Arial" w:cs="Arial"/>
                  <w:color w:val="0462C1"/>
                  <w:position w:val="-1"/>
                  <w:sz w:val="24"/>
                  <w:szCs w:val="24"/>
                  <w:u w:val="thick" w:color="0462C1"/>
                </w:rPr>
                <w:t>s</w:t>
              </w:r>
              <w:r>
                <w:rPr>
                  <w:rFonts w:ascii="Arial" w:eastAsia="Arial" w:hAnsi="Arial" w:cs="Arial"/>
                  <w:color w:val="0462C1"/>
                  <w:spacing w:val="1"/>
                  <w:position w:val="-1"/>
                  <w:sz w:val="24"/>
                  <w:szCs w:val="24"/>
                  <w:u w:val="thick" w:color="0462C1"/>
                </w:rPr>
                <w:t>e</w:t>
              </w:r>
              <w:r>
                <w:rPr>
                  <w:rFonts w:ascii="Arial" w:eastAsia="Arial" w:hAnsi="Arial" w:cs="Arial"/>
                  <w:color w:val="0462C1"/>
                  <w:position w:val="-1"/>
                  <w:sz w:val="24"/>
                  <w:szCs w:val="24"/>
                  <w:u w:val="thick" w:color="0462C1"/>
                </w:rPr>
                <w:t>m</w:t>
              </w:r>
              <w:r>
                <w:rPr>
                  <w:rFonts w:ascii="Arial" w:eastAsia="Arial" w:hAnsi="Arial" w:cs="Arial"/>
                  <w:color w:val="0462C1"/>
                  <w:spacing w:val="1"/>
                  <w:position w:val="-1"/>
                  <w:sz w:val="24"/>
                  <w:szCs w:val="24"/>
                  <w:u w:val="thick" w:color="0462C1"/>
                </w:rPr>
                <w:t>a</w:t>
              </w:r>
              <w:r>
                <w:rPr>
                  <w:rFonts w:ascii="Arial" w:eastAsia="Arial" w:hAnsi="Arial" w:cs="Arial"/>
                  <w:color w:val="0462C1"/>
                  <w:position w:val="-1"/>
                  <w:sz w:val="24"/>
                  <w:szCs w:val="24"/>
                  <w:u w:val="thick" w:color="0462C1"/>
                </w:rPr>
                <w:t>r</w:t>
              </w:r>
              <w:r>
                <w:rPr>
                  <w:rFonts w:ascii="Arial" w:eastAsia="Arial" w:hAnsi="Arial" w:cs="Arial"/>
                  <w:color w:val="0462C1"/>
                  <w:spacing w:val="-1"/>
                  <w:position w:val="-1"/>
                  <w:sz w:val="24"/>
                  <w:szCs w:val="24"/>
                  <w:u w:val="thick" w:color="0462C1"/>
                </w:rPr>
                <w:t>.</w:t>
              </w:r>
              <w:r>
                <w:rPr>
                  <w:rFonts w:ascii="Arial" w:eastAsia="Arial" w:hAnsi="Arial" w:cs="Arial"/>
                  <w:color w:val="0462C1"/>
                  <w:position w:val="-1"/>
                  <w:sz w:val="24"/>
                  <w:szCs w:val="24"/>
                  <w:u w:val="thick" w:color="0462C1"/>
                </w:rPr>
                <w:t>m</w:t>
              </w:r>
              <w:r>
                <w:rPr>
                  <w:rFonts w:ascii="Arial" w:eastAsia="Arial" w:hAnsi="Arial" w:cs="Arial"/>
                  <w:color w:val="0462C1"/>
                  <w:spacing w:val="1"/>
                  <w:position w:val="-1"/>
                  <w:sz w:val="24"/>
                  <w:szCs w:val="24"/>
                  <w:u w:val="thick" w:color="0462C1"/>
                </w:rPr>
                <w:t>a</w:t>
              </w:r>
              <w:r>
                <w:rPr>
                  <w:rFonts w:ascii="Arial" w:eastAsia="Arial" w:hAnsi="Arial" w:cs="Arial"/>
                  <w:color w:val="0462C1"/>
                  <w:position w:val="-1"/>
                  <w:sz w:val="24"/>
                  <w:szCs w:val="24"/>
                  <w:u w:val="thick" w:color="0462C1"/>
                </w:rPr>
                <w:t>c</w:t>
              </w:r>
              <w:r>
                <w:rPr>
                  <w:rFonts w:ascii="Arial" w:eastAsia="Arial" w:hAnsi="Arial" w:cs="Arial"/>
                  <w:color w:val="0462C1"/>
                  <w:spacing w:val="1"/>
                  <w:position w:val="-1"/>
                  <w:sz w:val="24"/>
                  <w:szCs w:val="24"/>
                  <w:u w:val="thick" w:color="0462C1"/>
                </w:rPr>
                <w:t>hu</w:t>
              </w:r>
              <w:r>
                <w:rPr>
                  <w:rFonts w:ascii="Arial" w:eastAsia="Arial" w:hAnsi="Arial" w:cs="Arial"/>
                  <w:color w:val="0462C1"/>
                  <w:spacing w:val="-3"/>
                  <w:position w:val="-1"/>
                  <w:sz w:val="24"/>
                  <w:szCs w:val="24"/>
                  <w:u w:val="thick" w:color="0462C1"/>
                </w:rPr>
                <w:t>n</w:t>
              </w:r>
              <w:r>
                <w:rPr>
                  <w:rFonts w:ascii="Arial" w:eastAsia="Arial" w:hAnsi="Arial" w:cs="Arial"/>
                  <w:color w:val="0462C1"/>
                  <w:spacing w:val="1"/>
                  <w:position w:val="-1"/>
                  <w:sz w:val="24"/>
                  <w:szCs w:val="24"/>
                  <w:u w:val="thick" w:color="0462C1"/>
                </w:rPr>
                <w:t>g</w:t>
              </w:r>
              <w:r>
                <w:rPr>
                  <w:rFonts w:ascii="Arial" w:eastAsia="Arial" w:hAnsi="Arial" w:cs="Arial"/>
                  <w:color w:val="0462C1"/>
                  <w:spacing w:val="-1"/>
                  <w:position w:val="-1"/>
                  <w:sz w:val="24"/>
                  <w:szCs w:val="24"/>
                  <w:u w:val="thick" w:color="0462C1"/>
                </w:rPr>
                <w:t>.</w:t>
              </w:r>
              <w:r>
                <w:rPr>
                  <w:rFonts w:ascii="Arial" w:eastAsia="Arial" w:hAnsi="Arial" w:cs="Arial"/>
                  <w:color w:val="0462C1"/>
                  <w:spacing w:val="1"/>
                  <w:position w:val="-1"/>
                  <w:sz w:val="24"/>
                  <w:szCs w:val="24"/>
                  <w:u w:val="thick" w:color="0462C1"/>
                </w:rPr>
                <w:t>a</w:t>
              </w:r>
              <w:r>
                <w:rPr>
                  <w:rFonts w:ascii="Arial" w:eastAsia="Arial" w:hAnsi="Arial" w:cs="Arial"/>
                  <w:color w:val="0462C1"/>
                  <w:position w:val="-1"/>
                  <w:sz w:val="24"/>
                  <w:szCs w:val="24"/>
                  <w:u w:val="thick" w:color="0462C1"/>
                </w:rPr>
                <w:t>c</w:t>
              </w:r>
              <w:r>
                <w:rPr>
                  <w:rFonts w:ascii="Arial" w:eastAsia="Arial" w:hAnsi="Arial" w:cs="Arial"/>
                  <w:color w:val="0462C1"/>
                  <w:spacing w:val="-1"/>
                  <w:position w:val="-1"/>
                  <w:sz w:val="24"/>
                  <w:szCs w:val="24"/>
                  <w:u w:val="thick" w:color="0462C1"/>
                </w:rPr>
                <w:t>.</w:t>
              </w:r>
              <w:r>
                <w:rPr>
                  <w:rFonts w:ascii="Arial" w:eastAsia="Arial" w:hAnsi="Arial" w:cs="Arial"/>
                  <w:color w:val="0462C1"/>
                  <w:spacing w:val="1"/>
                  <w:position w:val="-1"/>
                  <w:sz w:val="24"/>
                  <w:szCs w:val="24"/>
                  <w:u w:val="thick" w:color="0462C1"/>
                </w:rPr>
                <w:t>id</w:t>
              </w:r>
              <w:r>
                <w:rPr>
                  <w:rFonts w:ascii="Arial" w:eastAsia="Arial" w:hAnsi="Arial" w:cs="Arial"/>
                  <w:color w:val="0462C1"/>
                  <w:position w:val="-1"/>
                  <w:sz w:val="24"/>
                  <w:szCs w:val="24"/>
                  <w:u w:val="thick" w:color="0462C1"/>
                </w:rPr>
                <w:t>.</w:t>
              </w:r>
            </w:hyperlink>
          </w:p>
          <w:p w:rsidR="00936FF5" w:rsidRDefault="00936FF5" w:rsidP="00936FF5">
            <w:pPr>
              <w:spacing w:before="29" w:line="260" w:lineRule="exact"/>
              <w:rPr>
                <w:rFonts w:ascii="Arial" w:eastAsia="Arial" w:hAnsi="Arial" w:cs="Arial"/>
                <w:sz w:val="24"/>
                <w:szCs w:val="24"/>
              </w:rPr>
            </w:pPr>
            <w:r>
              <w:rPr>
                <w:rFonts w:ascii="Arial" w:eastAsia="Arial" w:hAnsi="Arial" w:cs="Arial"/>
                <w:spacing w:val="1"/>
                <w:position w:val="-1"/>
                <w:sz w:val="24"/>
                <w:szCs w:val="24"/>
              </w:rPr>
              <w:t>Con</w:t>
            </w:r>
            <w:r>
              <w:rPr>
                <w:rFonts w:ascii="Arial" w:eastAsia="Arial" w:hAnsi="Arial" w:cs="Arial"/>
                <w:spacing w:val="-1"/>
                <w:position w:val="-1"/>
                <w:sz w:val="24"/>
                <w:szCs w:val="24"/>
              </w:rPr>
              <w:t>t</w:t>
            </w:r>
            <w:r>
              <w:rPr>
                <w:rFonts w:ascii="Arial" w:eastAsia="Arial" w:hAnsi="Arial" w:cs="Arial"/>
                <w:spacing w:val="1"/>
                <w:position w:val="-1"/>
                <w:sz w:val="24"/>
                <w:szCs w:val="24"/>
              </w:rPr>
              <w:t>o</w:t>
            </w:r>
            <w:r>
              <w:rPr>
                <w:rFonts w:ascii="Arial" w:eastAsia="Arial" w:hAnsi="Arial" w:cs="Arial"/>
                <w:position w:val="-1"/>
                <w:sz w:val="24"/>
                <w:szCs w:val="24"/>
              </w:rPr>
              <w:t xml:space="preserve">h </w:t>
            </w:r>
            <w:r w:rsidR="004D7652">
              <w:rPr>
                <w:rFonts w:ascii="Arial" w:eastAsia="Arial" w:hAnsi="Arial" w:cs="Arial"/>
                <w:spacing w:val="1"/>
                <w:position w:val="-1"/>
                <w:sz w:val="24"/>
                <w:szCs w:val="24"/>
              </w:rPr>
              <w:t>x</w:t>
            </w:r>
            <w:r>
              <w:rPr>
                <w:rFonts w:ascii="Arial" w:eastAsia="Arial" w:hAnsi="Arial" w:cs="Arial"/>
                <w:position w:val="-1"/>
                <w:sz w:val="24"/>
                <w:szCs w:val="24"/>
              </w:rPr>
              <w:t>:</w:t>
            </w:r>
            <w:r>
              <w:rPr>
                <w:rFonts w:ascii="Arial" w:eastAsia="Arial" w:hAnsi="Arial" w:cs="Arial"/>
                <w:spacing w:val="-3"/>
                <w:position w:val="-1"/>
                <w:sz w:val="24"/>
                <w:szCs w:val="24"/>
              </w:rPr>
              <w:t xml:space="preserve"> </w:t>
            </w:r>
            <w:r>
              <w:rPr>
                <w:rFonts w:ascii="Arial" w:eastAsia="Arial" w:hAnsi="Arial" w:cs="Arial"/>
                <w:spacing w:val="-1"/>
                <w:position w:val="-1"/>
                <w:sz w:val="24"/>
                <w:szCs w:val="24"/>
              </w:rPr>
              <w:t>F</w:t>
            </w:r>
            <w:r>
              <w:rPr>
                <w:rFonts w:ascii="Arial" w:eastAsia="Arial" w:hAnsi="Arial" w:cs="Arial"/>
                <w:spacing w:val="1"/>
                <w:position w:val="-1"/>
                <w:sz w:val="24"/>
                <w:szCs w:val="24"/>
              </w:rPr>
              <w:t>o</w:t>
            </w:r>
            <w:r>
              <w:rPr>
                <w:rFonts w:ascii="Arial" w:eastAsia="Arial" w:hAnsi="Arial" w:cs="Arial"/>
                <w:position w:val="-1"/>
                <w:sz w:val="24"/>
                <w:szCs w:val="24"/>
              </w:rPr>
              <w:t>rm</w:t>
            </w:r>
            <w:r>
              <w:rPr>
                <w:rFonts w:ascii="Arial" w:eastAsia="Arial" w:hAnsi="Arial" w:cs="Arial"/>
                <w:spacing w:val="1"/>
                <w:position w:val="-1"/>
                <w:sz w:val="24"/>
                <w:szCs w:val="24"/>
              </w:rPr>
              <w:t>u</w:t>
            </w:r>
            <w:r>
              <w:rPr>
                <w:rFonts w:ascii="Arial" w:eastAsia="Arial" w:hAnsi="Arial" w:cs="Arial"/>
                <w:spacing w:val="-3"/>
                <w:position w:val="-1"/>
                <w:sz w:val="24"/>
                <w:szCs w:val="24"/>
              </w:rPr>
              <w:t>l</w:t>
            </w:r>
            <w:r>
              <w:rPr>
                <w:rFonts w:ascii="Arial" w:eastAsia="Arial" w:hAnsi="Arial" w:cs="Arial"/>
                <w:spacing w:val="1"/>
                <w:position w:val="-1"/>
                <w:sz w:val="24"/>
                <w:szCs w:val="24"/>
              </w:rPr>
              <w:t>i</w:t>
            </w:r>
            <w:r>
              <w:rPr>
                <w:rFonts w:ascii="Arial" w:eastAsia="Arial" w:hAnsi="Arial" w:cs="Arial"/>
                <w:position w:val="-1"/>
                <w:sz w:val="24"/>
                <w:szCs w:val="24"/>
              </w:rPr>
              <w:t>r</w:t>
            </w:r>
            <w:r>
              <w:rPr>
                <w:rFonts w:ascii="Arial" w:eastAsia="Arial" w:hAnsi="Arial" w:cs="Arial"/>
                <w:spacing w:val="-1"/>
                <w:position w:val="-1"/>
                <w:sz w:val="24"/>
                <w:szCs w:val="24"/>
              </w:rPr>
              <w:t xml:space="preserve"> </w:t>
            </w:r>
            <w:r>
              <w:rPr>
                <w:rFonts w:ascii="Arial" w:eastAsia="Arial" w:hAnsi="Arial" w:cs="Arial"/>
                <w:spacing w:val="1"/>
                <w:position w:val="-1"/>
                <w:sz w:val="24"/>
                <w:szCs w:val="24"/>
              </w:rPr>
              <w:t>u</w:t>
            </w:r>
            <w:r>
              <w:rPr>
                <w:rFonts w:ascii="Arial" w:eastAsia="Arial" w:hAnsi="Arial" w:cs="Arial"/>
                <w:position w:val="-1"/>
                <w:sz w:val="24"/>
                <w:szCs w:val="24"/>
              </w:rPr>
              <w:t>s</w:t>
            </w:r>
            <w:r>
              <w:rPr>
                <w:rFonts w:ascii="Arial" w:eastAsia="Arial" w:hAnsi="Arial" w:cs="Arial"/>
                <w:spacing w:val="1"/>
                <w:position w:val="-1"/>
                <w:sz w:val="24"/>
                <w:szCs w:val="24"/>
              </w:rPr>
              <w:t>ul</w:t>
            </w:r>
            <w:r>
              <w:rPr>
                <w:rFonts w:ascii="Arial" w:eastAsia="Arial" w:hAnsi="Arial" w:cs="Arial"/>
                <w:spacing w:val="-3"/>
                <w:position w:val="-1"/>
                <w:sz w:val="24"/>
                <w:szCs w:val="24"/>
              </w:rPr>
              <w:t>a</w:t>
            </w:r>
            <w:r>
              <w:rPr>
                <w:rFonts w:ascii="Arial" w:eastAsia="Arial" w:hAnsi="Arial" w:cs="Arial"/>
                <w:position w:val="-1"/>
                <w:sz w:val="24"/>
                <w:szCs w:val="24"/>
              </w:rPr>
              <w:t xml:space="preserve">n </w:t>
            </w:r>
            <w:r>
              <w:rPr>
                <w:rFonts w:ascii="Arial" w:eastAsia="Arial" w:hAnsi="Arial" w:cs="Arial"/>
                <w:spacing w:val="1"/>
                <w:position w:val="-1"/>
                <w:sz w:val="24"/>
                <w:szCs w:val="24"/>
              </w:rPr>
              <w:t>pe</w:t>
            </w:r>
            <w:r>
              <w:rPr>
                <w:rFonts w:ascii="Arial" w:eastAsia="Arial" w:hAnsi="Arial" w:cs="Arial"/>
                <w:spacing w:val="-3"/>
                <w:position w:val="-1"/>
                <w:sz w:val="24"/>
                <w:szCs w:val="24"/>
              </w:rPr>
              <w:t>n</w:t>
            </w:r>
            <w:r>
              <w:rPr>
                <w:rFonts w:ascii="Arial" w:eastAsia="Arial" w:hAnsi="Arial" w:cs="Arial"/>
                <w:spacing w:val="1"/>
                <w:position w:val="-1"/>
                <w:sz w:val="24"/>
                <w:szCs w:val="24"/>
              </w:rPr>
              <w:t>eli</w:t>
            </w:r>
            <w:r>
              <w:rPr>
                <w:rFonts w:ascii="Arial" w:eastAsia="Arial" w:hAnsi="Arial" w:cs="Arial"/>
                <w:spacing w:val="-1"/>
                <w:position w:val="-1"/>
                <w:sz w:val="24"/>
                <w:szCs w:val="24"/>
              </w:rPr>
              <w:t>t</w:t>
            </w:r>
            <w:r>
              <w:rPr>
                <w:rFonts w:ascii="Arial" w:eastAsia="Arial" w:hAnsi="Arial" w:cs="Arial"/>
                <w:spacing w:val="-3"/>
                <w:position w:val="-1"/>
                <w:sz w:val="24"/>
                <w:szCs w:val="24"/>
              </w:rPr>
              <w:t>i</w:t>
            </w:r>
            <w:r>
              <w:rPr>
                <w:rFonts w:ascii="Arial" w:eastAsia="Arial" w:hAnsi="Arial" w:cs="Arial"/>
                <w:spacing w:val="1"/>
                <w:position w:val="-1"/>
                <w:sz w:val="24"/>
                <w:szCs w:val="24"/>
              </w:rPr>
              <w:t>a</w:t>
            </w:r>
            <w:r>
              <w:rPr>
                <w:rFonts w:ascii="Arial" w:eastAsia="Arial" w:hAnsi="Arial" w:cs="Arial"/>
                <w:position w:val="-1"/>
                <w:sz w:val="24"/>
                <w:szCs w:val="24"/>
              </w:rPr>
              <w:t>n</w:t>
            </w:r>
          </w:p>
          <w:p w:rsidR="00936FF5" w:rsidRDefault="00936FF5" w:rsidP="00936FF5">
            <w:pPr>
              <w:spacing w:line="200" w:lineRule="exact"/>
            </w:pPr>
          </w:p>
          <w:p w:rsidR="00936FF5" w:rsidRDefault="004D7652" w:rsidP="00936FF5">
            <w:pPr>
              <w:ind w:right="2115"/>
              <w:rPr>
                <w:rFonts w:ascii="Arial" w:eastAsia="Arial" w:hAnsi="Arial" w:cs="Arial"/>
                <w:sz w:val="24"/>
                <w:szCs w:val="24"/>
              </w:rPr>
            </w:pPr>
            <w:r>
              <w:rPr>
                <w:noProof/>
              </w:rPr>
              <w:drawing>
                <wp:inline distT="0" distB="0" distL="0" distR="0" wp14:anchorId="2A7EFA7A" wp14:editId="645BD8A9">
                  <wp:extent cx="4429125" cy="22002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1a.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48991" cy="2210129"/>
                          </a:xfrm>
                          <a:prstGeom prst="rect">
                            <a:avLst/>
                          </a:prstGeom>
                        </pic:spPr>
                      </pic:pic>
                    </a:graphicData>
                  </a:graphic>
                </wp:inline>
              </w:drawing>
            </w:r>
          </w:p>
          <w:p w:rsidR="004D7652" w:rsidRDefault="004D7652" w:rsidP="00936FF5">
            <w:pPr>
              <w:ind w:right="2115"/>
              <w:rPr>
                <w:rFonts w:ascii="Arial" w:eastAsia="Arial" w:hAnsi="Arial" w:cs="Arial"/>
                <w:sz w:val="24"/>
                <w:szCs w:val="24"/>
              </w:rPr>
            </w:pPr>
          </w:p>
          <w:p w:rsidR="004D7652" w:rsidRDefault="004D7652" w:rsidP="004D7652">
            <w:pPr>
              <w:rPr>
                <w:rFonts w:ascii="Arial" w:hAnsi="Arial" w:cs="Arial"/>
                <w:sz w:val="24"/>
              </w:rPr>
            </w:pPr>
            <w:r w:rsidRPr="004D7652">
              <w:rPr>
                <w:rFonts w:ascii="Arial" w:hAnsi="Arial" w:cs="Arial"/>
                <w:sz w:val="24"/>
              </w:rPr>
              <w:t xml:space="preserve">Formulir pengajuan proposal pengabdian kepada masyarakat, penilaian proposal hibah pengabdian kepada masyarakat oleh dosen dapat dilakukan di sistem informasi </w:t>
            </w:r>
            <w:hyperlink r:id="rId29" w:history="1">
              <w:r w:rsidRPr="004D7652">
                <w:rPr>
                  <w:rStyle w:val="Hyperlink"/>
                  <w:rFonts w:ascii="Arial" w:eastAsiaTheme="majorEastAsia" w:hAnsi="Arial" w:cs="Arial"/>
                  <w:sz w:val="24"/>
                </w:rPr>
                <w:t>https://semar.machung.ac.id</w:t>
              </w:r>
            </w:hyperlink>
            <w:r w:rsidRPr="004D7652">
              <w:rPr>
                <w:rFonts w:ascii="Arial" w:hAnsi="Arial" w:cs="Arial"/>
                <w:sz w:val="24"/>
              </w:rPr>
              <w:t xml:space="preserve"> </w:t>
            </w:r>
          </w:p>
          <w:p w:rsidR="004D7652" w:rsidRDefault="004D7652" w:rsidP="004D7652">
            <w:pPr>
              <w:rPr>
                <w:rFonts w:ascii="Arial" w:hAnsi="Arial" w:cs="Arial"/>
                <w:sz w:val="24"/>
              </w:rPr>
            </w:pPr>
          </w:p>
          <w:p w:rsidR="004D7652" w:rsidRPr="004D7652" w:rsidRDefault="004D7652" w:rsidP="004D7652">
            <w:pPr>
              <w:rPr>
                <w:rFonts w:ascii="Arial" w:hAnsi="Arial" w:cs="Arial"/>
                <w:sz w:val="24"/>
              </w:rPr>
            </w:pPr>
            <w:r>
              <w:rPr>
                <w:noProof/>
              </w:rPr>
              <w:drawing>
                <wp:inline distT="0" distB="0" distL="0" distR="0" wp14:anchorId="48D63947" wp14:editId="5D602B96">
                  <wp:extent cx="4566737" cy="2179143"/>
                  <wp:effectExtent l="0" t="0" r="571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1b.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60831" cy="2224042"/>
                          </a:xfrm>
                          <a:prstGeom prst="rect">
                            <a:avLst/>
                          </a:prstGeom>
                        </pic:spPr>
                      </pic:pic>
                    </a:graphicData>
                  </a:graphic>
                </wp:inline>
              </w:drawing>
            </w:r>
          </w:p>
          <w:p w:rsidR="004D7652" w:rsidRDefault="004D7652" w:rsidP="00936FF5">
            <w:pPr>
              <w:ind w:right="2115"/>
              <w:rPr>
                <w:rFonts w:ascii="Arial" w:eastAsia="Arial" w:hAnsi="Arial" w:cs="Arial"/>
                <w:sz w:val="24"/>
                <w:szCs w:val="24"/>
              </w:rPr>
            </w:pPr>
          </w:p>
          <w:p w:rsidR="004D7652" w:rsidRDefault="004D7652" w:rsidP="00936FF5">
            <w:pPr>
              <w:ind w:right="2115"/>
              <w:rPr>
                <w:rFonts w:ascii="Arial" w:eastAsia="Arial" w:hAnsi="Arial" w:cs="Arial"/>
                <w:sz w:val="24"/>
                <w:szCs w:val="24"/>
              </w:rPr>
            </w:pPr>
          </w:p>
        </w:tc>
      </w:tr>
    </w:tbl>
    <w:p w:rsidR="007478E8" w:rsidRDefault="007478E8" w:rsidP="00DB0FF4">
      <w:pPr>
        <w:spacing w:before="1" w:line="277" w:lineRule="auto"/>
        <w:ind w:right="62"/>
        <w:rPr>
          <w:rFonts w:ascii="Arial" w:eastAsia="Arial" w:hAnsi="Arial" w:cs="Arial"/>
          <w:sz w:val="24"/>
          <w:szCs w:val="24"/>
        </w:rPr>
      </w:pPr>
    </w:p>
    <w:p w:rsidR="006341DF" w:rsidRDefault="006341DF" w:rsidP="00DB0FF4">
      <w:pPr>
        <w:spacing w:before="1" w:line="277" w:lineRule="auto"/>
        <w:ind w:right="62"/>
        <w:rPr>
          <w:rFonts w:ascii="Arial" w:eastAsia="Arial" w:hAnsi="Arial" w:cs="Arial"/>
          <w:sz w:val="24"/>
          <w:szCs w:val="24"/>
        </w:rPr>
        <w:sectPr w:rsidR="006341DF">
          <w:pgSz w:w="11920" w:h="16840"/>
          <w:pgMar w:top="1560" w:right="1140" w:bottom="280" w:left="1440" w:header="0" w:footer="821" w:gutter="0"/>
          <w:cols w:space="720"/>
        </w:sectPr>
      </w:pPr>
    </w:p>
    <w:p w:rsidR="00855DAC" w:rsidRDefault="00855DAC" w:rsidP="00DB0FF4">
      <w:pPr>
        <w:spacing w:before="1" w:line="277" w:lineRule="auto"/>
        <w:ind w:right="62"/>
        <w:rPr>
          <w:rFonts w:ascii="Arial" w:eastAsia="Arial" w:hAnsi="Arial" w:cs="Arial"/>
          <w:i/>
          <w:color w:val="5B9BD5" w:themeColor="accent1"/>
          <w:sz w:val="24"/>
          <w:szCs w:val="24"/>
        </w:rPr>
      </w:pPr>
      <w:r w:rsidRPr="0085320D">
        <w:rPr>
          <w:rFonts w:ascii="Arial" w:eastAsia="Arial" w:hAnsi="Arial" w:cs="Arial"/>
          <w:i/>
          <w:color w:val="C00000"/>
          <w:sz w:val="24"/>
          <w:szCs w:val="24"/>
        </w:rPr>
        <w:lastRenderedPageBreak/>
        <w:t>k</w:t>
      </w:r>
      <w:r w:rsidRPr="0085320D">
        <w:rPr>
          <w:rFonts w:ascii="Arial" w:eastAsia="Arial" w:hAnsi="Arial" w:cs="Arial"/>
          <w:i/>
          <w:color w:val="C00000"/>
          <w:spacing w:val="1"/>
          <w:sz w:val="24"/>
          <w:szCs w:val="24"/>
        </w:rPr>
        <w:t>ebe</w:t>
      </w:r>
      <w:r w:rsidRPr="0085320D">
        <w:rPr>
          <w:rFonts w:ascii="Arial" w:eastAsia="Arial" w:hAnsi="Arial" w:cs="Arial"/>
          <w:i/>
          <w:color w:val="C00000"/>
          <w:sz w:val="24"/>
          <w:szCs w:val="24"/>
        </w:rPr>
        <w:t>r</w:t>
      </w:r>
      <w:r w:rsidRPr="0085320D">
        <w:rPr>
          <w:rFonts w:ascii="Arial" w:eastAsia="Arial" w:hAnsi="Arial" w:cs="Arial"/>
          <w:i/>
          <w:color w:val="C00000"/>
          <w:spacing w:val="-2"/>
          <w:sz w:val="24"/>
          <w:szCs w:val="24"/>
        </w:rPr>
        <w:t>a</w:t>
      </w:r>
      <w:r w:rsidRPr="0085320D">
        <w:rPr>
          <w:rFonts w:ascii="Arial" w:eastAsia="Arial" w:hAnsi="Arial" w:cs="Arial"/>
          <w:i/>
          <w:color w:val="C00000"/>
          <w:spacing w:val="1"/>
          <w:sz w:val="24"/>
          <w:szCs w:val="24"/>
        </w:rPr>
        <w:t>da</w:t>
      </w:r>
      <w:r w:rsidRPr="0085320D">
        <w:rPr>
          <w:rFonts w:ascii="Arial" w:eastAsia="Arial" w:hAnsi="Arial" w:cs="Arial"/>
          <w:i/>
          <w:color w:val="C00000"/>
          <w:spacing w:val="-1"/>
          <w:sz w:val="24"/>
          <w:szCs w:val="24"/>
        </w:rPr>
        <w:t>a</w:t>
      </w:r>
      <w:r w:rsidRPr="0085320D">
        <w:rPr>
          <w:rFonts w:ascii="Arial" w:eastAsia="Arial" w:hAnsi="Arial" w:cs="Arial"/>
          <w:i/>
          <w:color w:val="C00000"/>
          <w:sz w:val="24"/>
          <w:szCs w:val="24"/>
        </w:rPr>
        <w:t xml:space="preserve">n </w:t>
      </w:r>
      <w:r w:rsidRPr="0085320D">
        <w:rPr>
          <w:rFonts w:ascii="Arial" w:eastAsia="Arial" w:hAnsi="Arial" w:cs="Arial"/>
          <w:i/>
          <w:color w:val="C00000"/>
          <w:spacing w:val="19"/>
          <w:sz w:val="24"/>
          <w:szCs w:val="24"/>
        </w:rPr>
        <w:t xml:space="preserve"> </w:t>
      </w:r>
      <w:r w:rsidRPr="0085320D">
        <w:rPr>
          <w:rFonts w:ascii="Arial" w:eastAsia="Arial" w:hAnsi="Arial" w:cs="Arial"/>
          <w:i/>
          <w:color w:val="C00000"/>
          <w:sz w:val="24"/>
          <w:szCs w:val="24"/>
        </w:rPr>
        <w:t>re</w:t>
      </w:r>
      <w:r w:rsidRPr="0085320D">
        <w:rPr>
          <w:rFonts w:ascii="Arial" w:eastAsia="Arial" w:hAnsi="Arial" w:cs="Arial"/>
          <w:i/>
          <w:color w:val="C00000"/>
          <w:spacing w:val="1"/>
          <w:sz w:val="24"/>
          <w:szCs w:val="24"/>
        </w:rPr>
        <w:t>n</w:t>
      </w:r>
      <w:r w:rsidRPr="0085320D">
        <w:rPr>
          <w:rFonts w:ascii="Arial" w:eastAsia="Arial" w:hAnsi="Arial" w:cs="Arial"/>
          <w:i/>
          <w:color w:val="C00000"/>
          <w:sz w:val="24"/>
          <w:szCs w:val="24"/>
        </w:rPr>
        <w:t>c</w:t>
      </w:r>
      <w:r w:rsidRPr="0085320D">
        <w:rPr>
          <w:rFonts w:ascii="Arial" w:eastAsia="Arial" w:hAnsi="Arial" w:cs="Arial"/>
          <w:i/>
          <w:color w:val="C00000"/>
          <w:spacing w:val="-1"/>
          <w:sz w:val="24"/>
          <w:szCs w:val="24"/>
        </w:rPr>
        <w:t>a</w:t>
      </w:r>
      <w:r w:rsidRPr="0085320D">
        <w:rPr>
          <w:rFonts w:ascii="Arial" w:eastAsia="Arial" w:hAnsi="Arial" w:cs="Arial"/>
          <w:i/>
          <w:color w:val="C00000"/>
          <w:spacing w:val="1"/>
          <w:sz w:val="24"/>
          <w:szCs w:val="24"/>
        </w:rPr>
        <w:t>n</w:t>
      </w:r>
      <w:r w:rsidRPr="0085320D">
        <w:rPr>
          <w:rFonts w:ascii="Arial" w:eastAsia="Arial" w:hAnsi="Arial" w:cs="Arial"/>
          <w:i/>
          <w:color w:val="C00000"/>
          <w:sz w:val="24"/>
          <w:szCs w:val="24"/>
        </w:rPr>
        <w:t xml:space="preserve">a </w:t>
      </w:r>
      <w:r w:rsidRPr="0085320D">
        <w:rPr>
          <w:rFonts w:ascii="Arial" w:eastAsia="Arial" w:hAnsi="Arial" w:cs="Arial"/>
          <w:i/>
          <w:color w:val="C00000"/>
          <w:spacing w:val="16"/>
          <w:sz w:val="24"/>
          <w:szCs w:val="24"/>
        </w:rPr>
        <w:t xml:space="preserve"> </w:t>
      </w:r>
      <w:r w:rsidRPr="0085320D">
        <w:rPr>
          <w:rFonts w:ascii="Arial" w:eastAsia="Arial" w:hAnsi="Arial" w:cs="Arial"/>
          <w:i/>
          <w:color w:val="C00000"/>
          <w:sz w:val="24"/>
          <w:szCs w:val="24"/>
        </w:rPr>
        <w:t>i</w:t>
      </w:r>
      <w:r w:rsidRPr="0085320D">
        <w:rPr>
          <w:rFonts w:ascii="Arial" w:eastAsia="Arial" w:hAnsi="Arial" w:cs="Arial"/>
          <w:i/>
          <w:color w:val="C00000"/>
          <w:spacing w:val="1"/>
          <w:sz w:val="24"/>
          <w:szCs w:val="24"/>
        </w:rPr>
        <w:t>mp</w:t>
      </w:r>
      <w:r w:rsidRPr="0085320D">
        <w:rPr>
          <w:rFonts w:ascii="Arial" w:eastAsia="Arial" w:hAnsi="Arial" w:cs="Arial"/>
          <w:i/>
          <w:color w:val="C00000"/>
          <w:sz w:val="24"/>
          <w:szCs w:val="24"/>
        </w:rPr>
        <w:t>l</w:t>
      </w:r>
      <w:r w:rsidRPr="0085320D">
        <w:rPr>
          <w:rFonts w:ascii="Arial" w:eastAsia="Arial" w:hAnsi="Arial" w:cs="Arial"/>
          <w:i/>
          <w:color w:val="C00000"/>
          <w:spacing w:val="-2"/>
          <w:sz w:val="24"/>
          <w:szCs w:val="24"/>
        </w:rPr>
        <w:t>e</w:t>
      </w:r>
      <w:r w:rsidRPr="0085320D">
        <w:rPr>
          <w:rFonts w:ascii="Arial" w:eastAsia="Arial" w:hAnsi="Arial" w:cs="Arial"/>
          <w:i/>
          <w:color w:val="C00000"/>
          <w:spacing w:val="1"/>
          <w:sz w:val="24"/>
          <w:szCs w:val="24"/>
        </w:rPr>
        <w:t>me</w:t>
      </w:r>
      <w:r w:rsidRPr="0085320D">
        <w:rPr>
          <w:rFonts w:ascii="Arial" w:eastAsia="Arial" w:hAnsi="Arial" w:cs="Arial"/>
          <w:i/>
          <w:color w:val="C00000"/>
          <w:spacing w:val="-1"/>
          <w:sz w:val="24"/>
          <w:szCs w:val="24"/>
        </w:rPr>
        <w:t>n</w:t>
      </w:r>
      <w:r w:rsidRPr="0085320D">
        <w:rPr>
          <w:rFonts w:ascii="Arial" w:eastAsia="Arial" w:hAnsi="Arial" w:cs="Arial"/>
          <w:i/>
          <w:color w:val="C00000"/>
          <w:sz w:val="24"/>
          <w:szCs w:val="24"/>
        </w:rPr>
        <w:t>t</w:t>
      </w:r>
      <w:r w:rsidRPr="0085320D">
        <w:rPr>
          <w:rFonts w:ascii="Arial" w:eastAsia="Arial" w:hAnsi="Arial" w:cs="Arial"/>
          <w:i/>
          <w:color w:val="C00000"/>
          <w:spacing w:val="1"/>
          <w:sz w:val="24"/>
          <w:szCs w:val="24"/>
        </w:rPr>
        <w:t>a</w:t>
      </w:r>
      <w:r w:rsidRPr="0085320D">
        <w:rPr>
          <w:rFonts w:ascii="Arial" w:eastAsia="Arial" w:hAnsi="Arial" w:cs="Arial"/>
          <w:i/>
          <w:color w:val="C00000"/>
          <w:sz w:val="24"/>
          <w:szCs w:val="24"/>
        </w:rPr>
        <w:t xml:space="preserve">si </w:t>
      </w:r>
      <w:r w:rsidRPr="0085320D">
        <w:rPr>
          <w:rFonts w:ascii="Arial" w:eastAsia="Arial" w:hAnsi="Arial" w:cs="Arial"/>
          <w:i/>
          <w:color w:val="C00000"/>
          <w:spacing w:val="18"/>
          <w:sz w:val="24"/>
          <w:szCs w:val="24"/>
        </w:rPr>
        <w:t xml:space="preserve"> </w:t>
      </w:r>
      <w:r w:rsidRPr="0085320D">
        <w:rPr>
          <w:rFonts w:ascii="Arial" w:eastAsia="Arial" w:hAnsi="Arial" w:cs="Arial"/>
          <w:i/>
          <w:color w:val="C00000"/>
          <w:spacing w:val="1"/>
          <w:sz w:val="24"/>
          <w:szCs w:val="24"/>
        </w:rPr>
        <w:t>p</w:t>
      </w:r>
      <w:r w:rsidRPr="0085320D">
        <w:rPr>
          <w:rFonts w:ascii="Arial" w:eastAsia="Arial" w:hAnsi="Arial" w:cs="Arial"/>
          <w:i/>
          <w:color w:val="C00000"/>
          <w:spacing w:val="-1"/>
          <w:sz w:val="24"/>
          <w:szCs w:val="24"/>
        </w:rPr>
        <w:t>e</w:t>
      </w:r>
      <w:r w:rsidRPr="0085320D">
        <w:rPr>
          <w:rFonts w:ascii="Arial" w:eastAsia="Arial" w:hAnsi="Arial" w:cs="Arial"/>
          <w:i/>
          <w:color w:val="C00000"/>
          <w:spacing w:val="1"/>
          <w:sz w:val="24"/>
          <w:szCs w:val="24"/>
        </w:rPr>
        <w:t>n</w:t>
      </w:r>
      <w:r w:rsidRPr="0085320D">
        <w:rPr>
          <w:rFonts w:ascii="Arial" w:eastAsia="Arial" w:hAnsi="Arial" w:cs="Arial"/>
          <w:i/>
          <w:color w:val="C00000"/>
          <w:sz w:val="24"/>
          <w:szCs w:val="24"/>
        </w:rPr>
        <w:t>j</w:t>
      </w:r>
      <w:r w:rsidRPr="0085320D">
        <w:rPr>
          <w:rFonts w:ascii="Arial" w:eastAsia="Arial" w:hAnsi="Arial" w:cs="Arial"/>
          <w:i/>
          <w:color w:val="C00000"/>
          <w:spacing w:val="-2"/>
          <w:sz w:val="24"/>
          <w:szCs w:val="24"/>
        </w:rPr>
        <w:t>a</w:t>
      </w:r>
      <w:r w:rsidRPr="0085320D">
        <w:rPr>
          <w:rFonts w:ascii="Arial" w:eastAsia="Arial" w:hAnsi="Arial" w:cs="Arial"/>
          <w:i/>
          <w:color w:val="C00000"/>
          <w:spacing w:val="1"/>
          <w:sz w:val="24"/>
          <w:szCs w:val="24"/>
        </w:rPr>
        <w:t>m</w:t>
      </w:r>
      <w:r w:rsidRPr="0085320D">
        <w:rPr>
          <w:rFonts w:ascii="Arial" w:eastAsia="Arial" w:hAnsi="Arial" w:cs="Arial"/>
          <w:i/>
          <w:color w:val="C00000"/>
          <w:sz w:val="24"/>
          <w:szCs w:val="24"/>
        </w:rPr>
        <w:t>in</w:t>
      </w:r>
      <w:r w:rsidRPr="0085320D">
        <w:rPr>
          <w:rFonts w:ascii="Arial" w:eastAsia="Arial" w:hAnsi="Arial" w:cs="Arial"/>
          <w:i/>
          <w:color w:val="C00000"/>
          <w:spacing w:val="1"/>
          <w:sz w:val="24"/>
          <w:szCs w:val="24"/>
        </w:rPr>
        <w:t>a</w:t>
      </w:r>
      <w:r w:rsidRPr="0085320D">
        <w:rPr>
          <w:rFonts w:ascii="Arial" w:eastAsia="Arial" w:hAnsi="Arial" w:cs="Arial"/>
          <w:i/>
          <w:color w:val="C00000"/>
          <w:sz w:val="24"/>
          <w:szCs w:val="24"/>
        </w:rPr>
        <w:t xml:space="preserve">n </w:t>
      </w:r>
      <w:r w:rsidRPr="0085320D">
        <w:rPr>
          <w:rFonts w:ascii="Arial" w:eastAsia="Arial" w:hAnsi="Arial" w:cs="Arial"/>
          <w:i/>
          <w:color w:val="C00000"/>
          <w:spacing w:val="16"/>
          <w:sz w:val="24"/>
          <w:szCs w:val="24"/>
        </w:rPr>
        <w:t xml:space="preserve"> </w:t>
      </w:r>
      <w:r w:rsidRPr="0085320D">
        <w:rPr>
          <w:rFonts w:ascii="Arial" w:eastAsia="Arial" w:hAnsi="Arial" w:cs="Arial"/>
          <w:i/>
          <w:color w:val="C00000"/>
          <w:spacing w:val="1"/>
          <w:sz w:val="24"/>
          <w:szCs w:val="24"/>
        </w:rPr>
        <w:t>mu</w:t>
      </w:r>
      <w:r w:rsidRPr="0085320D">
        <w:rPr>
          <w:rFonts w:ascii="Arial" w:eastAsia="Arial" w:hAnsi="Arial" w:cs="Arial"/>
          <w:i/>
          <w:color w:val="C00000"/>
          <w:spacing w:val="-2"/>
          <w:sz w:val="24"/>
          <w:szCs w:val="24"/>
        </w:rPr>
        <w:t>t</w:t>
      </w:r>
      <w:r w:rsidRPr="0085320D">
        <w:rPr>
          <w:rFonts w:ascii="Arial" w:eastAsia="Arial" w:hAnsi="Arial" w:cs="Arial"/>
          <w:i/>
          <w:color w:val="C00000"/>
          <w:sz w:val="24"/>
          <w:szCs w:val="24"/>
        </w:rPr>
        <w:t xml:space="preserve">u </w:t>
      </w:r>
      <w:r w:rsidRPr="0085320D">
        <w:rPr>
          <w:rFonts w:ascii="Arial" w:eastAsia="Arial" w:hAnsi="Arial" w:cs="Arial"/>
          <w:i/>
          <w:color w:val="C00000"/>
          <w:spacing w:val="19"/>
          <w:sz w:val="24"/>
          <w:szCs w:val="24"/>
        </w:rPr>
        <w:t xml:space="preserve"> </w:t>
      </w:r>
      <w:r w:rsidRPr="0085320D">
        <w:rPr>
          <w:rFonts w:ascii="Arial" w:eastAsia="Arial" w:hAnsi="Arial" w:cs="Arial"/>
          <w:i/>
          <w:color w:val="C00000"/>
          <w:spacing w:val="-2"/>
          <w:sz w:val="24"/>
          <w:szCs w:val="24"/>
        </w:rPr>
        <w:t>y</w:t>
      </w:r>
      <w:r w:rsidRPr="0085320D">
        <w:rPr>
          <w:rFonts w:ascii="Arial" w:eastAsia="Arial" w:hAnsi="Arial" w:cs="Arial"/>
          <w:i/>
          <w:color w:val="C00000"/>
          <w:spacing w:val="1"/>
          <w:sz w:val="24"/>
          <w:szCs w:val="24"/>
        </w:rPr>
        <w:t>an</w:t>
      </w:r>
      <w:r w:rsidRPr="0085320D">
        <w:rPr>
          <w:rFonts w:ascii="Arial" w:eastAsia="Arial" w:hAnsi="Arial" w:cs="Arial"/>
          <w:i/>
          <w:color w:val="C00000"/>
          <w:sz w:val="24"/>
          <w:szCs w:val="24"/>
        </w:rPr>
        <w:t xml:space="preserve">g </w:t>
      </w:r>
      <w:r w:rsidRPr="0085320D">
        <w:rPr>
          <w:rFonts w:ascii="Arial" w:eastAsia="Arial" w:hAnsi="Arial" w:cs="Arial"/>
          <w:i/>
          <w:color w:val="C00000"/>
          <w:spacing w:val="17"/>
          <w:sz w:val="24"/>
          <w:szCs w:val="24"/>
        </w:rPr>
        <w:t xml:space="preserve"> </w:t>
      </w:r>
      <w:r w:rsidRPr="0085320D">
        <w:rPr>
          <w:rFonts w:ascii="Arial" w:eastAsia="Arial" w:hAnsi="Arial" w:cs="Arial"/>
          <w:i/>
          <w:color w:val="C00000"/>
          <w:spacing w:val="1"/>
          <w:sz w:val="24"/>
          <w:szCs w:val="24"/>
        </w:rPr>
        <w:t>me</w:t>
      </w:r>
      <w:r w:rsidRPr="0085320D">
        <w:rPr>
          <w:rFonts w:ascii="Arial" w:eastAsia="Arial" w:hAnsi="Arial" w:cs="Arial"/>
          <w:i/>
          <w:color w:val="C00000"/>
          <w:spacing w:val="-1"/>
          <w:sz w:val="24"/>
          <w:szCs w:val="24"/>
        </w:rPr>
        <w:t>n</w:t>
      </w:r>
      <w:r w:rsidRPr="0085320D">
        <w:rPr>
          <w:rFonts w:ascii="Arial" w:eastAsia="Arial" w:hAnsi="Arial" w:cs="Arial"/>
          <w:i/>
          <w:color w:val="C00000"/>
          <w:sz w:val="24"/>
          <w:szCs w:val="24"/>
        </w:rPr>
        <w:t>c</w:t>
      </w:r>
      <w:r w:rsidRPr="0085320D">
        <w:rPr>
          <w:rFonts w:ascii="Arial" w:eastAsia="Arial" w:hAnsi="Arial" w:cs="Arial"/>
          <w:i/>
          <w:color w:val="C00000"/>
          <w:spacing w:val="1"/>
          <w:sz w:val="24"/>
          <w:szCs w:val="24"/>
        </w:rPr>
        <w:t>a</w:t>
      </w:r>
      <w:r w:rsidRPr="0085320D">
        <w:rPr>
          <w:rFonts w:ascii="Arial" w:eastAsia="Arial" w:hAnsi="Arial" w:cs="Arial"/>
          <w:i/>
          <w:color w:val="C00000"/>
          <w:sz w:val="24"/>
          <w:szCs w:val="24"/>
        </w:rPr>
        <w:t>k</w:t>
      </w:r>
      <w:r w:rsidRPr="0085320D">
        <w:rPr>
          <w:rFonts w:ascii="Arial" w:eastAsia="Arial" w:hAnsi="Arial" w:cs="Arial"/>
          <w:i/>
          <w:color w:val="C00000"/>
          <w:spacing w:val="1"/>
          <w:sz w:val="24"/>
          <w:szCs w:val="24"/>
        </w:rPr>
        <w:t>up</w:t>
      </w:r>
      <w:r w:rsidRPr="0085320D">
        <w:rPr>
          <w:rFonts w:ascii="Arial" w:eastAsia="Arial" w:hAnsi="Arial" w:cs="Arial"/>
          <w:i/>
          <w:color w:val="C00000"/>
          <w:sz w:val="24"/>
          <w:szCs w:val="24"/>
        </w:rPr>
        <w:t>:</w:t>
      </w:r>
      <w:r w:rsidR="00DB0FF4" w:rsidRPr="0085320D">
        <w:rPr>
          <w:rFonts w:ascii="Arial" w:eastAsia="Arial" w:hAnsi="Arial" w:cs="Arial"/>
          <w:i/>
          <w:color w:val="C00000"/>
          <w:sz w:val="24"/>
          <w:szCs w:val="24"/>
        </w:rPr>
        <w:t xml:space="preserve"> </w:t>
      </w:r>
      <w:r w:rsidRPr="0085320D">
        <w:rPr>
          <w:rFonts w:ascii="Arial" w:eastAsia="Arial" w:hAnsi="Arial" w:cs="Arial"/>
          <w:i/>
          <w:color w:val="C00000"/>
          <w:sz w:val="24"/>
          <w:szCs w:val="24"/>
        </w:rPr>
        <w:t>strat</w:t>
      </w:r>
      <w:r w:rsidRPr="0085320D">
        <w:rPr>
          <w:rFonts w:ascii="Arial" w:eastAsia="Arial" w:hAnsi="Arial" w:cs="Arial"/>
          <w:i/>
          <w:color w:val="C00000"/>
          <w:spacing w:val="1"/>
          <w:sz w:val="24"/>
          <w:szCs w:val="24"/>
        </w:rPr>
        <w:t>e</w:t>
      </w:r>
      <w:r w:rsidRPr="0085320D">
        <w:rPr>
          <w:rFonts w:ascii="Arial" w:eastAsia="Arial" w:hAnsi="Arial" w:cs="Arial"/>
          <w:i/>
          <w:color w:val="C00000"/>
          <w:spacing w:val="-1"/>
          <w:sz w:val="24"/>
          <w:szCs w:val="24"/>
        </w:rPr>
        <w:t>g</w:t>
      </w:r>
      <w:r w:rsidRPr="0085320D">
        <w:rPr>
          <w:rFonts w:ascii="Arial" w:eastAsia="Arial" w:hAnsi="Arial" w:cs="Arial"/>
          <w:i/>
          <w:color w:val="C00000"/>
          <w:sz w:val="24"/>
          <w:szCs w:val="24"/>
        </w:rPr>
        <w:t xml:space="preserve">i, </w:t>
      </w:r>
      <w:r w:rsidRPr="0085320D">
        <w:rPr>
          <w:rFonts w:ascii="Arial" w:eastAsia="Arial" w:hAnsi="Arial" w:cs="Arial"/>
          <w:i/>
          <w:color w:val="C00000"/>
          <w:spacing w:val="28"/>
          <w:sz w:val="24"/>
          <w:szCs w:val="24"/>
        </w:rPr>
        <w:t xml:space="preserve"> </w:t>
      </w:r>
      <w:r w:rsidRPr="0085320D">
        <w:rPr>
          <w:rFonts w:ascii="Arial" w:eastAsia="Arial" w:hAnsi="Arial" w:cs="Arial"/>
          <w:i/>
          <w:color w:val="C00000"/>
          <w:sz w:val="24"/>
          <w:szCs w:val="24"/>
        </w:rPr>
        <w:t>k</w:t>
      </w:r>
      <w:r w:rsidRPr="0085320D">
        <w:rPr>
          <w:rFonts w:ascii="Arial" w:eastAsia="Arial" w:hAnsi="Arial" w:cs="Arial"/>
          <w:i/>
          <w:color w:val="C00000"/>
          <w:spacing w:val="1"/>
          <w:sz w:val="24"/>
          <w:szCs w:val="24"/>
        </w:rPr>
        <w:t>eb</w:t>
      </w:r>
      <w:r w:rsidRPr="0085320D">
        <w:rPr>
          <w:rFonts w:ascii="Arial" w:eastAsia="Arial" w:hAnsi="Arial" w:cs="Arial"/>
          <w:i/>
          <w:color w:val="C00000"/>
          <w:sz w:val="24"/>
          <w:szCs w:val="24"/>
        </w:rPr>
        <w:t>i</w:t>
      </w:r>
      <w:r w:rsidRPr="0085320D">
        <w:rPr>
          <w:rFonts w:ascii="Arial" w:eastAsia="Arial" w:hAnsi="Arial" w:cs="Arial"/>
          <w:i/>
          <w:color w:val="C00000"/>
          <w:spacing w:val="-1"/>
          <w:sz w:val="24"/>
          <w:szCs w:val="24"/>
        </w:rPr>
        <w:t>j</w:t>
      </w:r>
      <w:r w:rsidRPr="0085320D">
        <w:rPr>
          <w:rFonts w:ascii="Arial" w:eastAsia="Arial" w:hAnsi="Arial" w:cs="Arial"/>
          <w:i/>
          <w:color w:val="C00000"/>
          <w:spacing w:val="1"/>
          <w:sz w:val="24"/>
          <w:szCs w:val="24"/>
        </w:rPr>
        <w:t>a</w:t>
      </w:r>
      <w:r w:rsidRPr="0085320D">
        <w:rPr>
          <w:rFonts w:ascii="Arial" w:eastAsia="Arial" w:hAnsi="Arial" w:cs="Arial"/>
          <w:i/>
          <w:color w:val="C00000"/>
          <w:sz w:val="24"/>
          <w:szCs w:val="24"/>
        </w:rPr>
        <w:t>k</w:t>
      </w:r>
      <w:r w:rsidRPr="0085320D">
        <w:rPr>
          <w:rFonts w:ascii="Arial" w:eastAsia="Arial" w:hAnsi="Arial" w:cs="Arial"/>
          <w:i/>
          <w:color w:val="C00000"/>
          <w:spacing w:val="-1"/>
          <w:sz w:val="24"/>
          <w:szCs w:val="24"/>
        </w:rPr>
        <w:t>a</w:t>
      </w:r>
      <w:r w:rsidRPr="0085320D">
        <w:rPr>
          <w:rFonts w:ascii="Arial" w:eastAsia="Arial" w:hAnsi="Arial" w:cs="Arial"/>
          <w:i/>
          <w:color w:val="C00000"/>
          <w:spacing w:val="1"/>
          <w:sz w:val="24"/>
          <w:szCs w:val="24"/>
        </w:rPr>
        <w:t>n</w:t>
      </w:r>
      <w:r w:rsidRPr="0085320D">
        <w:rPr>
          <w:rFonts w:ascii="Arial" w:eastAsia="Arial" w:hAnsi="Arial" w:cs="Arial"/>
          <w:i/>
          <w:color w:val="C00000"/>
          <w:sz w:val="24"/>
          <w:szCs w:val="24"/>
        </w:rPr>
        <w:t xml:space="preserve">, </w:t>
      </w:r>
      <w:r w:rsidRPr="0085320D">
        <w:rPr>
          <w:rFonts w:ascii="Arial" w:eastAsia="Arial" w:hAnsi="Arial" w:cs="Arial"/>
          <w:i/>
          <w:color w:val="C00000"/>
          <w:spacing w:val="26"/>
          <w:sz w:val="24"/>
          <w:szCs w:val="24"/>
        </w:rPr>
        <w:t xml:space="preserve"> </w:t>
      </w:r>
      <w:r w:rsidRPr="0085320D">
        <w:rPr>
          <w:rFonts w:ascii="Arial" w:eastAsia="Arial" w:hAnsi="Arial" w:cs="Arial"/>
          <w:i/>
          <w:color w:val="C00000"/>
          <w:spacing w:val="-1"/>
          <w:sz w:val="24"/>
          <w:szCs w:val="24"/>
        </w:rPr>
        <w:t>p</w:t>
      </w:r>
      <w:r w:rsidRPr="0085320D">
        <w:rPr>
          <w:rFonts w:ascii="Arial" w:eastAsia="Arial" w:hAnsi="Arial" w:cs="Arial"/>
          <w:i/>
          <w:color w:val="C00000"/>
          <w:spacing w:val="1"/>
          <w:sz w:val="24"/>
          <w:szCs w:val="24"/>
        </w:rPr>
        <w:t>em</w:t>
      </w:r>
      <w:r w:rsidRPr="0085320D">
        <w:rPr>
          <w:rFonts w:ascii="Arial" w:eastAsia="Arial" w:hAnsi="Arial" w:cs="Arial"/>
          <w:i/>
          <w:color w:val="C00000"/>
          <w:spacing w:val="-1"/>
          <w:sz w:val="24"/>
          <w:szCs w:val="24"/>
        </w:rPr>
        <w:t>b</w:t>
      </w:r>
      <w:r w:rsidRPr="0085320D">
        <w:rPr>
          <w:rFonts w:ascii="Arial" w:eastAsia="Arial" w:hAnsi="Arial" w:cs="Arial"/>
          <w:i/>
          <w:color w:val="C00000"/>
          <w:spacing w:val="4"/>
          <w:sz w:val="24"/>
          <w:szCs w:val="24"/>
        </w:rPr>
        <w:t>e</w:t>
      </w:r>
      <w:r w:rsidRPr="0085320D">
        <w:rPr>
          <w:rFonts w:ascii="Arial" w:eastAsia="Arial" w:hAnsi="Arial" w:cs="Arial"/>
          <w:i/>
          <w:color w:val="C00000"/>
          <w:sz w:val="24"/>
          <w:szCs w:val="24"/>
        </w:rPr>
        <w:t>rd</w:t>
      </w:r>
      <w:r w:rsidRPr="0085320D">
        <w:rPr>
          <w:rFonts w:ascii="Arial" w:eastAsia="Arial" w:hAnsi="Arial" w:cs="Arial"/>
          <w:i/>
          <w:color w:val="C00000"/>
          <w:spacing w:val="1"/>
          <w:sz w:val="24"/>
          <w:szCs w:val="24"/>
        </w:rPr>
        <w:t>a</w:t>
      </w:r>
      <w:r w:rsidRPr="0085320D">
        <w:rPr>
          <w:rFonts w:ascii="Arial" w:eastAsia="Arial" w:hAnsi="Arial" w:cs="Arial"/>
          <w:i/>
          <w:color w:val="C00000"/>
          <w:spacing w:val="-2"/>
          <w:sz w:val="24"/>
          <w:szCs w:val="24"/>
        </w:rPr>
        <w:t>y</w:t>
      </w:r>
      <w:r w:rsidRPr="0085320D">
        <w:rPr>
          <w:rFonts w:ascii="Arial" w:eastAsia="Arial" w:hAnsi="Arial" w:cs="Arial"/>
          <w:i/>
          <w:color w:val="C00000"/>
          <w:spacing w:val="1"/>
          <w:sz w:val="24"/>
          <w:szCs w:val="24"/>
        </w:rPr>
        <w:t>aa</w:t>
      </w:r>
      <w:r w:rsidRPr="0085320D">
        <w:rPr>
          <w:rFonts w:ascii="Arial" w:eastAsia="Arial" w:hAnsi="Arial" w:cs="Arial"/>
          <w:i/>
          <w:color w:val="C00000"/>
          <w:sz w:val="24"/>
          <w:szCs w:val="24"/>
        </w:rPr>
        <w:t xml:space="preserve">n </w:t>
      </w:r>
      <w:r w:rsidRPr="0085320D">
        <w:rPr>
          <w:rFonts w:ascii="Arial" w:eastAsia="Arial" w:hAnsi="Arial" w:cs="Arial"/>
          <w:i/>
          <w:color w:val="C00000"/>
          <w:spacing w:val="26"/>
          <w:sz w:val="24"/>
          <w:szCs w:val="24"/>
        </w:rPr>
        <w:t xml:space="preserve"> </w:t>
      </w:r>
      <w:r w:rsidRPr="0085320D">
        <w:rPr>
          <w:rFonts w:ascii="Arial" w:eastAsia="Arial" w:hAnsi="Arial" w:cs="Arial"/>
          <w:i/>
          <w:color w:val="C00000"/>
          <w:spacing w:val="1"/>
          <w:sz w:val="24"/>
          <w:szCs w:val="24"/>
        </w:rPr>
        <w:t>pa</w:t>
      </w:r>
      <w:r w:rsidRPr="0085320D">
        <w:rPr>
          <w:rFonts w:ascii="Arial" w:eastAsia="Arial" w:hAnsi="Arial" w:cs="Arial"/>
          <w:i/>
          <w:color w:val="C00000"/>
          <w:sz w:val="24"/>
          <w:szCs w:val="24"/>
        </w:rPr>
        <w:t xml:space="preserve">ra </w:t>
      </w:r>
      <w:r w:rsidRPr="0085320D">
        <w:rPr>
          <w:rFonts w:ascii="Arial" w:eastAsia="Arial" w:hAnsi="Arial" w:cs="Arial"/>
          <w:i/>
          <w:color w:val="C00000"/>
          <w:spacing w:val="25"/>
          <w:sz w:val="24"/>
          <w:szCs w:val="24"/>
        </w:rPr>
        <w:t xml:space="preserve"> </w:t>
      </w:r>
      <w:r w:rsidRPr="0085320D">
        <w:rPr>
          <w:rFonts w:ascii="Arial" w:eastAsia="Arial" w:hAnsi="Arial" w:cs="Arial"/>
          <w:i/>
          <w:color w:val="C00000"/>
          <w:spacing w:val="-1"/>
          <w:sz w:val="24"/>
          <w:szCs w:val="24"/>
        </w:rPr>
        <w:t>p</w:t>
      </w:r>
      <w:r w:rsidRPr="0085320D">
        <w:rPr>
          <w:rFonts w:ascii="Arial" w:eastAsia="Arial" w:hAnsi="Arial" w:cs="Arial"/>
          <w:i/>
          <w:color w:val="C00000"/>
          <w:spacing w:val="1"/>
          <w:sz w:val="24"/>
          <w:szCs w:val="24"/>
        </w:rPr>
        <w:t>em</w:t>
      </w:r>
      <w:r w:rsidRPr="0085320D">
        <w:rPr>
          <w:rFonts w:ascii="Arial" w:eastAsia="Arial" w:hAnsi="Arial" w:cs="Arial"/>
          <w:i/>
          <w:color w:val="C00000"/>
          <w:spacing w:val="-1"/>
          <w:sz w:val="24"/>
          <w:szCs w:val="24"/>
        </w:rPr>
        <w:t>a</w:t>
      </w:r>
      <w:r w:rsidRPr="0085320D">
        <w:rPr>
          <w:rFonts w:ascii="Arial" w:eastAsia="Arial" w:hAnsi="Arial" w:cs="Arial"/>
          <w:i/>
          <w:color w:val="C00000"/>
          <w:spacing w:val="1"/>
          <w:sz w:val="24"/>
          <w:szCs w:val="24"/>
        </w:rPr>
        <w:t>n</w:t>
      </w:r>
      <w:r w:rsidRPr="0085320D">
        <w:rPr>
          <w:rFonts w:ascii="Arial" w:eastAsia="Arial" w:hAnsi="Arial" w:cs="Arial"/>
          <w:i/>
          <w:color w:val="C00000"/>
          <w:spacing w:val="-1"/>
          <w:sz w:val="24"/>
          <w:szCs w:val="24"/>
        </w:rPr>
        <w:t>g</w:t>
      </w:r>
      <w:r w:rsidRPr="0085320D">
        <w:rPr>
          <w:rFonts w:ascii="Arial" w:eastAsia="Arial" w:hAnsi="Arial" w:cs="Arial"/>
          <w:i/>
          <w:color w:val="C00000"/>
          <w:sz w:val="24"/>
          <w:szCs w:val="24"/>
        </w:rPr>
        <w:t xml:space="preserve">ku </w:t>
      </w:r>
      <w:r w:rsidRPr="0085320D">
        <w:rPr>
          <w:rFonts w:ascii="Arial" w:eastAsia="Arial" w:hAnsi="Arial" w:cs="Arial"/>
          <w:i/>
          <w:color w:val="C00000"/>
          <w:spacing w:val="28"/>
          <w:sz w:val="24"/>
          <w:szCs w:val="24"/>
        </w:rPr>
        <w:t xml:space="preserve"> </w:t>
      </w:r>
      <w:r w:rsidRPr="0085320D">
        <w:rPr>
          <w:rFonts w:ascii="Arial" w:eastAsia="Arial" w:hAnsi="Arial" w:cs="Arial"/>
          <w:i/>
          <w:color w:val="C00000"/>
          <w:sz w:val="24"/>
          <w:szCs w:val="24"/>
        </w:rPr>
        <w:t>k</w:t>
      </w:r>
      <w:r w:rsidRPr="0085320D">
        <w:rPr>
          <w:rFonts w:ascii="Arial" w:eastAsia="Arial" w:hAnsi="Arial" w:cs="Arial"/>
          <w:i/>
          <w:color w:val="C00000"/>
          <w:spacing w:val="1"/>
          <w:sz w:val="24"/>
          <w:szCs w:val="24"/>
        </w:rPr>
        <w:t>e</w:t>
      </w:r>
      <w:r w:rsidRPr="0085320D">
        <w:rPr>
          <w:rFonts w:ascii="Arial" w:eastAsia="Arial" w:hAnsi="Arial" w:cs="Arial"/>
          <w:i/>
          <w:color w:val="C00000"/>
          <w:spacing w:val="-1"/>
          <w:sz w:val="24"/>
          <w:szCs w:val="24"/>
        </w:rPr>
        <w:t>p</w:t>
      </w:r>
      <w:r w:rsidRPr="0085320D">
        <w:rPr>
          <w:rFonts w:ascii="Arial" w:eastAsia="Arial" w:hAnsi="Arial" w:cs="Arial"/>
          <w:i/>
          <w:color w:val="C00000"/>
          <w:spacing w:val="1"/>
          <w:sz w:val="24"/>
          <w:szCs w:val="24"/>
        </w:rPr>
        <w:t>en</w:t>
      </w:r>
      <w:r w:rsidRPr="0085320D">
        <w:rPr>
          <w:rFonts w:ascii="Arial" w:eastAsia="Arial" w:hAnsi="Arial" w:cs="Arial"/>
          <w:i/>
          <w:color w:val="C00000"/>
          <w:sz w:val="24"/>
          <w:szCs w:val="24"/>
        </w:rPr>
        <w:t>t</w:t>
      </w:r>
      <w:r w:rsidRPr="0085320D">
        <w:rPr>
          <w:rFonts w:ascii="Arial" w:eastAsia="Arial" w:hAnsi="Arial" w:cs="Arial"/>
          <w:i/>
          <w:color w:val="C00000"/>
          <w:spacing w:val="-2"/>
          <w:sz w:val="24"/>
          <w:szCs w:val="24"/>
        </w:rPr>
        <w:t>i</w:t>
      </w:r>
      <w:r w:rsidRPr="0085320D">
        <w:rPr>
          <w:rFonts w:ascii="Arial" w:eastAsia="Arial" w:hAnsi="Arial" w:cs="Arial"/>
          <w:i/>
          <w:color w:val="C00000"/>
          <w:spacing w:val="1"/>
          <w:sz w:val="24"/>
          <w:szCs w:val="24"/>
        </w:rPr>
        <w:t>n</w:t>
      </w:r>
      <w:r w:rsidRPr="0085320D">
        <w:rPr>
          <w:rFonts w:ascii="Arial" w:eastAsia="Arial" w:hAnsi="Arial" w:cs="Arial"/>
          <w:i/>
          <w:color w:val="C00000"/>
          <w:spacing w:val="-1"/>
          <w:sz w:val="24"/>
          <w:szCs w:val="24"/>
        </w:rPr>
        <w:t>g</w:t>
      </w:r>
      <w:r w:rsidRPr="0085320D">
        <w:rPr>
          <w:rFonts w:ascii="Arial" w:eastAsia="Arial" w:hAnsi="Arial" w:cs="Arial"/>
          <w:i/>
          <w:color w:val="C00000"/>
          <w:spacing w:val="1"/>
          <w:sz w:val="24"/>
          <w:szCs w:val="24"/>
        </w:rPr>
        <w:t>a</w:t>
      </w:r>
      <w:r w:rsidRPr="0085320D">
        <w:rPr>
          <w:rFonts w:ascii="Arial" w:eastAsia="Arial" w:hAnsi="Arial" w:cs="Arial"/>
          <w:i/>
          <w:color w:val="C00000"/>
          <w:sz w:val="24"/>
          <w:szCs w:val="24"/>
        </w:rPr>
        <w:t xml:space="preserve">n </w:t>
      </w:r>
      <w:r w:rsidRPr="0085320D">
        <w:rPr>
          <w:rFonts w:ascii="Arial" w:eastAsia="Arial" w:hAnsi="Arial" w:cs="Arial"/>
          <w:i/>
          <w:color w:val="C00000"/>
          <w:spacing w:val="26"/>
          <w:sz w:val="24"/>
          <w:szCs w:val="24"/>
        </w:rPr>
        <w:t xml:space="preserve"> </w:t>
      </w:r>
      <w:r w:rsidRPr="0085320D">
        <w:rPr>
          <w:rFonts w:ascii="Arial" w:eastAsia="Arial" w:hAnsi="Arial" w:cs="Arial"/>
          <w:i/>
          <w:color w:val="C00000"/>
          <w:spacing w:val="-2"/>
          <w:sz w:val="24"/>
          <w:szCs w:val="24"/>
        </w:rPr>
        <w:t>y</w:t>
      </w:r>
      <w:r w:rsidRPr="0085320D">
        <w:rPr>
          <w:rFonts w:ascii="Arial" w:eastAsia="Arial" w:hAnsi="Arial" w:cs="Arial"/>
          <w:i/>
          <w:color w:val="C00000"/>
          <w:spacing w:val="1"/>
          <w:sz w:val="24"/>
          <w:szCs w:val="24"/>
        </w:rPr>
        <w:t>an</w:t>
      </w:r>
      <w:r w:rsidRPr="0085320D">
        <w:rPr>
          <w:rFonts w:ascii="Arial" w:eastAsia="Arial" w:hAnsi="Arial" w:cs="Arial"/>
          <w:i/>
          <w:color w:val="C00000"/>
          <w:sz w:val="24"/>
          <w:szCs w:val="24"/>
        </w:rPr>
        <w:t xml:space="preserve">g </w:t>
      </w:r>
      <w:r w:rsidRPr="0085320D">
        <w:rPr>
          <w:rFonts w:ascii="Arial" w:eastAsia="Arial" w:hAnsi="Arial" w:cs="Arial"/>
          <w:i/>
          <w:color w:val="C00000"/>
          <w:spacing w:val="1"/>
          <w:sz w:val="24"/>
          <w:szCs w:val="24"/>
        </w:rPr>
        <w:t>me</w:t>
      </w:r>
      <w:r w:rsidRPr="0085320D">
        <w:rPr>
          <w:rFonts w:ascii="Arial" w:eastAsia="Arial" w:hAnsi="Arial" w:cs="Arial"/>
          <w:i/>
          <w:color w:val="C00000"/>
          <w:sz w:val="24"/>
          <w:szCs w:val="24"/>
        </w:rPr>
        <w:t>r</w:t>
      </w:r>
      <w:r w:rsidRPr="0085320D">
        <w:rPr>
          <w:rFonts w:ascii="Arial" w:eastAsia="Arial" w:hAnsi="Arial" w:cs="Arial"/>
          <w:i/>
          <w:color w:val="C00000"/>
          <w:spacing w:val="-2"/>
          <w:sz w:val="24"/>
          <w:szCs w:val="24"/>
        </w:rPr>
        <w:t>u</w:t>
      </w:r>
      <w:r w:rsidRPr="0085320D">
        <w:rPr>
          <w:rFonts w:ascii="Arial" w:eastAsia="Arial" w:hAnsi="Arial" w:cs="Arial"/>
          <w:i/>
          <w:color w:val="C00000"/>
          <w:spacing w:val="1"/>
          <w:sz w:val="24"/>
          <w:szCs w:val="24"/>
        </w:rPr>
        <w:t>pa</w:t>
      </w:r>
      <w:r w:rsidRPr="0085320D">
        <w:rPr>
          <w:rFonts w:ascii="Arial" w:eastAsia="Arial" w:hAnsi="Arial" w:cs="Arial"/>
          <w:i/>
          <w:color w:val="C00000"/>
          <w:sz w:val="24"/>
          <w:szCs w:val="24"/>
        </w:rPr>
        <w:t>k</w:t>
      </w:r>
      <w:r w:rsidRPr="0085320D">
        <w:rPr>
          <w:rFonts w:ascii="Arial" w:eastAsia="Arial" w:hAnsi="Arial" w:cs="Arial"/>
          <w:i/>
          <w:color w:val="C00000"/>
          <w:spacing w:val="-1"/>
          <w:sz w:val="24"/>
          <w:szCs w:val="24"/>
        </w:rPr>
        <w:t>a</w:t>
      </w:r>
      <w:r w:rsidRPr="0085320D">
        <w:rPr>
          <w:rFonts w:ascii="Arial" w:eastAsia="Arial" w:hAnsi="Arial" w:cs="Arial"/>
          <w:i/>
          <w:color w:val="C00000"/>
          <w:sz w:val="24"/>
          <w:szCs w:val="24"/>
        </w:rPr>
        <w:t>n</w:t>
      </w:r>
      <w:r w:rsidRPr="0085320D">
        <w:rPr>
          <w:rFonts w:ascii="Arial" w:eastAsia="Arial" w:hAnsi="Arial" w:cs="Arial"/>
          <w:i/>
          <w:color w:val="C00000"/>
          <w:spacing w:val="-15"/>
          <w:sz w:val="24"/>
          <w:szCs w:val="24"/>
        </w:rPr>
        <w:t xml:space="preserve"> </w:t>
      </w:r>
      <w:r w:rsidRPr="0085320D">
        <w:rPr>
          <w:rFonts w:ascii="Arial" w:eastAsia="Arial" w:hAnsi="Arial" w:cs="Arial"/>
          <w:i/>
          <w:color w:val="C00000"/>
          <w:spacing w:val="1"/>
          <w:sz w:val="24"/>
          <w:szCs w:val="24"/>
        </w:rPr>
        <w:t>ba</w:t>
      </w:r>
      <w:r w:rsidRPr="0085320D">
        <w:rPr>
          <w:rFonts w:ascii="Arial" w:eastAsia="Arial" w:hAnsi="Arial" w:cs="Arial"/>
          <w:i/>
          <w:color w:val="C00000"/>
          <w:spacing w:val="-1"/>
          <w:sz w:val="24"/>
          <w:szCs w:val="24"/>
        </w:rPr>
        <w:t>g</w:t>
      </w:r>
      <w:r w:rsidRPr="0085320D">
        <w:rPr>
          <w:rFonts w:ascii="Arial" w:eastAsia="Arial" w:hAnsi="Arial" w:cs="Arial"/>
          <w:i/>
          <w:color w:val="C00000"/>
          <w:sz w:val="24"/>
          <w:szCs w:val="24"/>
        </w:rPr>
        <w:t>ian</w:t>
      </w:r>
      <w:r w:rsidRPr="0085320D">
        <w:rPr>
          <w:rFonts w:ascii="Arial" w:eastAsia="Arial" w:hAnsi="Arial" w:cs="Arial"/>
          <w:i/>
          <w:color w:val="C00000"/>
          <w:spacing w:val="-17"/>
          <w:sz w:val="24"/>
          <w:szCs w:val="24"/>
        </w:rPr>
        <w:t xml:space="preserve"> </w:t>
      </w:r>
      <w:r w:rsidRPr="0085320D">
        <w:rPr>
          <w:rFonts w:ascii="Arial" w:eastAsia="Arial" w:hAnsi="Arial" w:cs="Arial"/>
          <w:i/>
          <w:color w:val="C00000"/>
          <w:spacing w:val="1"/>
          <w:sz w:val="24"/>
          <w:szCs w:val="24"/>
        </w:rPr>
        <w:t>da</w:t>
      </w:r>
      <w:r w:rsidRPr="0085320D">
        <w:rPr>
          <w:rFonts w:ascii="Arial" w:eastAsia="Arial" w:hAnsi="Arial" w:cs="Arial"/>
          <w:i/>
          <w:color w:val="C00000"/>
          <w:sz w:val="24"/>
          <w:szCs w:val="24"/>
        </w:rPr>
        <w:t>ri</w:t>
      </w:r>
      <w:r w:rsidRPr="0085320D">
        <w:rPr>
          <w:rFonts w:ascii="Arial" w:eastAsia="Arial" w:hAnsi="Arial" w:cs="Arial"/>
          <w:i/>
          <w:color w:val="C00000"/>
          <w:spacing w:val="-20"/>
          <w:sz w:val="24"/>
          <w:szCs w:val="24"/>
        </w:rPr>
        <w:t xml:space="preserve"> </w:t>
      </w:r>
      <w:r w:rsidRPr="0085320D">
        <w:rPr>
          <w:rFonts w:ascii="Arial" w:eastAsia="Arial" w:hAnsi="Arial" w:cs="Arial"/>
          <w:i/>
          <w:color w:val="C00000"/>
          <w:sz w:val="24"/>
          <w:szCs w:val="24"/>
        </w:rPr>
        <w:t>re</w:t>
      </w:r>
      <w:r w:rsidRPr="0085320D">
        <w:rPr>
          <w:rFonts w:ascii="Arial" w:eastAsia="Arial" w:hAnsi="Arial" w:cs="Arial"/>
          <w:i/>
          <w:color w:val="C00000"/>
          <w:spacing w:val="1"/>
          <w:sz w:val="24"/>
          <w:szCs w:val="24"/>
        </w:rPr>
        <w:t>n</w:t>
      </w:r>
      <w:r w:rsidRPr="0085320D">
        <w:rPr>
          <w:rFonts w:ascii="Arial" w:eastAsia="Arial" w:hAnsi="Arial" w:cs="Arial"/>
          <w:i/>
          <w:color w:val="C00000"/>
          <w:sz w:val="24"/>
          <w:szCs w:val="24"/>
        </w:rPr>
        <w:t>c</w:t>
      </w:r>
      <w:r w:rsidRPr="0085320D">
        <w:rPr>
          <w:rFonts w:ascii="Arial" w:eastAsia="Arial" w:hAnsi="Arial" w:cs="Arial"/>
          <w:i/>
          <w:color w:val="C00000"/>
          <w:spacing w:val="1"/>
          <w:sz w:val="24"/>
          <w:szCs w:val="24"/>
        </w:rPr>
        <w:t>a</w:t>
      </w:r>
      <w:r w:rsidRPr="0085320D">
        <w:rPr>
          <w:rFonts w:ascii="Arial" w:eastAsia="Arial" w:hAnsi="Arial" w:cs="Arial"/>
          <w:i/>
          <w:color w:val="C00000"/>
          <w:spacing w:val="-1"/>
          <w:sz w:val="24"/>
          <w:szCs w:val="24"/>
        </w:rPr>
        <w:t>n</w:t>
      </w:r>
      <w:r w:rsidRPr="0085320D">
        <w:rPr>
          <w:rFonts w:ascii="Arial" w:eastAsia="Arial" w:hAnsi="Arial" w:cs="Arial"/>
          <w:i/>
          <w:color w:val="C00000"/>
          <w:sz w:val="24"/>
          <w:szCs w:val="24"/>
        </w:rPr>
        <w:t>a</w:t>
      </w:r>
      <w:r w:rsidRPr="0085320D">
        <w:rPr>
          <w:rFonts w:ascii="Arial" w:eastAsia="Arial" w:hAnsi="Arial" w:cs="Arial"/>
          <w:i/>
          <w:color w:val="C00000"/>
          <w:spacing w:val="-15"/>
          <w:sz w:val="24"/>
          <w:szCs w:val="24"/>
        </w:rPr>
        <w:t xml:space="preserve"> </w:t>
      </w:r>
      <w:r w:rsidRPr="0085320D">
        <w:rPr>
          <w:rFonts w:ascii="Arial" w:eastAsia="Arial" w:hAnsi="Arial" w:cs="Arial"/>
          <w:i/>
          <w:color w:val="C00000"/>
          <w:sz w:val="24"/>
          <w:szCs w:val="24"/>
        </w:rPr>
        <w:t>ja</w:t>
      </w:r>
      <w:r w:rsidRPr="0085320D">
        <w:rPr>
          <w:rFonts w:ascii="Arial" w:eastAsia="Arial" w:hAnsi="Arial" w:cs="Arial"/>
          <w:i/>
          <w:color w:val="C00000"/>
          <w:spacing w:val="1"/>
          <w:sz w:val="24"/>
          <w:szCs w:val="24"/>
        </w:rPr>
        <w:t>n</w:t>
      </w:r>
      <w:r w:rsidRPr="0085320D">
        <w:rPr>
          <w:rFonts w:ascii="Arial" w:eastAsia="Arial" w:hAnsi="Arial" w:cs="Arial"/>
          <w:i/>
          <w:color w:val="C00000"/>
          <w:spacing w:val="-1"/>
          <w:sz w:val="24"/>
          <w:szCs w:val="24"/>
        </w:rPr>
        <w:t>g</w:t>
      </w:r>
      <w:r w:rsidRPr="0085320D">
        <w:rPr>
          <w:rFonts w:ascii="Arial" w:eastAsia="Arial" w:hAnsi="Arial" w:cs="Arial"/>
          <w:i/>
          <w:color w:val="C00000"/>
          <w:sz w:val="24"/>
          <w:szCs w:val="24"/>
        </w:rPr>
        <w:t>ka</w:t>
      </w:r>
      <w:r w:rsidRPr="0085320D">
        <w:rPr>
          <w:rFonts w:ascii="Arial" w:eastAsia="Arial" w:hAnsi="Arial" w:cs="Arial"/>
          <w:i/>
          <w:color w:val="C00000"/>
          <w:spacing w:val="-18"/>
          <w:sz w:val="24"/>
          <w:szCs w:val="24"/>
        </w:rPr>
        <w:t xml:space="preserve"> </w:t>
      </w:r>
      <w:r w:rsidRPr="0085320D">
        <w:rPr>
          <w:rFonts w:ascii="Arial" w:eastAsia="Arial" w:hAnsi="Arial" w:cs="Arial"/>
          <w:i/>
          <w:color w:val="C00000"/>
          <w:spacing w:val="1"/>
          <w:sz w:val="24"/>
          <w:szCs w:val="24"/>
        </w:rPr>
        <w:t>me</w:t>
      </w:r>
      <w:r w:rsidRPr="0085320D">
        <w:rPr>
          <w:rFonts w:ascii="Arial" w:eastAsia="Arial" w:hAnsi="Arial" w:cs="Arial"/>
          <w:i/>
          <w:color w:val="C00000"/>
          <w:spacing w:val="-1"/>
          <w:sz w:val="24"/>
          <w:szCs w:val="24"/>
        </w:rPr>
        <w:t>ne</w:t>
      </w:r>
      <w:r w:rsidRPr="0085320D">
        <w:rPr>
          <w:rFonts w:ascii="Arial" w:eastAsia="Arial" w:hAnsi="Arial" w:cs="Arial"/>
          <w:i/>
          <w:color w:val="C00000"/>
          <w:spacing w:val="1"/>
          <w:sz w:val="24"/>
          <w:szCs w:val="24"/>
        </w:rPr>
        <w:t>n</w:t>
      </w:r>
      <w:r w:rsidRPr="0085320D">
        <w:rPr>
          <w:rFonts w:ascii="Arial" w:eastAsia="Arial" w:hAnsi="Arial" w:cs="Arial"/>
          <w:i/>
          <w:color w:val="C00000"/>
          <w:spacing w:val="-1"/>
          <w:sz w:val="24"/>
          <w:szCs w:val="24"/>
        </w:rPr>
        <w:t>g</w:t>
      </w:r>
      <w:r w:rsidRPr="0085320D">
        <w:rPr>
          <w:rFonts w:ascii="Arial" w:eastAsia="Arial" w:hAnsi="Arial" w:cs="Arial"/>
          <w:i/>
          <w:color w:val="C00000"/>
          <w:spacing w:val="1"/>
          <w:sz w:val="24"/>
          <w:szCs w:val="24"/>
        </w:rPr>
        <w:t>a</w:t>
      </w:r>
      <w:r w:rsidRPr="0085320D">
        <w:rPr>
          <w:rFonts w:ascii="Arial" w:eastAsia="Arial" w:hAnsi="Arial" w:cs="Arial"/>
          <w:i/>
          <w:color w:val="C00000"/>
          <w:sz w:val="24"/>
          <w:szCs w:val="24"/>
        </w:rPr>
        <w:t>h</w:t>
      </w:r>
      <w:r w:rsidRPr="0085320D">
        <w:rPr>
          <w:rFonts w:ascii="Arial" w:eastAsia="Arial" w:hAnsi="Arial" w:cs="Arial"/>
          <w:i/>
          <w:color w:val="C00000"/>
          <w:spacing w:val="-15"/>
          <w:sz w:val="24"/>
          <w:szCs w:val="24"/>
        </w:rPr>
        <w:t xml:space="preserve"> </w:t>
      </w:r>
      <w:r w:rsidRPr="0085320D">
        <w:rPr>
          <w:rFonts w:ascii="Arial" w:eastAsia="Arial" w:hAnsi="Arial" w:cs="Arial"/>
          <w:i/>
          <w:color w:val="C00000"/>
          <w:spacing w:val="-1"/>
          <w:sz w:val="24"/>
          <w:szCs w:val="24"/>
        </w:rPr>
        <w:t>m</w:t>
      </w:r>
      <w:r w:rsidRPr="0085320D">
        <w:rPr>
          <w:rFonts w:ascii="Arial" w:eastAsia="Arial" w:hAnsi="Arial" w:cs="Arial"/>
          <w:i/>
          <w:color w:val="C00000"/>
          <w:spacing w:val="1"/>
          <w:sz w:val="24"/>
          <w:szCs w:val="24"/>
        </w:rPr>
        <w:t>au</w:t>
      </w:r>
      <w:r w:rsidRPr="0085320D">
        <w:rPr>
          <w:rFonts w:ascii="Arial" w:eastAsia="Arial" w:hAnsi="Arial" w:cs="Arial"/>
          <w:i/>
          <w:color w:val="C00000"/>
          <w:spacing w:val="-1"/>
          <w:sz w:val="24"/>
          <w:szCs w:val="24"/>
        </w:rPr>
        <w:t>p</w:t>
      </w:r>
      <w:r w:rsidRPr="0085320D">
        <w:rPr>
          <w:rFonts w:ascii="Arial" w:eastAsia="Arial" w:hAnsi="Arial" w:cs="Arial"/>
          <w:i/>
          <w:color w:val="C00000"/>
          <w:spacing w:val="1"/>
          <w:sz w:val="24"/>
          <w:szCs w:val="24"/>
        </w:rPr>
        <w:t>u</w:t>
      </w:r>
      <w:r w:rsidRPr="0085320D">
        <w:rPr>
          <w:rFonts w:ascii="Arial" w:eastAsia="Arial" w:hAnsi="Arial" w:cs="Arial"/>
          <w:i/>
          <w:color w:val="C00000"/>
          <w:sz w:val="24"/>
          <w:szCs w:val="24"/>
        </w:rPr>
        <w:t>n</w:t>
      </w:r>
      <w:r w:rsidRPr="0085320D">
        <w:rPr>
          <w:rFonts w:ascii="Arial" w:eastAsia="Arial" w:hAnsi="Arial" w:cs="Arial"/>
          <w:i/>
          <w:color w:val="C00000"/>
          <w:spacing w:val="-15"/>
          <w:sz w:val="24"/>
          <w:szCs w:val="24"/>
        </w:rPr>
        <w:t xml:space="preserve"> </w:t>
      </w:r>
      <w:r w:rsidRPr="0085320D">
        <w:rPr>
          <w:rFonts w:ascii="Arial" w:eastAsia="Arial" w:hAnsi="Arial" w:cs="Arial"/>
          <w:i/>
          <w:color w:val="C00000"/>
          <w:sz w:val="24"/>
          <w:szCs w:val="24"/>
        </w:rPr>
        <w:t>j</w:t>
      </w:r>
      <w:r w:rsidRPr="0085320D">
        <w:rPr>
          <w:rFonts w:ascii="Arial" w:eastAsia="Arial" w:hAnsi="Arial" w:cs="Arial"/>
          <w:i/>
          <w:color w:val="C00000"/>
          <w:spacing w:val="-2"/>
          <w:sz w:val="24"/>
          <w:szCs w:val="24"/>
        </w:rPr>
        <w:t>a</w:t>
      </w:r>
      <w:r w:rsidRPr="0085320D">
        <w:rPr>
          <w:rFonts w:ascii="Arial" w:eastAsia="Arial" w:hAnsi="Arial" w:cs="Arial"/>
          <w:i/>
          <w:color w:val="C00000"/>
          <w:spacing w:val="1"/>
          <w:sz w:val="24"/>
          <w:szCs w:val="24"/>
        </w:rPr>
        <w:t>n</w:t>
      </w:r>
      <w:r w:rsidRPr="0085320D">
        <w:rPr>
          <w:rFonts w:ascii="Arial" w:eastAsia="Arial" w:hAnsi="Arial" w:cs="Arial"/>
          <w:i/>
          <w:color w:val="C00000"/>
          <w:spacing w:val="-1"/>
          <w:sz w:val="24"/>
          <w:szCs w:val="24"/>
        </w:rPr>
        <w:t>g</w:t>
      </w:r>
      <w:r w:rsidRPr="0085320D">
        <w:rPr>
          <w:rFonts w:ascii="Arial" w:eastAsia="Arial" w:hAnsi="Arial" w:cs="Arial"/>
          <w:i/>
          <w:color w:val="C00000"/>
          <w:sz w:val="24"/>
          <w:szCs w:val="24"/>
        </w:rPr>
        <w:t>ka</w:t>
      </w:r>
      <w:r w:rsidRPr="0085320D">
        <w:rPr>
          <w:rFonts w:ascii="Arial" w:eastAsia="Arial" w:hAnsi="Arial" w:cs="Arial"/>
          <w:i/>
          <w:color w:val="C00000"/>
          <w:spacing w:val="-15"/>
          <w:sz w:val="24"/>
          <w:szCs w:val="24"/>
        </w:rPr>
        <w:t xml:space="preserve"> </w:t>
      </w:r>
      <w:r w:rsidRPr="0085320D">
        <w:rPr>
          <w:rFonts w:ascii="Arial" w:eastAsia="Arial" w:hAnsi="Arial" w:cs="Arial"/>
          <w:i/>
          <w:color w:val="C00000"/>
          <w:spacing w:val="-1"/>
          <w:sz w:val="24"/>
          <w:szCs w:val="24"/>
        </w:rPr>
        <w:t>p</w:t>
      </w:r>
      <w:r w:rsidRPr="0085320D">
        <w:rPr>
          <w:rFonts w:ascii="Arial" w:eastAsia="Arial" w:hAnsi="Arial" w:cs="Arial"/>
          <w:i/>
          <w:color w:val="C00000"/>
          <w:spacing w:val="1"/>
          <w:sz w:val="24"/>
          <w:szCs w:val="24"/>
        </w:rPr>
        <w:t>an</w:t>
      </w:r>
      <w:r w:rsidRPr="0085320D">
        <w:rPr>
          <w:rFonts w:ascii="Arial" w:eastAsia="Arial" w:hAnsi="Arial" w:cs="Arial"/>
          <w:i/>
          <w:color w:val="C00000"/>
          <w:sz w:val="24"/>
          <w:szCs w:val="24"/>
        </w:rPr>
        <w:t>ja</w:t>
      </w:r>
      <w:r w:rsidRPr="0085320D">
        <w:rPr>
          <w:rFonts w:ascii="Arial" w:eastAsia="Arial" w:hAnsi="Arial" w:cs="Arial"/>
          <w:i/>
          <w:color w:val="C00000"/>
          <w:spacing w:val="1"/>
          <w:sz w:val="24"/>
          <w:szCs w:val="24"/>
        </w:rPr>
        <w:t>n</w:t>
      </w:r>
      <w:r w:rsidRPr="0085320D">
        <w:rPr>
          <w:rFonts w:ascii="Arial" w:eastAsia="Arial" w:hAnsi="Arial" w:cs="Arial"/>
          <w:i/>
          <w:color w:val="C00000"/>
          <w:spacing w:val="-1"/>
          <w:sz w:val="24"/>
          <w:szCs w:val="24"/>
        </w:rPr>
        <w:t>g</w:t>
      </w:r>
      <w:r w:rsidRPr="00DB0FF4">
        <w:rPr>
          <w:rFonts w:ascii="Arial" w:eastAsia="Arial" w:hAnsi="Arial" w:cs="Arial"/>
          <w:i/>
          <w:color w:val="5B9BD5" w:themeColor="accent1"/>
          <w:sz w:val="24"/>
          <w:szCs w:val="24"/>
        </w:rPr>
        <w:t>;</w:t>
      </w:r>
    </w:p>
    <w:p w:rsidR="007478E8" w:rsidRPr="007478E8" w:rsidRDefault="007478E8" w:rsidP="00DB0FF4">
      <w:pPr>
        <w:spacing w:before="1" w:line="277" w:lineRule="auto"/>
        <w:ind w:right="62"/>
        <w:rPr>
          <w:rFonts w:ascii="Arial" w:eastAsia="Arial" w:hAnsi="Arial" w:cs="Arial"/>
          <w:sz w:val="24"/>
          <w:szCs w:val="24"/>
        </w:rPr>
      </w:pPr>
    </w:p>
    <w:p w:rsidR="0058053D" w:rsidRPr="0058053D" w:rsidRDefault="0058053D" w:rsidP="0058053D">
      <w:pPr>
        <w:spacing w:before="3" w:line="275" w:lineRule="auto"/>
        <w:ind w:right="68"/>
        <w:rPr>
          <w:ins w:id="0" w:author="Irfan Tri Raharjo, SE" w:date="2024-12-24T15:52:00Z"/>
          <w:rFonts w:ascii="Arial" w:eastAsia="Arial" w:hAnsi="Arial" w:cs="Arial"/>
          <w:i/>
          <w:color w:val="5B9BD5" w:themeColor="accent1"/>
          <w:sz w:val="24"/>
          <w:szCs w:val="24"/>
        </w:rPr>
      </w:pPr>
      <w:ins w:id="1" w:author="Irfan Tri Raharjo, SE" w:date="2024-12-24T15:52:00Z">
        <w:r w:rsidRPr="0058053D">
          <w:rPr>
            <w:rFonts w:ascii="Arial" w:eastAsia="Arial" w:hAnsi="Arial" w:cs="Arial"/>
            <w:i/>
            <w:color w:val="5B9BD5" w:themeColor="accent1"/>
            <w:sz w:val="24"/>
            <w:szCs w:val="24"/>
          </w:rPr>
          <w:t>Implementasi penjaminan mutu di perguruan tinggi dimulai dengan strategi yang sistematis. Sistem Penjaminan Mutu Internal (SPMI) merupakan kegiatan sistemik untuk meningkatkan mutu pendidikan tinggi secara berencana dan berkelanjutan. Strategi ini meliputi penetapan standar mutu, pelaksanaan standar mutu, evaluasi pelaksanaan standar mutu, pengendalian pelaksanaan standar mutu, dan peningkatan standar mutu. Dengan demikian, perguruan tinggi dapat meningkatkan kualitas pendidikan secara sistematik dan berkelanjutan12.</w:t>
        </w:r>
      </w:ins>
    </w:p>
    <w:p w:rsidR="0058053D" w:rsidRPr="0058053D" w:rsidRDefault="0058053D" w:rsidP="0058053D">
      <w:pPr>
        <w:spacing w:before="3" w:line="275" w:lineRule="auto"/>
        <w:ind w:right="68"/>
        <w:rPr>
          <w:ins w:id="2" w:author="Irfan Tri Raharjo, SE" w:date="2024-12-24T15:52:00Z"/>
          <w:rFonts w:ascii="Arial" w:eastAsia="Arial" w:hAnsi="Arial" w:cs="Arial"/>
          <w:i/>
          <w:color w:val="5B9BD5" w:themeColor="accent1"/>
          <w:sz w:val="24"/>
          <w:szCs w:val="24"/>
        </w:rPr>
      </w:pPr>
      <w:ins w:id="3" w:author="Irfan Tri Raharjo, SE" w:date="2024-12-24T15:52:00Z">
        <w:r w:rsidRPr="0058053D">
          <w:rPr>
            <w:rFonts w:ascii="Arial" w:eastAsia="Arial" w:hAnsi="Arial" w:cs="Arial"/>
            <w:i/>
            <w:color w:val="5B9BD5" w:themeColor="accent1"/>
            <w:sz w:val="24"/>
            <w:szCs w:val="24"/>
          </w:rPr>
          <w:t>Paragraf 2: Kebijakan</w:t>
        </w:r>
      </w:ins>
    </w:p>
    <w:p w:rsidR="0058053D" w:rsidRPr="0058053D" w:rsidRDefault="0058053D" w:rsidP="0058053D">
      <w:pPr>
        <w:spacing w:before="3" w:line="275" w:lineRule="auto"/>
        <w:ind w:right="68"/>
        <w:rPr>
          <w:ins w:id="4" w:author="Irfan Tri Raharjo, SE" w:date="2024-12-24T15:52:00Z"/>
          <w:rFonts w:ascii="Arial" w:eastAsia="Arial" w:hAnsi="Arial" w:cs="Arial"/>
          <w:i/>
          <w:color w:val="5B9BD5" w:themeColor="accent1"/>
          <w:sz w:val="24"/>
          <w:szCs w:val="24"/>
        </w:rPr>
      </w:pPr>
      <w:ins w:id="5" w:author="Irfan Tri Raharjo, SE" w:date="2024-12-24T15:52:00Z">
        <w:r w:rsidRPr="0058053D">
          <w:rPr>
            <w:rFonts w:ascii="Arial" w:eastAsia="Arial" w:hAnsi="Arial" w:cs="Arial"/>
            <w:i/>
            <w:color w:val="5B9BD5" w:themeColor="accent1"/>
            <w:sz w:val="24"/>
            <w:szCs w:val="24"/>
          </w:rPr>
          <w:t>Untuk mendukung kebijakan penjaminan mutu, perguruan tinggi harus memiliki pedoman yang jelas. Dokumen-dokumen seperti kebijakan SPMI, standar SPMI, dan manual SPMI harus disediakan untuk memandu proses implementasi. Kebijakan ini harus didasarkan pada undang-undang dan peraturan nasional, seperti Permenristek Dikti No. 62 Tahun 2016 tentang Sistem Penjaminan Mutu Pendidikan Tinggi. Dengan kebijakan yang kuat, perguruan tinggi dapat memastikan bahwa standar mutu yang ditetapkan dapat terpenuhi dan dipertahankan12.</w:t>
        </w:r>
      </w:ins>
    </w:p>
    <w:p w:rsidR="0058053D" w:rsidRPr="0058053D" w:rsidRDefault="0058053D" w:rsidP="0058053D">
      <w:pPr>
        <w:spacing w:before="3" w:line="275" w:lineRule="auto"/>
        <w:ind w:right="68"/>
        <w:rPr>
          <w:ins w:id="6" w:author="Irfan Tri Raharjo, SE" w:date="2024-12-24T15:52:00Z"/>
          <w:rFonts w:ascii="Arial" w:eastAsia="Arial" w:hAnsi="Arial" w:cs="Arial"/>
          <w:i/>
          <w:color w:val="5B9BD5" w:themeColor="accent1"/>
          <w:sz w:val="24"/>
          <w:szCs w:val="24"/>
        </w:rPr>
      </w:pPr>
      <w:ins w:id="7" w:author="Irfan Tri Raharjo, SE" w:date="2024-12-24T15:52:00Z">
        <w:r w:rsidRPr="0058053D">
          <w:rPr>
            <w:rFonts w:ascii="Arial" w:eastAsia="Arial" w:hAnsi="Arial" w:cs="Arial"/>
            <w:i/>
            <w:color w:val="5B9BD5" w:themeColor="accent1"/>
            <w:sz w:val="24"/>
            <w:szCs w:val="24"/>
          </w:rPr>
          <w:t>Paragraf 3: Pemberdayaan Para Pemangku Kepentingan</w:t>
        </w:r>
      </w:ins>
    </w:p>
    <w:p w:rsidR="0058053D" w:rsidRPr="0058053D" w:rsidRDefault="0058053D" w:rsidP="0058053D">
      <w:pPr>
        <w:spacing w:before="3" w:line="275" w:lineRule="auto"/>
        <w:ind w:right="68"/>
        <w:rPr>
          <w:ins w:id="8" w:author="Irfan Tri Raharjo, SE" w:date="2024-12-24T15:52:00Z"/>
          <w:rFonts w:ascii="Arial" w:eastAsia="Arial" w:hAnsi="Arial" w:cs="Arial"/>
          <w:i/>
          <w:color w:val="5B9BD5" w:themeColor="accent1"/>
          <w:sz w:val="24"/>
          <w:szCs w:val="24"/>
        </w:rPr>
      </w:pPr>
      <w:ins w:id="9" w:author="Irfan Tri Raharjo, SE" w:date="2024-12-24T15:52:00Z">
        <w:r w:rsidRPr="0058053D">
          <w:rPr>
            <w:rFonts w:ascii="Arial" w:eastAsia="Arial" w:hAnsi="Arial" w:cs="Arial"/>
            <w:i/>
            <w:color w:val="5B9BD5" w:themeColor="accent1"/>
            <w:sz w:val="24"/>
            <w:szCs w:val="24"/>
          </w:rPr>
          <w:t>Pemberdayaan para pemangku kepentingan merupakan hal penting dalam implementasi penjaminan mutu di perguruan tinggi. Ini melibatkan aktivitas sosialisasi dan on-the-job training untuk meningkatkan kesadaran mutu di kalangan civitas academica, termasuk dosen, pegawai, dan mahasiswa. Dengan cara ini, semua pihak dapat memahami peran dan tanggung jawab mereka dalam meningkatkan mutu pendidikan. Contohnya, kegiatan Pengabdian Kepada Masyarakat (PKM) di STIPER-FB berhasil meningkatkan kesadaran mutu dan memfasilitasi implementasi SPMI1.</w:t>
        </w:r>
      </w:ins>
    </w:p>
    <w:p w:rsidR="0058053D" w:rsidRPr="0058053D" w:rsidRDefault="0058053D" w:rsidP="0058053D">
      <w:pPr>
        <w:spacing w:before="3" w:line="275" w:lineRule="auto"/>
        <w:ind w:right="68"/>
        <w:rPr>
          <w:ins w:id="10" w:author="Irfan Tri Raharjo, SE" w:date="2024-12-24T15:52:00Z"/>
          <w:rFonts w:ascii="Arial" w:eastAsia="Arial" w:hAnsi="Arial" w:cs="Arial"/>
          <w:i/>
          <w:color w:val="5B9BD5" w:themeColor="accent1"/>
          <w:sz w:val="24"/>
          <w:szCs w:val="24"/>
        </w:rPr>
      </w:pPr>
      <w:ins w:id="11" w:author="Irfan Tri Raharjo, SE" w:date="2024-12-24T15:52:00Z">
        <w:r w:rsidRPr="0058053D">
          <w:rPr>
            <w:rFonts w:ascii="Arial" w:eastAsia="Arial" w:hAnsi="Arial" w:cs="Arial"/>
            <w:i/>
            <w:color w:val="5B9BD5" w:themeColor="accent1"/>
            <w:sz w:val="24"/>
            <w:szCs w:val="24"/>
          </w:rPr>
          <w:t>Paragraf 4: Contoh dan Kesimpulan</w:t>
        </w:r>
      </w:ins>
    </w:p>
    <w:p w:rsidR="00741EC0" w:rsidRDefault="0058053D" w:rsidP="0058053D">
      <w:pPr>
        <w:spacing w:before="3" w:line="275" w:lineRule="auto"/>
        <w:ind w:right="68"/>
        <w:rPr>
          <w:rFonts w:ascii="Arial" w:eastAsia="Arial" w:hAnsi="Arial" w:cs="Arial"/>
          <w:i/>
          <w:color w:val="5B9BD5" w:themeColor="accent1"/>
          <w:sz w:val="24"/>
          <w:szCs w:val="24"/>
        </w:rPr>
        <w:sectPr w:rsidR="00741EC0">
          <w:pgSz w:w="11920" w:h="16840"/>
          <w:pgMar w:top="1560" w:right="1140" w:bottom="280" w:left="1440" w:header="0" w:footer="821" w:gutter="0"/>
          <w:cols w:space="720"/>
        </w:sectPr>
      </w:pPr>
      <w:ins w:id="12" w:author="Irfan Tri Raharjo, SE" w:date="2024-12-24T15:52:00Z">
        <w:r w:rsidRPr="0058053D">
          <w:rPr>
            <w:rFonts w:ascii="Arial" w:eastAsia="Arial" w:hAnsi="Arial" w:cs="Arial"/>
            <w:i/>
            <w:color w:val="5B9BD5" w:themeColor="accent1"/>
            <w:sz w:val="24"/>
            <w:szCs w:val="24"/>
          </w:rPr>
          <w:t>Contoh nyata implementasi penjaminan mutu dapat dilihat dari kegiatan PKM di STIPER-FB. Kegiatan ini tidak hanya meningkatkan kesadaran mutu tapi juga menghasilkan dokumen-dokumen yang relevan seperti kebijakan, standar, dan manual SPMI. Hasilnya, STIPER-FB dapat lebih fokus dalam meningkatkan kualitas pendidikan sesuai dengan standar yang ditetapkan. Kesimpulannya, implementasi penjaminan mutu di perguruan tinggi yang terintegratif dan melibatkan semua pihak akan berdampak signifikan pada peningkatan kualitas pendidikan secara keseluruhan</w:t>
        </w:r>
      </w:ins>
      <w:bookmarkStart w:id="13" w:name="_GoBack"/>
      <w:bookmarkEnd w:id="13"/>
    </w:p>
    <w:p w:rsidR="00DB0FF4" w:rsidRDefault="00855DAC" w:rsidP="00DB0FF4">
      <w:pPr>
        <w:spacing w:before="3" w:line="275" w:lineRule="auto"/>
        <w:ind w:right="68"/>
        <w:rPr>
          <w:rFonts w:ascii="Arial" w:eastAsia="Arial" w:hAnsi="Arial" w:cs="Arial"/>
          <w:i/>
          <w:color w:val="5B9BD5" w:themeColor="accent1"/>
          <w:spacing w:val="1"/>
          <w:sz w:val="24"/>
          <w:szCs w:val="24"/>
        </w:rPr>
      </w:pPr>
      <w:r w:rsidRPr="00DB0FF4">
        <w:rPr>
          <w:rFonts w:ascii="Arial" w:eastAsia="Arial" w:hAnsi="Arial" w:cs="Arial"/>
          <w:i/>
          <w:color w:val="5B9BD5" w:themeColor="accent1"/>
          <w:sz w:val="24"/>
          <w:szCs w:val="24"/>
        </w:rPr>
        <w:lastRenderedPageBreak/>
        <w:t>k</w:t>
      </w:r>
      <w:r w:rsidRPr="00DB0FF4">
        <w:rPr>
          <w:rFonts w:ascii="Arial" w:eastAsia="Arial" w:hAnsi="Arial" w:cs="Arial"/>
          <w:i/>
          <w:color w:val="5B9BD5" w:themeColor="accent1"/>
          <w:spacing w:val="1"/>
          <w:sz w:val="24"/>
          <w:szCs w:val="24"/>
        </w:rPr>
        <w:t>ebe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pacing w:val="1"/>
          <w:sz w:val="24"/>
          <w:szCs w:val="24"/>
        </w:rPr>
        <w:t>da</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8"/>
          <w:sz w:val="24"/>
          <w:szCs w:val="24"/>
        </w:rPr>
        <w:t xml:space="preserve"> </w:t>
      </w:r>
      <w:r w:rsidRPr="00DB0FF4">
        <w:rPr>
          <w:rFonts w:ascii="Arial" w:eastAsia="Arial" w:hAnsi="Arial" w:cs="Arial"/>
          <w:i/>
          <w:color w:val="5B9BD5" w:themeColor="accent1"/>
          <w:sz w:val="24"/>
          <w:szCs w:val="24"/>
        </w:rPr>
        <w:t>la</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z w:val="24"/>
          <w:szCs w:val="24"/>
        </w:rPr>
        <w:t>ran</w:t>
      </w:r>
      <w:r w:rsidRPr="00DB0FF4">
        <w:rPr>
          <w:rFonts w:ascii="Arial" w:eastAsia="Arial" w:hAnsi="Arial" w:cs="Arial"/>
          <w:i/>
          <w:color w:val="5B9BD5" w:themeColor="accent1"/>
          <w:spacing w:val="7"/>
          <w:sz w:val="24"/>
          <w:szCs w:val="24"/>
        </w:rPr>
        <w:t xml:space="preserve"> </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ud</w:t>
      </w:r>
      <w:r w:rsidRPr="00DB0FF4">
        <w:rPr>
          <w:rFonts w:ascii="Arial" w:eastAsia="Arial" w:hAnsi="Arial" w:cs="Arial"/>
          <w:i/>
          <w:color w:val="5B9BD5" w:themeColor="accent1"/>
          <w:sz w:val="24"/>
          <w:szCs w:val="24"/>
        </w:rPr>
        <w:t>it,</w:t>
      </w:r>
      <w:r w:rsidRPr="00DB0FF4">
        <w:rPr>
          <w:rFonts w:ascii="Arial" w:eastAsia="Arial" w:hAnsi="Arial" w:cs="Arial"/>
          <w:i/>
          <w:color w:val="5B9BD5" w:themeColor="accent1"/>
          <w:spacing w:val="4"/>
          <w:sz w:val="24"/>
          <w:szCs w:val="24"/>
        </w:rPr>
        <w:t xml:space="preserve"> </w:t>
      </w:r>
      <w:r w:rsidRPr="00DB0FF4">
        <w:rPr>
          <w:rFonts w:ascii="Arial" w:eastAsia="Arial" w:hAnsi="Arial" w:cs="Arial"/>
          <w:i/>
          <w:color w:val="5B9BD5" w:themeColor="accent1"/>
          <w:spacing w:val="1"/>
          <w:sz w:val="24"/>
          <w:szCs w:val="24"/>
        </w:rPr>
        <w:t>mon</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i</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g</w:t>
      </w:r>
      <w:r w:rsidRPr="00DB0FF4">
        <w:rPr>
          <w:rFonts w:ascii="Arial" w:eastAsia="Arial" w:hAnsi="Arial" w:cs="Arial"/>
          <w:i/>
          <w:color w:val="5B9BD5" w:themeColor="accent1"/>
          <w:spacing w:val="4"/>
          <w:sz w:val="24"/>
          <w:szCs w:val="24"/>
        </w:rPr>
        <w:t xml:space="preserve"> </w:t>
      </w:r>
      <w:r w:rsidRPr="00DB0FF4">
        <w:rPr>
          <w:rFonts w:ascii="Arial" w:eastAsia="Arial" w:hAnsi="Arial" w:cs="Arial"/>
          <w:i/>
          <w:color w:val="5B9BD5" w:themeColor="accent1"/>
          <w:spacing w:val="1"/>
          <w:sz w:val="24"/>
          <w:szCs w:val="24"/>
        </w:rPr>
        <w:t>da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4"/>
          <w:sz w:val="24"/>
          <w:szCs w:val="24"/>
        </w:rPr>
        <w:t xml:space="preserve"> </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2"/>
          <w:sz w:val="24"/>
          <w:szCs w:val="24"/>
        </w:rPr>
        <w:t>v</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lu</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si</w:t>
      </w:r>
      <w:r w:rsidRPr="00DB0FF4">
        <w:rPr>
          <w:rFonts w:ascii="Arial" w:eastAsia="Arial" w:hAnsi="Arial" w:cs="Arial"/>
          <w:i/>
          <w:color w:val="5B9BD5" w:themeColor="accent1"/>
          <w:spacing w:val="5"/>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j</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z w:val="24"/>
          <w:szCs w:val="24"/>
        </w:rPr>
        <w:t>in</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6"/>
          <w:sz w:val="24"/>
          <w:szCs w:val="24"/>
        </w:rPr>
        <w:t xml:space="preserve"> </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z w:val="24"/>
          <w:szCs w:val="24"/>
        </w:rPr>
        <w:t>u</w:t>
      </w:r>
      <w:r w:rsidRPr="00DB0FF4">
        <w:rPr>
          <w:rFonts w:ascii="Arial" w:eastAsia="Arial" w:hAnsi="Arial" w:cs="Arial"/>
          <w:i/>
          <w:color w:val="5B9BD5" w:themeColor="accent1"/>
          <w:spacing w:val="6"/>
          <w:sz w:val="24"/>
          <w:szCs w:val="24"/>
        </w:rPr>
        <w:t xml:space="preserve"> </w:t>
      </w:r>
      <w:r w:rsidRPr="00DB0FF4">
        <w:rPr>
          <w:rFonts w:ascii="Arial" w:eastAsia="Arial" w:hAnsi="Arial" w:cs="Arial"/>
          <w:i/>
          <w:color w:val="5B9BD5" w:themeColor="accent1"/>
          <w:spacing w:val="-2"/>
          <w:sz w:val="24"/>
          <w:szCs w:val="24"/>
        </w:rPr>
        <w:t>y</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z w:val="24"/>
          <w:szCs w:val="24"/>
        </w:rPr>
        <w:t>g t</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rst</w:t>
      </w:r>
      <w:r w:rsidRPr="00DB0FF4">
        <w:rPr>
          <w:rFonts w:ascii="Arial" w:eastAsia="Arial" w:hAnsi="Arial" w:cs="Arial"/>
          <w:i/>
          <w:color w:val="5B9BD5" w:themeColor="accent1"/>
          <w:spacing w:val="-1"/>
          <w:sz w:val="24"/>
          <w:szCs w:val="24"/>
        </w:rPr>
        <w:t>r</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kt</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itin</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kla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3"/>
          <w:sz w:val="24"/>
          <w:szCs w:val="24"/>
        </w:rPr>
        <w:t>j</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ti,</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be</w:t>
      </w:r>
      <w:r w:rsidRPr="00DB0FF4">
        <w:rPr>
          <w:rFonts w:ascii="Arial" w:eastAsia="Arial" w:hAnsi="Arial" w:cs="Arial"/>
          <w:i/>
          <w:color w:val="5B9BD5" w:themeColor="accent1"/>
          <w:sz w:val="24"/>
          <w:szCs w:val="24"/>
        </w:rPr>
        <w:t>rkel</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ju</w:t>
      </w:r>
      <w:r w:rsidRPr="00DB0FF4">
        <w:rPr>
          <w:rFonts w:ascii="Arial" w:eastAsia="Arial" w:hAnsi="Arial" w:cs="Arial"/>
          <w:i/>
          <w:color w:val="5B9BD5" w:themeColor="accent1"/>
          <w:spacing w:val="1"/>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p>
    <w:p w:rsidR="00741EC0" w:rsidRDefault="00741EC0" w:rsidP="00DB0FF4">
      <w:pPr>
        <w:spacing w:before="3" w:line="275" w:lineRule="auto"/>
        <w:ind w:right="68"/>
        <w:rPr>
          <w:rFonts w:ascii="Arial" w:eastAsia="Arial" w:hAnsi="Arial" w:cs="Arial"/>
          <w:color w:val="5B9BD5" w:themeColor="accent1"/>
          <w:sz w:val="24"/>
          <w:szCs w:val="24"/>
        </w:rPr>
      </w:pPr>
    </w:p>
    <w:p w:rsidR="007F3764" w:rsidRPr="00FB1EC1" w:rsidRDefault="00491184" w:rsidP="00DB0FF4">
      <w:pPr>
        <w:spacing w:before="3" w:line="275" w:lineRule="auto"/>
        <w:ind w:right="68"/>
        <w:rPr>
          <w:rFonts w:ascii="Arial" w:eastAsia="Arial" w:hAnsi="Arial" w:cs="Arial"/>
          <w:color w:val="000000" w:themeColor="text1"/>
          <w:sz w:val="24"/>
          <w:szCs w:val="24"/>
        </w:rPr>
      </w:pPr>
      <w:r>
        <w:rPr>
          <w:rFonts w:ascii="Arial" w:eastAsia="Arial" w:hAnsi="Arial" w:cs="Arial"/>
          <w:color w:val="000000" w:themeColor="text1"/>
          <w:sz w:val="24"/>
          <w:szCs w:val="24"/>
        </w:rPr>
        <w:t>Laporan A</w:t>
      </w:r>
      <w:r w:rsidR="00496B0D" w:rsidRPr="00FB1EC1">
        <w:rPr>
          <w:rFonts w:ascii="Arial" w:eastAsia="Arial" w:hAnsi="Arial" w:cs="Arial"/>
          <w:color w:val="000000" w:themeColor="text1"/>
          <w:sz w:val="24"/>
          <w:szCs w:val="24"/>
        </w:rPr>
        <w:t>udit</w:t>
      </w:r>
    </w:p>
    <w:p w:rsidR="004C58C5" w:rsidRDefault="004C58C5" w:rsidP="00DB0FF4">
      <w:pPr>
        <w:spacing w:before="3" w:line="275" w:lineRule="auto"/>
        <w:ind w:right="68"/>
        <w:rPr>
          <w:rFonts w:ascii="Arial" w:eastAsia="Arial" w:hAnsi="Arial" w:cs="Arial"/>
          <w:color w:val="000000" w:themeColor="text1"/>
          <w:sz w:val="24"/>
          <w:szCs w:val="24"/>
        </w:rPr>
      </w:pPr>
      <w:r w:rsidRPr="00FB1EC1">
        <w:rPr>
          <w:rFonts w:ascii="Arial" w:eastAsia="Arial" w:hAnsi="Arial" w:cs="Arial"/>
          <w:color w:val="000000" w:themeColor="text1"/>
          <w:sz w:val="24"/>
          <w:szCs w:val="24"/>
        </w:rPr>
        <w:t xml:space="preserve">Lembaga Penjaminan Mutu dan Pengawasan Internal beserta dengan tim auditor internal melakukan kegiatan Audit Mutu Internal </w:t>
      </w:r>
      <w:r w:rsidR="00491184">
        <w:rPr>
          <w:rFonts w:ascii="Arial" w:eastAsia="Arial" w:hAnsi="Arial" w:cs="Arial"/>
          <w:color w:val="000000" w:themeColor="text1"/>
          <w:sz w:val="24"/>
          <w:szCs w:val="24"/>
        </w:rPr>
        <w:t xml:space="preserve">(AMI) setiap satu tahun </w:t>
      </w:r>
      <w:r w:rsidR="0083645F">
        <w:rPr>
          <w:rFonts w:ascii="Arial" w:eastAsia="Arial" w:hAnsi="Arial" w:cs="Arial"/>
          <w:color w:val="000000" w:themeColor="text1"/>
          <w:sz w:val="24"/>
          <w:szCs w:val="24"/>
        </w:rPr>
        <w:t xml:space="preserve">sekali. </w:t>
      </w:r>
      <w:r w:rsidR="00562B4F">
        <w:rPr>
          <w:rFonts w:ascii="Arial" w:eastAsia="Arial" w:hAnsi="Arial" w:cs="Arial"/>
          <w:color w:val="000000" w:themeColor="text1"/>
          <w:sz w:val="24"/>
          <w:szCs w:val="24"/>
        </w:rPr>
        <w:t>Dokumentasi hasil AMI</w:t>
      </w:r>
      <w:r w:rsidR="00C70142">
        <w:rPr>
          <w:rFonts w:ascii="Arial" w:eastAsia="Arial" w:hAnsi="Arial" w:cs="Arial"/>
          <w:color w:val="000000" w:themeColor="text1"/>
          <w:sz w:val="24"/>
          <w:szCs w:val="24"/>
        </w:rPr>
        <w:t xml:space="preserve"> setiap siklus</w:t>
      </w:r>
      <w:r w:rsidR="00562B4F">
        <w:rPr>
          <w:rFonts w:ascii="Arial" w:eastAsia="Arial" w:hAnsi="Arial" w:cs="Arial"/>
          <w:color w:val="000000" w:themeColor="text1"/>
          <w:sz w:val="24"/>
          <w:szCs w:val="24"/>
        </w:rPr>
        <w:t xml:space="preserve"> tersimpan pada platforms MS Teams AMI yang terintegrasi dalam </w:t>
      </w:r>
      <w:hyperlink r:id="rId31" w:history="1">
        <w:r w:rsidR="00562B4F" w:rsidRPr="0083645F">
          <w:rPr>
            <w:rStyle w:val="Hyperlink"/>
            <w:rFonts w:ascii="Arial" w:eastAsia="Arial" w:hAnsi="Arial" w:cs="Arial"/>
            <w:sz w:val="24"/>
            <w:szCs w:val="24"/>
          </w:rPr>
          <w:t>Sistem Informasi Manajemen Penjaminan Mutu</w:t>
        </w:r>
      </w:hyperlink>
      <w:r w:rsidR="00562B4F">
        <w:rPr>
          <w:rFonts w:ascii="Arial" w:eastAsia="Arial" w:hAnsi="Arial" w:cs="Arial"/>
          <w:color w:val="000000" w:themeColor="text1"/>
          <w:sz w:val="24"/>
          <w:szCs w:val="24"/>
        </w:rPr>
        <w:t>.</w:t>
      </w:r>
      <w:r w:rsidR="00C70142">
        <w:rPr>
          <w:rFonts w:ascii="Arial" w:eastAsia="Arial" w:hAnsi="Arial" w:cs="Arial"/>
          <w:color w:val="000000" w:themeColor="text1"/>
          <w:sz w:val="24"/>
          <w:szCs w:val="24"/>
        </w:rPr>
        <w:t xml:space="preserve"> Auditee dapat mengakses permintaan tindak lanjut hasil AMI, dan tanggungan hasil AMI pada siklus sebelumnya. </w:t>
      </w:r>
      <w:r w:rsidR="0083645F">
        <w:rPr>
          <w:rFonts w:ascii="Arial" w:eastAsia="Arial" w:hAnsi="Arial" w:cs="Arial"/>
          <w:color w:val="000000" w:themeColor="text1"/>
          <w:sz w:val="24"/>
          <w:szCs w:val="24"/>
        </w:rPr>
        <w:t xml:space="preserve">Selain melalui platform tersebut, laporan hasil audit juga dikirimkan melalui </w:t>
      </w:r>
      <w:r w:rsidR="0083645F" w:rsidRPr="00562B4F">
        <w:rPr>
          <w:rFonts w:ascii="Arial" w:eastAsia="Arial" w:hAnsi="Arial" w:cs="Arial"/>
          <w:i/>
          <w:color w:val="000000" w:themeColor="text1"/>
          <w:sz w:val="24"/>
          <w:szCs w:val="24"/>
        </w:rPr>
        <w:t xml:space="preserve">email </w:t>
      </w:r>
      <w:r w:rsidR="0083645F">
        <w:rPr>
          <w:rFonts w:ascii="Arial" w:eastAsia="Arial" w:hAnsi="Arial" w:cs="Arial"/>
          <w:color w:val="000000" w:themeColor="text1"/>
          <w:sz w:val="24"/>
          <w:szCs w:val="24"/>
        </w:rPr>
        <w:t xml:space="preserve">kepada </w:t>
      </w:r>
      <w:r w:rsidR="00562B4F">
        <w:rPr>
          <w:rFonts w:ascii="Arial" w:eastAsia="Arial" w:hAnsi="Arial" w:cs="Arial"/>
          <w:color w:val="000000" w:themeColor="text1"/>
          <w:sz w:val="24"/>
          <w:szCs w:val="24"/>
        </w:rPr>
        <w:t xml:space="preserve">para auditee dan ditembuskan </w:t>
      </w:r>
      <w:r w:rsidR="0083645F">
        <w:rPr>
          <w:rFonts w:ascii="Arial" w:eastAsia="Arial" w:hAnsi="Arial" w:cs="Arial"/>
          <w:color w:val="000000" w:themeColor="text1"/>
          <w:sz w:val="24"/>
          <w:szCs w:val="24"/>
        </w:rPr>
        <w:t>pada pimpinan universitas.</w:t>
      </w:r>
      <w:r w:rsidR="00C70142">
        <w:rPr>
          <w:rFonts w:ascii="Arial" w:eastAsia="Arial" w:hAnsi="Arial" w:cs="Arial"/>
          <w:color w:val="000000" w:themeColor="text1"/>
          <w:sz w:val="24"/>
          <w:szCs w:val="24"/>
        </w:rPr>
        <w:t xml:space="preserve"> </w:t>
      </w:r>
      <w:r w:rsidR="0085320D">
        <w:rPr>
          <w:rFonts w:ascii="Arial" w:eastAsia="Arial" w:hAnsi="Arial" w:cs="Arial"/>
          <w:color w:val="000000" w:themeColor="text1"/>
          <w:sz w:val="24"/>
          <w:szCs w:val="24"/>
        </w:rPr>
        <w:t>Para auditor internal, dan Kepala LPMPI juga memiliki akses untuk memonitor sejauh mana upaya tindakan perbaikan telah dilaksanakan dan didokumentasikan oleh auditee. Hal tersebut dimaksudkan agar upaya tindak lanjut senantiasa diupayakan dan terus berkelanjutan.</w:t>
      </w:r>
    </w:p>
    <w:p w:rsidR="00C70142" w:rsidRDefault="00C70142" w:rsidP="00DB0FF4">
      <w:pPr>
        <w:spacing w:before="3" w:line="275" w:lineRule="auto"/>
        <w:ind w:right="68"/>
        <w:rPr>
          <w:rFonts w:ascii="Arial" w:eastAsia="Arial" w:hAnsi="Arial" w:cs="Arial"/>
          <w:color w:val="000000" w:themeColor="text1"/>
          <w:sz w:val="24"/>
          <w:szCs w:val="24"/>
        </w:rPr>
      </w:pPr>
    </w:p>
    <w:p w:rsidR="0083645F" w:rsidRPr="00FB1EC1" w:rsidRDefault="00562B4F" w:rsidP="00DB0FF4">
      <w:pPr>
        <w:spacing w:before="3" w:line="275" w:lineRule="auto"/>
        <w:ind w:right="68"/>
        <w:rPr>
          <w:rFonts w:ascii="Arial" w:eastAsia="Arial" w:hAnsi="Arial" w:cs="Arial"/>
          <w:color w:val="000000" w:themeColor="text1"/>
          <w:sz w:val="24"/>
          <w:szCs w:val="24"/>
        </w:rPr>
      </w:pPr>
      <w:r>
        <w:rPr>
          <w:noProof/>
        </w:rPr>
        <w:drawing>
          <wp:inline distT="0" distB="0" distL="0" distR="0" wp14:anchorId="1D7FAD44" wp14:editId="10C5F50B">
            <wp:extent cx="5837274" cy="2028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r="1579"/>
                    <a:stretch/>
                  </pic:blipFill>
                  <pic:spPr bwMode="auto">
                    <a:xfrm>
                      <a:off x="0" y="0"/>
                      <a:ext cx="5837274" cy="2028825"/>
                    </a:xfrm>
                    <a:prstGeom prst="rect">
                      <a:avLst/>
                    </a:prstGeom>
                    <a:ln>
                      <a:noFill/>
                    </a:ln>
                    <a:extLst>
                      <a:ext uri="{53640926-AAD7-44D8-BBD7-CCE9431645EC}">
                        <a14:shadowObscured xmlns:a14="http://schemas.microsoft.com/office/drawing/2010/main"/>
                      </a:ext>
                    </a:extLst>
                  </pic:spPr>
                </pic:pic>
              </a:graphicData>
            </a:graphic>
          </wp:inline>
        </w:drawing>
      </w:r>
    </w:p>
    <w:p w:rsidR="00562B4F" w:rsidRDefault="00562B4F" w:rsidP="00DB0FF4">
      <w:pPr>
        <w:spacing w:before="3" w:line="275" w:lineRule="auto"/>
        <w:ind w:right="68"/>
        <w:rPr>
          <w:rFonts w:ascii="Arial" w:eastAsia="Arial" w:hAnsi="Arial" w:cs="Arial"/>
          <w:color w:val="000000" w:themeColor="text1"/>
          <w:sz w:val="24"/>
          <w:szCs w:val="24"/>
        </w:rPr>
      </w:pPr>
      <w:r>
        <w:rPr>
          <w:rFonts w:ascii="Arial" w:eastAsia="Arial" w:hAnsi="Arial" w:cs="Arial"/>
          <w:color w:val="000000" w:themeColor="text1"/>
          <w:sz w:val="24"/>
          <w:szCs w:val="24"/>
        </w:rPr>
        <w:t>Gambar x. Tangkapan Layar MS Teams AMI</w:t>
      </w:r>
    </w:p>
    <w:p w:rsidR="00562B4F" w:rsidRDefault="00562B4F" w:rsidP="00DB0FF4">
      <w:pPr>
        <w:spacing w:before="3" w:line="275" w:lineRule="auto"/>
        <w:ind w:right="68"/>
        <w:rPr>
          <w:rFonts w:ascii="Arial" w:eastAsia="Arial" w:hAnsi="Arial" w:cs="Arial"/>
          <w:color w:val="000000" w:themeColor="text1"/>
          <w:sz w:val="24"/>
          <w:szCs w:val="24"/>
        </w:rPr>
      </w:pPr>
    </w:p>
    <w:p w:rsidR="00496B0D" w:rsidRDefault="00300298" w:rsidP="00DB0FF4">
      <w:pPr>
        <w:spacing w:before="3" w:line="275" w:lineRule="auto"/>
        <w:ind w:right="68"/>
        <w:rPr>
          <w:rFonts w:ascii="Arial" w:eastAsia="Arial" w:hAnsi="Arial" w:cs="Arial"/>
          <w:color w:val="000000" w:themeColor="text1"/>
          <w:sz w:val="24"/>
          <w:szCs w:val="24"/>
        </w:rPr>
      </w:pPr>
      <w:r w:rsidRPr="00FB1EC1">
        <w:rPr>
          <w:rFonts w:ascii="Arial" w:eastAsia="Arial" w:hAnsi="Arial" w:cs="Arial"/>
          <w:color w:val="000000" w:themeColor="text1"/>
          <w:sz w:val="24"/>
          <w:szCs w:val="24"/>
        </w:rPr>
        <w:t xml:space="preserve">Hasil </w:t>
      </w:r>
      <w:r w:rsidR="00017D47">
        <w:rPr>
          <w:rFonts w:ascii="Arial" w:eastAsia="Arial" w:hAnsi="Arial" w:cs="Arial"/>
          <w:color w:val="000000" w:themeColor="text1"/>
          <w:sz w:val="24"/>
          <w:szCs w:val="24"/>
        </w:rPr>
        <w:t>Monitoring dan Evaluasi</w:t>
      </w:r>
    </w:p>
    <w:p w:rsidR="001E441E" w:rsidRDefault="00017D47" w:rsidP="00DB0FF4">
      <w:pPr>
        <w:spacing w:before="3" w:line="275" w:lineRule="auto"/>
        <w:ind w:right="68"/>
        <w:rPr>
          <w:rFonts w:ascii="Arial" w:eastAsia="Arial" w:hAnsi="Arial" w:cs="Arial"/>
          <w:color w:val="000000" w:themeColor="text1"/>
          <w:sz w:val="24"/>
          <w:szCs w:val="24"/>
        </w:rPr>
      </w:pPr>
      <w:r>
        <w:rPr>
          <w:rFonts w:ascii="Arial" w:eastAsia="Arial" w:hAnsi="Arial" w:cs="Arial"/>
          <w:color w:val="000000" w:themeColor="text1"/>
          <w:sz w:val="24"/>
          <w:szCs w:val="24"/>
        </w:rPr>
        <w:t>Kegiatan monitoring dan evaluasi  dilakukan oleh LPMPI serta Koordinator Penjaminan Mutu (KPM) Fakultas. Monitoring dan Evaluasi (Monev) dilakukan secara berkala setiap semester. Lingkup monitoring dan evaluasi meliputi perkuliahan, suasana akademik dan fasilitas pembelajaran, kepuasan layanan penelitian dan pengabdian kepada masyarakat, serta kepuasan mitra kerja sama. Selain itu, LPMPI juga melakukan fungsi monev terhadap luaran kegiatan/program hibah eksternal.</w:t>
      </w:r>
      <w:r w:rsidR="001E441E">
        <w:rPr>
          <w:rFonts w:ascii="Arial" w:eastAsia="Arial" w:hAnsi="Arial" w:cs="Arial"/>
          <w:color w:val="000000" w:themeColor="text1"/>
          <w:sz w:val="24"/>
          <w:szCs w:val="24"/>
        </w:rPr>
        <w:t xml:space="preserve"> </w:t>
      </w:r>
      <w:r w:rsidR="007D55DA">
        <w:rPr>
          <w:rFonts w:ascii="Arial" w:eastAsia="Arial" w:hAnsi="Arial" w:cs="Arial"/>
          <w:color w:val="000000" w:themeColor="text1"/>
          <w:sz w:val="24"/>
          <w:szCs w:val="24"/>
        </w:rPr>
        <w:t xml:space="preserve">Sementara itu KPM melakukan monev secara berkala terhadap capaian Indikator Kinerja Utama (IKU) untuk setiap fakultas. Laporan hasil monev disampaikan kepada LPPMI untuk dikompilasikan dan dikirim kepada pimpinan universitas. </w:t>
      </w:r>
      <w:r w:rsidR="001E441E">
        <w:rPr>
          <w:rFonts w:ascii="Arial" w:eastAsia="Arial" w:hAnsi="Arial" w:cs="Arial"/>
          <w:color w:val="000000" w:themeColor="text1"/>
          <w:sz w:val="24"/>
          <w:szCs w:val="24"/>
        </w:rPr>
        <w:t xml:space="preserve">Unit lain yang melakukan kegiatan monitoring dan evaluasi adalah </w:t>
      </w:r>
      <w:r w:rsidR="00A374A8">
        <w:rPr>
          <w:rFonts w:ascii="Arial" w:eastAsia="Arial" w:hAnsi="Arial" w:cs="Arial"/>
          <w:color w:val="000000" w:themeColor="text1"/>
          <w:sz w:val="24"/>
          <w:szCs w:val="24"/>
        </w:rPr>
        <w:t xml:space="preserve">Lembaga Penelitian, Pengabdian Kepada Masyarakat dan Inovasi (LPPMI). Lembaga ini melakukan monev </w:t>
      </w:r>
      <w:r w:rsidR="001E441E">
        <w:rPr>
          <w:rFonts w:ascii="Arial" w:eastAsia="Arial" w:hAnsi="Arial" w:cs="Arial"/>
          <w:color w:val="000000" w:themeColor="text1"/>
          <w:sz w:val="24"/>
          <w:szCs w:val="24"/>
        </w:rPr>
        <w:t xml:space="preserve">hibah penelitian dan pengabdian masyarakat internal secara rutin setiap tahun. </w:t>
      </w:r>
    </w:p>
    <w:p w:rsidR="00A374A8" w:rsidRDefault="001E441E" w:rsidP="00DB0FF4">
      <w:pPr>
        <w:spacing w:before="3" w:line="275" w:lineRule="auto"/>
        <w:ind w:right="68"/>
        <w:rPr>
          <w:rFonts w:ascii="Arial" w:eastAsia="Arial" w:hAnsi="Arial" w:cs="Arial"/>
          <w:color w:val="000000" w:themeColor="text1"/>
          <w:sz w:val="24"/>
          <w:szCs w:val="24"/>
        </w:rPr>
      </w:pPr>
      <w:r>
        <w:rPr>
          <w:rFonts w:ascii="Arial" w:eastAsia="Arial" w:hAnsi="Arial" w:cs="Arial"/>
          <w:color w:val="000000" w:themeColor="text1"/>
          <w:sz w:val="24"/>
          <w:szCs w:val="24"/>
        </w:rPr>
        <w:t xml:space="preserve"> </w:t>
      </w:r>
    </w:p>
    <w:p w:rsidR="007D55DA" w:rsidRDefault="007D55DA" w:rsidP="00DB0FF4">
      <w:pPr>
        <w:spacing w:before="3" w:line="275" w:lineRule="auto"/>
        <w:ind w:right="68"/>
        <w:rPr>
          <w:rFonts w:ascii="Arial" w:eastAsia="Arial" w:hAnsi="Arial" w:cs="Arial"/>
          <w:color w:val="000000" w:themeColor="text1"/>
          <w:sz w:val="24"/>
          <w:szCs w:val="24"/>
        </w:rPr>
      </w:pPr>
    </w:p>
    <w:p w:rsidR="007D55DA" w:rsidRDefault="007D55DA" w:rsidP="00DB0FF4">
      <w:pPr>
        <w:spacing w:before="3" w:line="275" w:lineRule="auto"/>
        <w:ind w:right="68"/>
        <w:rPr>
          <w:rFonts w:ascii="Arial" w:eastAsia="Arial" w:hAnsi="Arial" w:cs="Arial"/>
          <w:color w:val="000000" w:themeColor="text1"/>
          <w:sz w:val="24"/>
          <w:szCs w:val="24"/>
        </w:rPr>
      </w:pPr>
    </w:p>
    <w:p w:rsidR="007D55DA" w:rsidRDefault="007D55DA" w:rsidP="00DB0FF4">
      <w:pPr>
        <w:spacing w:before="3" w:line="275" w:lineRule="auto"/>
        <w:ind w:right="68"/>
        <w:rPr>
          <w:rFonts w:ascii="Arial" w:eastAsia="Arial" w:hAnsi="Arial" w:cs="Arial"/>
          <w:color w:val="000000" w:themeColor="text1"/>
          <w:sz w:val="24"/>
          <w:szCs w:val="24"/>
        </w:rPr>
      </w:pPr>
    </w:p>
    <w:p w:rsidR="007D55DA" w:rsidRDefault="007D55DA" w:rsidP="00DB0FF4">
      <w:pPr>
        <w:spacing w:before="3" w:line="275" w:lineRule="auto"/>
        <w:ind w:right="68"/>
        <w:rPr>
          <w:rFonts w:ascii="Arial" w:eastAsia="Arial" w:hAnsi="Arial" w:cs="Arial"/>
          <w:color w:val="000000" w:themeColor="text1"/>
          <w:sz w:val="24"/>
          <w:szCs w:val="24"/>
        </w:rPr>
      </w:pPr>
    </w:p>
    <w:p w:rsidR="007D55DA" w:rsidRDefault="007D55DA" w:rsidP="00DB0FF4">
      <w:pPr>
        <w:spacing w:before="3" w:line="275" w:lineRule="auto"/>
        <w:ind w:right="68"/>
        <w:rPr>
          <w:rFonts w:ascii="Arial" w:eastAsia="Arial" w:hAnsi="Arial" w:cs="Arial"/>
          <w:color w:val="000000" w:themeColor="text1"/>
          <w:sz w:val="24"/>
          <w:szCs w:val="24"/>
        </w:rPr>
      </w:pPr>
    </w:p>
    <w:p w:rsidR="00156EA1" w:rsidRDefault="00156EA1" w:rsidP="00DB0FF4">
      <w:pPr>
        <w:spacing w:before="3" w:line="275" w:lineRule="auto"/>
        <w:ind w:right="68"/>
        <w:rPr>
          <w:rFonts w:ascii="Arial" w:eastAsia="Arial" w:hAnsi="Arial" w:cs="Arial"/>
          <w:color w:val="000000" w:themeColor="text1"/>
          <w:sz w:val="24"/>
          <w:szCs w:val="24"/>
        </w:rPr>
      </w:pPr>
      <w:r>
        <w:rPr>
          <w:rFonts w:ascii="Arial" w:eastAsia="Arial" w:hAnsi="Arial" w:cs="Arial"/>
          <w:color w:val="000000" w:themeColor="text1"/>
          <w:sz w:val="24"/>
          <w:szCs w:val="24"/>
        </w:rPr>
        <w:lastRenderedPageBreak/>
        <w:t>Laman monitoring dan evaluasi secara singkat disajikan pada tabel berikut:</w:t>
      </w:r>
    </w:p>
    <w:tbl>
      <w:tblPr>
        <w:tblStyle w:val="TableGrid"/>
        <w:tblW w:w="9209" w:type="dxa"/>
        <w:tblLayout w:type="fixed"/>
        <w:tblLook w:val="04A0" w:firstRow="1" w:lastRow="0" w:firstColumn="1" w:lastColumn="0" w:noHBand="0" w:noVBand="1"/>
      </w:tblPr>
      <w:tblGrid>
        <w:gridCol w:w="627"/>
        <w:gridCol w:w="1385"/>
        <w:gridCol w:w="7197"/>
      </w:tblGrid>
      <w:tr w:rsidR="00426B6C" w:rsidRPr="00156EA1" w:rsidTr="00426B6C">
        <w:tc>
          <w:tcPr>
            <w:tcW w:w="627" w:type="dxa"/>
            <w:shd w:val="clear" w:color="auto" w:fill="E7E6E6" w:themeFill="background2"/>
          </w:tcPr>
          <w:p w:rsidR="00426B6C" w:rsidRPr="00156EA1" w:rsidRDefault="00426B6C" w:rsidP="00156EA1">
            <w:pPr>
              <w:spacing w:before="3" w:line="275" w:lineRule="auto"/>
              <w:ind w:right="68"/>
              <w:jc w:val="center"/>
              <w:rPr>
                <w:rFonts w:ascii="Arial" w:eastAsia="Arial" w:hAnsi="Arial" w:cs="Arial"/>
                <w:color w:val="000000" w:themeColor="text1"/>
                <w:sz w:val="22"/>
                <w:szCs w:val="24"/>
              </w:rPr>
            </w:pPr>
            <w:r w:rsidRPr="00156EA1">
              <w:rPr>
                <w:rFonts w:ascii="Arial" w:eastAsia="Arial" w:hAnsi="Arial" w:cs="Arial"/>
                <w:color w:val="000000" w:themeColor="text1"/>
                <w:sz w:val="22"/>
                <w:szCs w:val="24"/>
              </w:rPr>
              <w:t>No.</w:t>
            </w:r>
          </w:p>
        </w:tc>
        <w:tc>
          <w:tcPr>
            <w:tcW w:w="1385" w:type="dxa"/>
            <w:shd w:val="clear" w:color="auto" w:fill="E7E6E6" w:themeFill="background2"/>
          </w:tcPr>
          <w:p w:rsidR="00426B6C" w:rsidRPr="00156EA1" w:rsidRDefault="00426B6C" w:rsidP="00156EA1">
            <w:pPr>
              <w:spacing w:before="3" w:line="275" w:lineRule="auto"/>
              <w:ind w:right="68"/>
              <w:jc w:val="center"/>
              <w:rPr>
                <w:rFonts w:ascii="Arial" w:eastAsia="Arial" w:hAnsi="Arial" w:cs="Arial"/>
                <w:color w:val="000000" w:themeColor="text1"/>
                <w:sz w:val="22"/>
                <w:szCs w:val="24"/>
              </w:rPr>
            </w:pPr>
            <w:r w:rsidRPr="00156EA1">
              <w:rPr>
                <w:rFonts w:ascii="Arial" w:eastAsia="Arial" w:hAnsi="Arial" w:cs="Arial"/>
                <w:color w:val="000000" w:themeColor="text1"/>
                <w:sz w:val="22"/>
                <w:szCs w:val="24"/>
              </w:rPr>
              <w:t>Pengisi</w:t>
            </w:r>
          </w:p>
        </w:tc>
        <w:tc>
          <w:tcPr>
            <w:tcW w:w="7197" w:type="dxa"/>
            <w:shd w:val="clear" w:color="auto" w:fill="E7E6E6" w:themeFill="background2"/>
          </w:tcPr>
          <w:p w:rsidR="00426B6C" w:rsidRPr="00156EA1" w:rsidRDefault="00426B6C" w:rsidP="00156EA1">
            <w:pPr>
              <w:spacing w:before="3" w:line="275" w:lineRule="auto"/>
              <w:ind w:right="68"/>
              <w:jc w:val="center"/>
              <w:rPr>
                <w:rFonts w:ascii="Arial" w:eastAsia="Arial" w:hAnsi="Arial" w:cs="Arial"/>
                <w:color w:val="000000" w:themeColor="text1"/>
                <w:sz w:val="22"/>
                <w:szCs w:val="24"/>
              </w:rPr>
            </w:pPr>
            <w:r>
              <w:rPr>
                <w:rFonts w:ascii="Arial" w:eastAsia="Arial" w:hAnsi="Arial" w:cs="Arial"/>
                <w:color w:val="000000" w:themeColor="text1"/>
                <w:sz w:val="22"/>
                <w:szCs w:val="24"/>
              </w:rPr>
              <w:t>Informasi</w:t>
            </w:r>
          </w:p>
        </w:tc>
      </w:tr>
      <w:tr w:rsidR="00426B6C" w:rsidRPr="00156EA1" w:rsidTr="00426B6C">
        <w:tc>
          <w:tcPr>
            <w:tcW w:w="627" w:type="dxa"/>
            <w:shd w:val="clear" w:color="auto" w:fill="auto"/>
          </w:tcPr>
          <w:p w:rsidR="00426B6C" w:rsidRPr="00156EA1" w:rsidRDefault="00426B6C" w:rsidP="00156EA1">
            <w:pPr>
              <w:spacing w:before="3" w:line="275" w:lineRule="auto"/>
              <w:ind w:right="68"/>
              <w:jc w:val="center"/>
              <w:rPr>
                <w:rFonts w:ascii="Arial" w:eastAsia="Arial" w:hAnsi="Arial" w:cs="Arial"/>
                <w:color w:val="000000" w:themeColor="text1"/>
                <w:sz w:val="22"/>
                <w:szCs w:val="24"/>
              </w:rPr>
            </w:pPr>
            <w:r>
              <w:rPr>
                <w:rFonts w:ascii="Arial" w:eastAsia="Arial" w:hAnsi="Arial" w:cs="Arial"/>
                <w:color w:val="000000" w:themeColor="text1"/>
                <w:sz w:val="22"/>
                <w:szCs w:val="24"/>
              </w:rPr>
              <w:t>1.</w:t>
            </w:r>
          </w:p>
          <w:p w:rsidR="00426B6C" w:rsidRPr="00156EA1" w:rsidRDefault="00426B6C" w:rsidP="00156EA1">
            <w:pPr>
              <w:ind w:left="-113"/>
              <w:rPr>
                <w:rFonts w:eastAsia="Arial"/>
              </w:rPr>
            </w:pPr>
          </w:p>
        </w:tc>
        <w:tc>
          <w:tcPr>
            <w:tcW w:w="1385" w:type="dxa"/>
            <w:shd w:val="clear" w:color="auto" w:fill="auto"/>
          </w:tcPr>
          <w:p w:rsidR="00426B6C" w:rsidRPr="00156EA1" w:rsidRDefault="00426B6C" w:rsidP="00156EA1">
            <w:pPr>
              <w:spacing w:before="3" w:line="275" w:lineRule="auto"/>
              <w:ind w:right="68"/>
              <w:rPr>
                <w:rFonts w:ascii="Arial" w:eastAsia="Arial" w:hAnsi="Arial" w:cs="Arial"/>
                <w:color w:val="000000" w:themeColor="text1"/>
                <w:sz w:val="22"/>
                <w:szCs w:val="24"/>
              </w:rPr>
            </w:pPr>
            <w:r w:rsidRPr="00156EA1">
              <w:rPr>
                <w:rFonts w:ascii="Arial" w:eastAsia="Arial" w:hAnsi="Arial" w:cs="Arial"/>
                <w:color w:val="000000" w:themeColor="text1"/>
                <w:sz w:val="22"/>
                <w:szCs w:val="24"/>
              </w:rPr>
              <w:t>Mahasiswa</w:t>
            </w:r>
          </w:p>
        </w:tc>
        <w:tc>
          <w:tcPr>
            <w:tcW w:w="7197" w:type="dxa"/>
            <w:shd w:val="clear" w:color="auto" w:fill="auto"/>
          </w:tcPr>
          <w:p w:rsidR="00426B6C" w:rsidRDefault="00426B6C"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 xml:space="preserve">Monev : </w:t>
            </w:r>
            <w:hyperlink r:id="rId33" w:history="1">
              <w:r w:rsidRPr="0085156D">
                <w:rPr>
                  <w:rStyle w:val="Hyperlink"/>
                  <w:rFonts w:ascii="Arial" w:eastAsia="Arial" w:hAnsi="Arial" w:cs="Arial"/>
                  <w:sz w:val="22"/>
                  <w:szCs w:val="24"/>
                </w:rPr>
                <w:t>http://mahasiswa.machung.ac.id/</w:t>
              </w:r>
            </w:hyperlink>
            <w:r>
              <w:rPr>
                <w:rFonts w:ascii="Arial" w:eastAsia="Arial" w:hAnsi="Arial" w:cs="Arial"/>
                <w:color w:val="000000" w:themeColor="text1"/>
                <w:sz w:val="22"/>
                <w:szCs w:val="24"/>
              </w:rPr>
              <w:t xml:space="preserve"> </w:t>
            </w:r>
          </w:p>
          <w:p w:rsidR="00426B6C" w:rsidRDefault="00426B6C"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Lingkup : perkuliahan, suasana akademik dan fasilitas pembelajaran</w:t>
            </w:r>
          </w:p>
          <w:p w:rsidR="00426B6C" w:rsidRDefault="00426B6C"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 xml:space="preserve">Hasil : </w:t>
            </w:r>
          </w:p>
          <w:p w:rsidR="00426B6C" w:rsidRDefault="0058451C" w:rsidP="00426B6C">
            <w:pPr>
              <w:pStyle w:val="ListParagraph"/>
              <w:numPr>
                <w:ilvl w:val="0"/>
                <w:numId w:val="13"/>
              </w:numPr>
              <w:spacing w:before="3" w:line="275" w:lineRule="auto"/>
              <w:ind w:right="68"/>
              <w:rPr>
                <w:rFonts w:ascii="Arial" w:eastAsia="Arial" w:hAnsi="Arial" w:cs="Arial"/>
                <w:color w:val="000000" w:themeColor="text1"/>
                <w:sz w:val="22"/>
                <w:szCs w:val="24"/>
              </w:rPr>
            </w:pPr>
            <w:hyperlink r:id="rId34" w:history="1">
              <w:r w:rsidR="00426B6C" w:rsidRPr="00426B6C">
                <w:rPr>
                  <w:rStyle w:val="Hyperlink"/>
                  <w:rFonts w:ascii="Arial" w:eastAsia="Arial" w:hAnsi="Arial" w:cs="Arial"/>
                  <w:sz w:val="22"/>
                  <w:szCs w:val="24"/>
                </w:rPr>
                <w:t>http://penjaminanmutu.machung.ac.id/index.php</w:t>
              </w:r>
            </w:hyperlink>
          </w:p>
          <w:p w:rsidR="00426B6C" w:rsidRDefault="0058451C" w:rsidP="00426B6C">
            <w:pPr>
              <w:pStyle w:val="ListParagraph"/>
              <w:numPr>
                <w:ilvl w:val="0"/>
                <w:numId w:val="13"/>
              </w:numPr>
              <w:spacing w:before="3" w:line="275" w:lineRule="auto"/>
              <w:ind w:right="68"/>
              <w:rPr>
                <w:rFonts w:ascii="Arial" w:eastAsia="Arial" w:hAnsi="Arial" w:cs="Arial"/>
                <w:color w:val="000000" w:themeColor="text1"/>
                <w:sz w:val="22"/>
                <w:szCs w:val="24"/>
              </w:rPr>
            </w:pPr>
            <w:hyperlink r:id="rId35" w:history="1">
              <w:r w:rsidR="00426B6C" w:rsidRPr="00426B6C">
                <w:rPr>
                  <w:rStyle w:val="Hyperlink"/>
                  <w:rFonts w:ascii="Arial" w:eastAsia="Arial" w:hAnsi="Arial" w:cs="Arial"/>
                  <w:sz w:val="22"/>
                  <w:szCs w:val="24"/>
                </w:rPr>
                <w:t>http://eksekutif.machung.ac.id/</w:t>
              </w:r>
            </w:hyperlink>
            <w:r w:rsidR="00426B6C" w:rsidRPr="00426B6C">
              <w:rPr>
                <w:rFonts w:ascii="Arial" w:eastAsia="Arial" w:hAnsi="Arial" w:cs="Arial"/>
                <w:color w:val="000000" w:themeColor="text1"/>
                <w:sz w:val="22"/>
                <w:szCs w:val="24"/>
              </w:rPr>
              <w:t xml:space="preserve"> </w:t>
            </w:r>
          </w:p>
          <w:p w:rsidR="00426B6C" w:rsidRPr="00426B6C" w:rsidRDefault="0058451C" w:rsidP="00426B6C">
            <w:pPr>
              <w:pStyle w:val="ListParagraph"/>
              <w:numPr>
                <w:ilvl w:val="0"/>
                <w:numId w:val="13"/>
              </w:numPr>
              <w:spacing w:before="3" w:line="275" w:lineRule="auto"/>
              <w:ind w:right="68"/>
              <w:rPr>
                <w:rFonts w:ascii="Arial" w:eastAsia="Arial" w:hAnsi="Arial" w:cs="Arial"/>
                <w:color w:val="000000" w:themeColor="text1"/>
                <w:sz w:val="22"/>
                <w:szCs w:val="24"/>
              </w:rPr>
            </w:pPr>
            <w:hyperlink r:id="rId36" w:history="1">
              <w:r w:rsidR="00426B6C" w:rsidRPr="0085156D">
                <w:rPr>
                  <w:rStyle w:val="Hyperlink"/>
                  <w:rFonts w:ascii="Arial" w:eastAsia="Arial" w:hAnsi="Arial" w:cs="Arial"/>
                  <w:sz w:val="22"/>
                  <w:szCs w:val="24"/>
                </w:rPr>
                <w:t>http://data.machung.ac.id/</w:t>
              </w:r>
            </w:hyperlink>
            <w:r w:rsidR="00426B6C">
              <w:rPr>
                <w:rFonts w:ascii="Arial" w:eastAsia="Arial" w:hAnsi="Arial" w:cs="Arial"/>
                <w:color w:val="000000" w:themeColor="text1"/>
                <w:sz w:val="22"/>
                <w:szCs w:val="24"/>
              </w:rPr>
              <w:t xml:space="preserve"> </w:t>
            </w:r>
          </w:p>
        </w:tc>
      </w:tr>
      <w:tr w:rsidR="00426B6C" w:rsidRPr="00156EA1" w:rsidTr="00426B6C">
        <w:tc>
          <w:tcPr>
            <w:tcW w:w="627" w:type="dxa"/>
            <w:shd w:val="clear" w:color="auto" w:fill="auto"/>
          </w:tcPr>
          <w:p w:rsidR="00426B6C" w:rsidRPr="00156EA1" w:rsidRDefault="00426B6C" w:rsidP="00156EA1">
            <w:pPr>
              <w:spacing w:before="3" w:line="275" w:lineRule="auto"/>
              <w:ind w:right="68"/>
              <w:jc w:val="center"/>
              <w:rPr>
                <w:rFonts w:ascii="Arial" w:eastAsia="Arial" w:hAnsi="Arial" w:cs="Arial"/>
                <w:color w:val="000000" w:themeColor="text1"/>
                <w:sz w:val="22"/>
                <w:szCs w:val="24"/>
              </w:rPr>
            </w:pPr>
            <w:r>
              <w:rPr>
                <w:rFonts w:ascii="Arial" w:eastAsia="Arial" w:hAnsi="Arial" w:cs="Arial"/>
                <w:color w:val="000000" w:themeColor="text1"/>
                <w:sz w:val="22"/>
                <w:szCs w:val="24"/>
              </w:rPr>
              <w:t>2.</w:t>
            </w:r>
          </w:p>
        </w:tc>
        <w:tc>
          <w:tcPr>
            <w:tcW w:w="1385" w:type="dxa"/>
            <w:shd w:val="clear" w:color="auto" w:fill="auto"/>
          </w:tcPr>
          <w:p w:rsidR="00426B6C" w:rsidRPr="00156EA1" w:rsidRDefault="00426B6C" w:rsidP="00156EA1">
            <w:pPr>
              <w:spacing w:before="3" w:line="275" w:lineRule="auto"/>
              <w:ind w:right="68"/>
              <w:rPr>
                <w:rFonts w:ascii="Arial" w:eastAsia="Arial" w:hAnsi="Arial" w:cs="Arial"/>
                <w:color w:val="000000" w:themeColor="text1"/>
                <w:sz w:val="22"/>
                <w:szCs w:val="24"/>
              </w:rPr>
            </w:pPr>
            <w:r w:rsidRPr="00156EA1">
              <w:rPr>
                <w:rFonts w:ascii="Arial" w:eastAsia="Arial" w:hAnsi="Arial" w:cs="Arial"/>
                <w:color w:val="000000" w:themeColor="text1"/>
                <w:sz w:val="22"/>
                <w:szCs w:val="24"/>
              </w:rPr>
              <w:t>Dosen</w:t>
            </w:r>
          </w:p>
        </w:tc>
        <w:tc>
          <w:tcPr>
            <w:tcW w:w="7197" w:type="dxa"/>
            <w:shd w:val="clear" w:color="auto" w:fill="auto"/>
          </w:tcPr>
          <w:p w:rsidR="00426B6C" w:rsidRDefault="002A66C2"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 xml:space="preserve">Monev : </w:t>
            </w:r>
            <w:hyperlink r:id="rId37" w:history="1">
              <w:r w:rsidRPr="0085156D">
                <w:rPr>
                  <w:rStyle w:val="Hyperlink"/>
                  <w:rFonts w:ascii="Arial" w:eastAsia="Arial" w:hAnsi="Arial" w:cs="Arial"/>
                  <w:sz w:val="22"/>
                  <w:szCs w:val="24"/>
                </w:rPr>
                <w:t>http://dosen.machung.ac.id/</w:t>
              </w:r>
            </w:hyperlink>
          </w:p>
          <w:p w:rsidR="002A66C2" w:rsidRDefault="002A66C2"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Lingkup : layanan penelitian, layanan pengabdian masyarakat, kepuasan pegawai</w:t>
            </w:r>
          </w:p>
          <w:p w:rsidR="002A66C2" w:rsidRDefault="002A66C2"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 xml:space="preserve">Hasil : </w:t>
            </w:r>
          </w:p>
          <w:p w:rsidR="002A66C2" w:rsidRDefault="0058451C" w:rsidP="002A66C2">
            <w:pPr>
              <w:pStyle w:val="ListParagraph"/>
              <w:numPr>
                <w:ilvl w:val="0"/>
                <w:numId w:val="13"/>
              </w:numPr>
              <w:spacing w:before="3" w:line="275" w:lineRule="auto"/>
              <w:ind w:right="68"/>
              <w:rPr>
                <w:rFonts w:ascii="Arial" w:eastAsia="Arial" w:hAnsi="Arial" w:cs="Arial"/>
                <w:color w:val="000000" w:themeColor="text1"/>
                <w:sz w:val="22"/>
                <w:szCs w:val="24"/>
              </w:rPr>
            </w:pPr>
            <w:hyperlink r:id="rId38" w:history="1">
              <w:r w:rsidR="002A66C2" w:rsidRPr="00426B6C">
                <w:rPr>
                  <w:rStyle w:val="Hyperlink"/>
                  <w:rFonts w:ascii="Arial" w:eastAsia="Arial" w:hAnsi="Arial" w:cs="Arial"/>
                  <w:sz w:val="22"/>
                  <w:szCs w:val="24"/>
                </w:rPr>
                <w:t>http://eksekutif.machung.ac.id/</w:t>
              </w:r>
            </w:hyperlink>
            <w:r w:rsidR="002A66C2" w:rsidRPr="00426B6C">
              <w:rPr>
                <w:rFonts w:ascii="Arial" w:eastAsia="Arial" w:hAnsi="Arial" w:cs="Arial"/>
                <w:color w:val="000000" w:themeColor="text1"/>
                <w:sz w:val="22"/>
                <w:szCs w:val="24"/>
              </w:rPr>
              <w:t xml:space="preserve"> </w:t>
            </w:r>
          </w:p>
          <w:p w:rsidR="002A66C2" w:rsidRPr="002A66C2" w:rsidRDefault="0058451C" w:rsidP="00156EA1">
            <w:pPr>
              <w:pStyle w:val="ListParagraph"/>
              <w:numPr>
                <w:ilvl w:val="0"/>
                <w:numId w:val="13"/>
              </w:numPr>
              <w:spacing w:before="3" w:line="275" w:lineRule="auto"/>
              <w:ind w:right="68"/>
              <w:rPr>
                <w:rFonts w:ascii="Arial" w:eastAsia="Arial" w:hAnsi="Arial" w:cs="Arial"/>
                <w:color w:val="000000" w:themeColor="text1"/>
                <w:sz w:val="22"/>
                <w:szCs w:val="24"/>
              </w:rPr>
            </w:pPr>
            <w:hyperlink r:id="rId39" w:history="1">
              <w:r w:rsidR="002A66C2" w:rsidRPr="002A66C2">
                <w:rPr>
                  <w:rStyle w:val="Hyperlink"/>
                  <w:rFonts w:ascii="Arial" w:eastAsia="Arial" w:hAnsi="Arial" w:cs="Arial"/>
                  <w:sz w:val="22"/>
                  <w:szCs w:val="24"/>
                </w:rPr>
                <w:t>http://data.machung.ac.id/</w:t>
              </w:r>
            </w:hyperlink>
          </w:p>
        </w:tc>
      </w:tr>
      <w:tr w:rsidR="00426B6C" w:rsidRPr="00156EA1" w:rsidTr="00426B6C">
        <w:tc>
          <w:tcPr>
            <w:tcW w:w="627" w:type="dxa"/>
            <w:shd w:val="clear" w:color="auto" w:fill="auto"/>
          </w:tcPr>
          <w:p w:rsidR="00426B6C" w:rsidRPr="00156EA1" w:rsidRDefault="00426B6C" w:rsidP="00156EA1">
            <w:pPr>
              <w:spacing w:before="3" w:line="275" w:lineRule="auto"/>
              <w:ind w:right="68"/>
              <w:jc w:val="center"/>
              <w:rPr>
                <w:rFonts w:ascii="Arial" w:eastAsia="Arial" w:hAnsi="Arial" w:cs="Arial"/>
                <w:color w:val="000000" w:themeColor="text1"/>
                <w:sz w:val="22"/>
                <w:szCs w:val="24"/>
              </w:rPr>
            </w:pPr>
            <w:r>
              <w:rPr>
                <w:rFonts w:ascii="Arial" w:eastAsia="Arial" w:hAnsi="Arial" w:cs="Arial"/>
                <w:color w:val="000000" w:themeColor="text1"/>
                <w:sz w:val="22"/>
                <w:szCs w:val="24"/>
              </w:rPr>
              <w:t>3.</w:t>
            </w:r>
          </w:p>
        </w:tc>
        <w:tc>
          <w:tcPr>
            <w:tcW w:w="1385" w:type="dxa"/>
            <w:shd w:val="clear" w:color="auto" w:fill="auto"/>
          </w:tcPr>
          <w:p w:rsidR="00426B6C" w:rsidRPr="00156EA1" w:rsidRDefault="002A66C2"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Mitra</w:t>
            </w:r>
          </w:p>
        </w:tc>
        <w:tc>
          <w:tcPr>
            <w:tcW w:w="7197" w:type="dxa"/>
            <w:shd w:val="clear" w:color="auto" w:fill="auto"/>
          </w:tcPr>
          <w:p w:rsidR="00426B6C" w:rsidRPr="002A66C2" w:rsidRDefault="002A66C2" w:rsidP="002A66C2">
            <w:pPr>
              <w:rPr>
                <w:rFonts w:ascii="Arial" w:hAnsi="Arial" w:cs="Arial"/>
                <w:sz w:val="22"/>
                <w:szCs w:val="22"/>
              </w:rPr>
            </w:pPr>
            <w:r w:rsidRPr="002A66C2">
              <w:rPr>
                <w:rFonts w:ascii="Arial" w:eastAsia="Arial" w:hAnsi="Arial" w:cs="Arial"/>
                <w:color w:val="000000" w:themeColor="text1"/>
                <w:sz w:val="22"/>
                <w:szCs w:val="22"/>
              </w:rPr>
              <w:t xml:space="preserve">Monev : </w:t>
            </w:r>
            <w:hyperlink r:id="rId40" w:history="1">
              <w:r w:rsidRPr="002A66C2">
                <w:rPr>
                  <w:rStyle w:val="Hyperlink"/>
                  <w:rFonts w:ascii="Arial" w:hAnsi="Arial" w:cs="Arial"/>
                  <w:sz w:val="22"/>
                  <w:szCs w:val="22"/>
                </w:rPr>
                <w:t>https://bit.ly/MitraUMC</w:t>
              </w:r>
            </w:hyperlink>
            <w:r w:rsidRPr="002A66C2">
              <w:rPr>
                <w:rFonts w:ascii="Arial" w:hAnsi="Arial" w:cs="Arial"/>
                <w:sz w:val="22"/>
                <w:szCs w:val="22"/>
              </w:rPr>
              <w:t xml:space="preserve"> </w:t>
            </w:r>
          </w:p>
          <w:p w:rsidR="002A66C2" w:rsidRPr="002A66C2" w:rsidRDefault="002A66C2" w:rsidP="002A66C2">
            <w:pPr>
              <w:rPr>
                <w:rFonts w:ascii="Arial" w:hAnsi="Arial" w:cs="Arial"/>
                <w:sz w:val="22"/>
                <w:szCs w:val="22"/>
              </w:rPr>
            </w:pPr>
            <w:r w:rsidRPr="002A66C2">
              <w:rPr>
                <w:rFonts w:ascii="Arial" w:hAnsi="Arial" w:cs="Arial"/>
                <w:sz w:val="22"/>
                <w:szCs w:val="22"/>
              </w:rPr>
              <w:t>Lingkup : layanan kerja sama bidang pendidikan, penelitian, pengabdian kepada masyarakat dan lain-lain</w:t>
            </w:r>
          </w:p>
          <w:p w:rsidR="002A66C2" w:rsidRDefault="002A66C2" w:rsidP="002A66C2">
            <w:pPr>
              <w:rPr>
                <w:rFonts w:ascii="Arial" w:hAnsi="Arial" w:cs="Arial"/>
                <w:sz w:val="22"/>
                <w:szCs w:val="22"/>
              </w:rPr>
            </w:pPr>
            <w:r w:rsidRPr="002A66C2">
              <w:rPr>
                <w:rFonts w:ascii="Arial" w:hAnsi="Arial" w:cs="Arial"/>
                <w:sz w:val="22"/>
                <w:szCs w:val="22"/>
              </w:rPr>
              <w:t>Hasil</w:t>
            </w:r>
            <w:r>
              <w:rPr>
                <w:rFonts w:ascii="Arial" w:hAnsi="Arial" w:cs="Arial"/>
                <w:sz w:val="22"/>
                <w:szCs w:val="22"/>
              </w:rPr>
              <w:t xml:space="preserve"> : </w:t>
            </w:r>
          </w:p>
          <w:p w:rsidR="002A66C2" w:rsidRDefault="0058451C" w:rsidP="002A66C2">
            <w:pPr>
              <w:pStyle w:val="ListParagraph"/>
              <w:numPr>
                <w:ilvl w:val="0"/>
                <w:numId w:val="14"/>
              </w:numPr>
              <w:rPr>
                <w:rFonts w:ascii="Arial" w:hAnsi="Arial" w:cs="Arial"/>
                <w:sz w:val="22"/>
                <w:szCs w:val="22"/>
              </w:rPr>
            </w:pPr>
            <w:hyperlink r:id="rId41" w:history="1">
              <w:r w:rsidR="002A66C2" w:rsidRPr="002A66C2">
                <w:rPr>
                  <w:rStyle w:val="Hyperlink"/>
                  <w:rFonts w:ascii="Arial" w:hAnsi="Arial" w:cs="Arial"/>
                  <w:sz w:val="22"/>
                  <w:szCs w:val="22"/>
                </w:rPr>
                <w:t>HasilMitraUMC</w:t>
              </w:r>
            </w:hyperlink>
          </w:p>
          <w:p w:rsidR="002A66C2" w:rsidRPr="002A66C2" w:rsidRDefault="0058451C" w:rsidP="002A66C2">
            <w:pPr>
              <w:pStyle w:val="ListParagraph"/>
              <w:numPr>
                <w:ilvl w:val="0"/>
                <w:numId w:val="14"/>
              </w:numPr>
              <w:spacing w:before="3" w:line="275" w:lineRule="auto"/>
              <w:ind w:right="68"/>
              <w:rPr>
                <w:rFonts w:ascii="Arial" w:eastAsia="Arial" w:hAnsi="Arial" w:cs="Arial"/>
                <w:color w:val="000000" w:themeColor="text1"/>
                <w:sz w:val="22"/>
                <w:szCs w:val="24"/>
              </w:rPr>
            </w:pPr>
            <w:hyperlink r:id="rId42" w:history="1">
              <w:r w:rsidR="002A66C2" w:rsidRPr="00426B6C">
                <w:rPr>
                  <w:rStyle w:val="Hyperlink"/>
                  <w:rFonts w:ascii="Arial" w:eastAsia="Arial" w:hAnsi="Arial" w:cs="Arial"/>
                  <w:sz w:val="22"/>
                  <w:szCs w:val="24"/>
                </w:rPr>
                <w:t>http://eksekutif.machung.ac.id/</w:t>
              </w:r>
            </w:hyperlink>
            <w:r w:rsidR="002A66C2" w:rsidRPr="00426B6C">
              <w:rPr>
                <w:rFonts w:ascii="Arial" w:eastAsia="Arial" w:hAnsi="Arial" w:cs="Arial"/>
                <w:color w:val="000000" w:themeColor="text1"/>
                <w:sz w:val="22"/>
                <w:szCs w:val="24"/>
              </w:rPr>
              <w:t xml:space="preserve"> </w:t>
            </w:r>
          </w:p>
        </w:tc>
      </w:tr>
      <w:tr w:rsidR="007D55DA" w:rsidRPr="00156EA1" w:rsidTr="00426B6C">
        <w:tc>
          <w:tcPr>
            <w:tcW w:w="627" w:type="dxa"/>
            <w:shd w:val="clear" w:color="auto" w:fill="auto"/>
          </w:tcPr>
          <w:p w:rsidR="007D55DA" w:rsidRDefault="007D55DA" w:rsidP="00156EA1">
            <w:pPr>
              <w:spacing w:before="3" w:line="275" w:lineRule="auto"/>
              <w:ind w:right="68"/>
              <w:jc w:val="center"/>
              <w:rPr>
                <w:rFonts w:ascii="Arial" w:eastAsia="Arial" w:hAnsi="Arial" w:cs="Arial"/>
                <w:color w:val="000000" w:themeColor="text1"/>
                <w:sz w:val="22"/>
                <w:szCs w:val="24"/>
              </w:rPr>
            </w:pPr>
            <w:r>
              <w:rPr>
                <w:rFonts w:ascii="Arial" w:eastAsia="Arial" w:hAnsi="Arial" w:cs="Arial"/>
                <w:color w:val="000000" w:themeColor="text1"/>
                <w:sz w:val="22"/>
                <w:szCs w:val="24"/>
              </w:rPr>
              <w:t>4.</w:t>
            </w:r>
          </w:p>
        </w:tc>
        <w:tc>
          <w:tcPr>
            <w:tcW w:w="1385" w:type="dxa"/>
            <w:shd w:val="clear" w:color="auto" w:fill="auto"/>
          </w:tcPr>
          <w:p w:rsidR="007D55DA" w:rsidRDefault="007D55DA"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KPM</w:t>
            </w:r>
          </w:p>
        </w:tc>
        <w:tc>
          <w:tcPr>
            <w:tcW w:w="7197" w:type="dxa"/>
            <w:shd w:val="clear" w:color="auto" w:fill="auto"/>
          </w:tcPr>
          <w:p w:rsidR="007D55DA" w:rsidRDefault="007D55DA" w:rsidP="007D55DA">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Monev : luring/ tatap muka bersama dekan/unit</w:t>
            </w:r>
          </w:p>
          <w:p w:rsidR="007D55DA" w:rsidRDefault="007D55DA" w:rsidP="007D55DA">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Lingkup : Kemajuan dan capaian IKU fakultas</w:t>
            </w:r>
          </w:p>
          <w:p w:rsidR="007D55DA" w:rsidRDefault="007D55DA" w:rsidP="007D55DA">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 xml:space="preserve">Hasil : </w:t>
            </w:r>
          </w:p>
          <w:p w:rsidR="007D55DA" w:rsidRPr="007D55DA" w:rsidRDefault="007D55DA" w:rsidP="007D55DA">
            <w:pPr>
              <w:pStyle w:val="ListParagraph"/>
              <w:numPr>
                <w:ilvl w:val="0"/>
                <w:numId w:val="16"/>
              </w:numPr>
              <w:spacing w:before="3" w:line="275" w:lineRule="auto"/>
              <w:ind w:right="68"/>
              <w:rPr>
                <w:rFonts w:ascii="Arial" w:eastAsia="Arial" w:hAnsi="Arial" w:cs="Arial"/>
                <w:color w:val="000000" w:themeColor="text1"/>
                <w:sz w:val="22"/>
                <w:szCs w:val="24"/>
              </w:rPr>
            </w:pPr>
            <w:r w:rsidRPr="007D55DA">
              <w:rPr>
                <w:rFonts w:ascii="Arial" w:eastAsia="Arial" w:hAnsi="Arial" w:cs="Arial"/>
                <w:color w:val="000000" w:themeColor="text1"/>
                <w:sz w:val="22"/>
                <w:szCs w:val="24"/>
              </w:rPr>
              <w:t>MS Teams</w:t>
            </w:r>
            <w:r>
              <w:rPr>
                <w:rFonts w:ascii="Arial" w:eastAsia="Arial" w:hAnsi="Arial" w:cs="Arial"/>
                <w:color w:val="000000" w:themeColor="text1"/>
                <w:sz w:val="22"/>
                <w:szCs w:val="24"/>
              </w:rPr>
              <w:t xml:space="preserve"> dan email</w:t>
            </w:r>
          </w:p>
          <w:p w:rsidR="007D55DA" w:rsidRPr="002A66C2" w:rsidRDefault="007D55DA" w:rsidP="002A66C2">
            <w:pPr>
              <w:rPr>
                <w:rFonts w:ascii="Arial" w:eastAsia="Arial" w:hAnsi="Arial" w:cs="Arial"/>
                <w:color w:val="000000" w:themeColor="text1"/>
                <w:sz w:val="22"/>
                <w:szCs w:val="22"/>
              </w:rPr>
            </w:pPr>
          </w:p>
        </w:tc>
      </w:tr>
      <w:tr w:rsidR="00426B6C" w:rsidRPr="00156EA1" w:rsidTr="00426B6C">
        <w:tc>
          <w:tcPr>
            <w:tcW w:w="627" w:type="dxa"/>
            <w:shd w:val="clear" w:color="auto" w:fill="auto"/>
          </w:tcPr>
          <w:p w:rsidR="00426B6C" w:rsidRDefault="007D55DA" w:rsidP="00156EA1">
            <w:pPr>
              <w:spacing w:before="3" w:line="275" w:lineRule="auto"/>
              <w:ind w:right="68"/>
              <w:jc w:val="center"/>
              <w:rPr>
                <w:rFonts w:ascii="Arial" w:eastAsia="Arial" w:hAnsi="Arial" w:cs="Arial"/>
                <w:color w:val="000000" w:themeColor="text1"/>
                <w:sz w:val="22"/>
                <w:szCs w:val="24"/>
              </w:rPr>
            </w:pPr>
            <w:r>
              <w:rPr>
                <w:rFonts w:ascii="Arial" w:eastAsia="Arial" w:hAnsi="Arial" w:cs="Arial"/>
                <w:color w:val="000000" w:themeColor="text1"/>
                <w:sz w:val="22"/>
                <w:szCs w:val="24"/>
              </w:rPr>
              <w:t>5</w:t>
            </w:r>
            <w:r w:rsidR="00A374A8">
              <w:rPr>
                <w:rFonts w:ascii="Arial" w:eastAsia="Arial" w:hAnsi="Arial" w:cs="Arial"/>
                <w:color w:val="000000" w:themeColor="text1"/>
                <w:sz w:val="22"/>
                <w:szCs w:val="24"/>
              </w:rPr>
              <w:t>.</w:t>
            </w:r>
          </w:p>
        </w:tc>
        <w:tc>
          <w:tcPr>
            <w:tcW w:w="1385" w:type="dxa"/>
            <w:shd w:val="clear" w:color="auto" w:fill="auto"/>
          </w:tcPr>
          <w:p w:rsidR="00426B6C" w:rsidRPr="00156EA1" w:rsidRDefault="001E441E"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LPPMI</w:t>
            </w:r>
          </w:p>
        </w:tc>
        <w:tc>
          <w:tcPr>
            <w:tcW w:w="7197" w:type="dxa"/>
            <w:shd w:val="clear" w:color="auto" w:fill="auto"/>
          </w:tcPr>
          <w:p w:rsidR="00426B6C" w:rsidRDefault="001E441E"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Monev : luring/ tatap muka bersama peneliti/pelaksana</w:t>
            </w:r>
          </w:p>
          <w:p w:rsidR="001E441E" w:rsidRDefault="001E441E"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Lingkup : Kemajuan dan luaran kegiatan penelitian/pengabdian kepada masyarakat</w:t>
            </w:r>
          </w:p>
          <w:p w:rsidR="001E441E" w:rsidRDefault="001E441E"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 xml:space="preserve">Hasil : </w:t>
            </w:r>
          </w:p>
          <w:p w:rsidR="001E441E" w:rsidRDefault="001E441E" w:rsidP="001E441E">
            <w:pPr>
              <w:pStyle w:val="ListParagraph"/>
              <w:numPr>
                <w:ilvl w:val="0"/>
                <w:numId w:val="15"/>
              </w:num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 xml:space="preserve">Laporan dan luaran: </w:t>
            </w:r>
            <w:hyperlink r:id="rId43" w:history="1">
              <w:r w:rsidRPr="0085156D">
                <w:rPr>
                  <w:rStyle w:val="Hyperlink"/>
                  <w:rFonts w:ascii="Arial" w:eastAsia="Arial" w:hAnsi="Arial" w:cs="Arial"/>
                  <w:sz w:val="22"/>
                  <w:szCs w:val="24"/>
                </w:rPr>
                <w:t>https://semar.machung.ac.id/</w:t>
              </w:r>
            </w:hyperlink>
            <w:r>
              <w:rPr>
                <w:rFonts w:ascii="Arial" w:eastAsia="Arial" w:hAnsi="Arial" w:cs="Arial"/>
                <w:color w:val="000000" w:themeColor="text1"/>
                <w:sz w:val="22"/>
                <w:szCs w:val="24"/>
              </w:rPr>
              <w:t xml:space="preserve"> </w:t>
            </w:r>
          </w:p>
          <w:p w:rsidR="001E441E" w:rsidRPr="001E441E" w:rsidRDefault="001E441E" w:rsidP="001E441E">
            <w:pPr>
              <w:pStyle w:val="ListParagraph"/>
              <w:numPr>
                <w:ilvl w:val="0"/>
                <w:numId w:val="15"/>
              </w:numPr>
              <w:spacing w:before="3" w:line="275" w:lineRule="auto"/>
              <w:ind w:right="68"/>
              <w:rPr>
                <w:rFonts w:ascii="Arial" w:eastAsia="Arial" w:hAnsi="Arial" w:cs="Arial"/>
                <w:color w:val="000000" w:themeColor="text1"/>
                <w:sz w:val="22"/>
                <w:szCs w:val="24"/>
              </w:rPr>
            </w:pPr>
            <w:r w:rsidRPr="001E441E">
              <w:rPr>
                <w:rFonts w:ascii="Arial" w:eastAsia="Arial" w:hAnsi="Arial" w:cs="Arial"/>
                <w:color w:val="000000" w:themeColor="text1"/>
                <w:sz w:val="22"/>
                <w:szCs w:val="24"/>
              </w:rPr>
              <w:t>Distribusi via email per peneliti/pelaksana pengabdian</w:t>
            </w:r>
          </w:p>
          <w:p w:rsidR="001E441E" w:rsidRPr="00156EA1" w:rsidRDefault="001E441E" w:rsidP="00156EA1">
            <w:pPr>
              <w:spacing w:before="3" w:line="275" w:lineRule="auto"/>
              <w:ind w:right="68"/>
              <w:rPr>
                <w:rFonts w:ascii="Arial" w:eastAsia="Arial" w:hAnsi="Arial" w:cs="Arial"/>
                <w:color w:val="000000" w:themeColor="text1"/>
                <w:sz w:val="22"/>
                <w:szCs w:val="24"/>
              </w:rPr>
            </w:pPr>
          </w:p>
        </w:tc>
      </w:tr>
      <w:tr w:rsidR="001E441E" w:rsidRPr="00156EA1" w:rsidTr="00426B6C">
        <w:tc>
          <w:tcPr>
            <w:tcW w:w="627" w:type="dxa"/>
            <w:shd w:val="clear" w:color="auto" w:fill="auto"/>
          </w:tcPr>
          <w:p w:rsidR="001E441E" w:rsidRDefault="001E441E" w:rsidP="00156EA1">
            <w:pPr>
              <w:spacing w:before="3" w:line="275" w:lineRule="auto"/>
              <w:ind w:right="68"/>
              <w:jc w:val="center"/>
              <w:rPr>
                <w:rFonts w:ascii="Arial" w:eastAsia="Arial" w:hAnsi="Arial" w:cs="Arial"/>
                <w:color w:val="000000" w:themeColor="text1"/>
                <w:sz w:val="22"/>
                <w:szCs w:val="24"/>
              </w:rPr>
            </w:pPr>
          </w:p>
        </w:tc>
        <w:tc>
          <w:tcPr>
            <w:tcW w:w="1385" w:type="dxa"/>
            <w:shd w:val="clear" w:color="auto" w:fill="auto"/>
          </w:tcPr>
          <w:p w:rsidR="001E441E" w:rsidRDefault="001E441E" w:rsidP="00156EA1">
            <w:pPr>
              <w:spacing w:before="3" w:line="275" w:lineRule="auto"/>
              <w:ind w:right="68"/>
              <w:rPr>
                <w:rFonts w:ascii="Arial" w:eastAsia="Arial" w:hAnsi="Arial" w:cs="Arial"/>
                <w:color w:val="000000" w:themeColor="text1"/>
                <w:sz w:val="22"/>
                <w:szCs w:val="24"/>
              </w:rPr>
            </w:pPr>
          </w:p>
        </w:tc>
        <w:tc>
          <w:tcPr>
            <w:tcW w:w="7197" w:type="dxa"/>
            <w:shd w:val="clear" w:color="auto" w:fill="auto"/>
          </w:tcPr>
          <w:p w:rsidR="001E441E" w:rsidRDefault="001E441E" w:rsidP="00156EA1">
            <w:pPr>
              <w:spacing w:before="3" w:line="275" w:lineRule="auto"/>
              <w:ind w:right="68"/>
              <w:rPr>
                <w:rFonts w:ascii="Arial" w:eastAsia="Arial" w:hAnsi="Arial" w:cs="Arial"/>
                <w:color w:val="000000" w:themeColor="text1"/>
                <w:sz w:val="22"/>
                <w:szCs w:val="24"/>
              </w:rPr>
            </w:pPr>
          </w:p>
        </w:tc>
      </w:tr>
    </w:tbl>
    <w:p w:rsidR="00156EA1" w:rsidRDefault="00156EA1" w:rsidP="00DB0FF4">
      <w:pPr>
        <w:spacing w:before="3" w:line="275" w:lineRule="auto"/>
        <w:ind w:right="68"/>
        <w:rPr>
          <w:rFonts w:ascii="Arial" w:eastAsia="Arial" w:hAnsi="Arial" w:cs="Arial"/>
          <w:color w:val="000000" w:themeColor="text1"/>
          <w:sz w:val="24"/>
          <w:szCs w:val="24"/>
        </w:rPr>
      </w:pPr>
    </w:p>
    <w:p w:rsidR="00017D47" w:rsidRPr="00156EA1" w:rsidRDefault="00017D47" w:rsidP="00DB0FF4">
      <w:pPr>
        <w:spacing w:before="3" w:line="275" w:lineRule="auto"/>
        <w:ind w:right="68"/>
        <w:rPr>
          <w:rFonts w:ascii="Arial" w:eastAsia="Arial" w:hAnsi="Arial" w:cs="Arial"/>
          <w:color w:val="ED7D31" w:themeColor="accent2"/>
          <w:sz w:val="24"/>
          <w:szCs w:val="24"/>
        </w:rPr>
        <w:sectPr w:rsidR="00017D47" w:rsidRPr="00156EA1">
          <w:pgSz w:w="11920" w:h="16840"/>
          <w:pgMar w:top="1560" w:right="1140" w:bottom="280" w:left="1440" w:header="0" w:footer="821" w:gutter="0"/>
          <w:cols w:space="720"/>
        </w:sectPr>
      </w:pPr>
      <w:r w:rsidRPr="00156EA1">
        <w:rPr>
          <w:rFonts w:ascii="Arial" w:eastAsia="Arial" w:hAnsi="Arial" w:cs="Arial"/>
          <w:color w:val="ED7D31" w:themeColor="accent2"/>
          <w:sz w:val="24"/>
          <w:szCs w:val="24"/>
        </w:rPr>
        <w:t xml:space="preserve">Sementara itu Satuan Pengawas Internal (SPI) </w:t>
      </w:r>
      <w:r w:rsidR="00156EA1">
        <w:rPr>
          <w:rFonts w:ascii="Arial" w:eastAsia="Arial" w:hAnsi="Arial" w:cs="Arial"/>
          <w:color w:val="ED7D31" w:themeColor="accent2"/>
          <w:sz w:val="24"/>
          <w:szCs w:val="24"/>
        </w:rPr>
        <w:t xml:space="preserve">juga </w:t>
      </w:r>
      <w:r w:rsidRPr="00156EA1">
        <w:rPr>
          <w:rFonts w:ascii="Arial" w:eastAsia="Arial" w:hAnsi="Arial" w:cs="Arial"/>
          <w:color w:val="ED7D31" w:themeColor="accent2"/>
          <w:sz w:val="24"/>
          <w:szCs w:val="24"/>
        </w:rPr>
        <w:t>melakukan monitoring dan evaluasi terhadap…</w:t>
      </w:r>
    </w:p>
    <w:p w:rsidR="00741EC0" w:rsidRDefault="00855DAC" w:rsidP="00DB0FF4">
      <w:pPr>
        <w:spacing w:before="3" w:line="275" w:lineRule="auto"/>
        <w:ind w:right="68"/>
        <w:rPr>
          <w:rFonts w:ascii="Arial" w:eastAsia="Arial" w:hAnsi="Arial" w:cs="Arial"/>
          <w:position w:val="-1"/>
          <w:sz w:val="24"/>
          <w:szCs w:val="24"/>
        </w:rPr>
      </w:pPr>
      <w:r w:rsidRPr="00DB0FF4">
        <w:rPr>
          <w:rFonts w:ascii="Arial" w:eastAsia="Arial" w:hAnsi="Arial" w:cs="Arial"/>
          <w:i/>
          <w:color w:val="5B9BD5" w:themeColor="accent1"/>
          <w:sz w:val="24"/>
          <w:szCs w:val="24"/>
        </w:rPr>
        <w:lastRenderedPageBreak/>
        <w:t>k</w:t>
      </w:r>
      <w:r w:rsidRPr="00DB0FF4">
        <w:rPr>
          <w:rFonts w:ascii="Arial" w:eastAsia="Arial" w:hAnsi="Arial" w:cs="Arial"/>
          <w:i/>
          <w:color w:val="5B9BD5" w:themeColor="accent1"/>
          <w:spacing w:val="1"/>
          <w:sz w:val="24"/>
          <w:szCs w:val="24"/>
        </w:rPr>
        <w:t>ebe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pacing w:val="1"/>
          <w:sz w:val="24"/>
          <w:szCs w:val="24"/>
        </w:rPr>
        <w:t>da</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32"/>
          <w:sz w:val="24"/>
          <w:szCs w:val="24"/>
        </w:rPr>
        <w:t xml:space="preserve"> </w:t>
      </w:r>
      <w:r w:rsidRPr="00DB0FF4">
        <w:rPr>
          <w:rFonts w:ascii="Arial" w:eastAsia="Arial" w:hAnsi="Arial" w:cs="Arial"/>
          <w:i/>
          <w:color w:val="5B9BD5" w:themeColor="accent1"/>
          <w:spacing w:val="1"/>
          <w:sz w:val="24"/>
          <w:szCs w:val="24"/>
        </w:rPr>
        <w:t>bu</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z w:val="24"/>
          <w:szCs w:val="24"/>
        </w:rPr>
        <w:t>ti</w:t>
      </w:r>
      <w:r w:rsidRPr="00DB0FF4">
        <w:rPr>
          <w:rFonts w:ascii="Arial" w:eastAsia="Arial" w:hAnsi="Arial" w:cs="Arial"/>
          <w:i/>
          <w:color w:val="5B9BD5" w:themeColor="accent1"/>
          <w:spacing w:val="32"/>
          <w:sz w:val="24"/>
          <w:szCs w:val="24"/>
        </w:rPr>
        <w:t xml:space="preserve"> </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1"/>
          <w:sz w:val="24"/>
          <w:szCs w:val="24"/>
        </w:rPr>
        <w:t>ah</w:t>
      </w:r>
      <w:r w:rsidRPr="00DB0FF4">
        <w:rPr>
          <w:rFonts w:ascii="Arial" w:eastAsia="Arial" w:hAnsi="Arial" w:cs="Arial"/>
          <w:i/>
          <w:color w:val="5B9BD5" w:themeColor="accent1"/>
          <w:spacing w:val="-3"/>
          <w:sz w:val="24"/>
          <w:szCs w:val="24"/>
        </w:rPr>
        <w:t>i</w:t>
      </w:r>
      <w:r w:rsidRPr="00DB0FF4">
        <w:rPr>
          <w:rFonts w:ascii="Arial" w:eastAsia="Arial" w:hAnsi="Arial" w:cs="Arial"/>
          <w:i/>
          <w:color w:val="5B9BD5" w:themeColor="accent1"/>
          <w:sz w:val="24"/>
          <w:szCs w:val="24"/>
        </w:rPr>
        <w:t>h</w:t>
      </w:r>
      <w:r w:rsidRPr="00DB0FF4">
        <w:rPr>
          <w:rFonts w:ascii="Arial" w:eastAsia="Arial" w:hAnsi="Arial" w:cs="Arial"/>
          <w:i/>
          <w:color w:val="5B9BD5" w:themeColor="accent1"/>
          <w:spacing w:val="36"/>
          <w:sz w:val="24"/>
          <w:szCs w:val="24"/>
        </w:rPr>
        <w:t xml:space="preserve"> </w:t>
      </w:r>
      <w:r w:rsidRPr="00DB0FF4">
        <w:rPr>
          <w:rFonts w:ascii="Arial" w:eastAsia="Arial" w:hAnsi="Arial" w:cs="Arial"/>
          <w:i/>
          <w:color w:val="5B9BD5" w:themeColor="accent1"/>
          <w:sz w:val="24"/>
          <w:szCs w:val="24"/>
        </w:rPr>
        <w:t>sist</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m</w:t>
      </w:r>
      <w:r w:rsidRPr="00DB0FF4">
        <w:rPr>
          <w:rFonts w:ascii="Arial" w:eastAsia="Arial" w:hAnsi="Arial" w:cs="Arial"/>
          <w:i/>
          <w:color w:val="5B9BD5" w:themeColor="accent1"/>
          <w:spacing w:val="33"/>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rek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30"/>
          <w:sz w:val="24"/>
          <w:szCs w:val="24"/>
        </w:rPr>
        <w:t xml:space="preserve"> </w:t>
      </w:r>
      <w:r w:rsidRPr="00DB0FF4">
        <w:rPr>
          <w:rFonts w:ascii="Arial" w:eastAsia="Arial" w:hAnsi="Arial" w:cs="Arial"/>
          <w:i/>
          <w:color w:val="5B9BD5" w:themeColor="accent1"/>
          <w:spacing w:val="1"/>
          <w:sz w:val="24"/>
          <w:szCs w:val="24"/>
        </w:rPr>
        <w:t>da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32"/>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si</w:t>
      </w:r>
      <w:r w:rsidRPr="00DB0FF4">
        <w:rPr>
          <w:rFonts w:ascii="Arial" w:eastAsia="Arial" w:hAnsi="Arial" w:cs="Arial"/>
          <w:i/>
          <w:color w:val="5B9BD5" w:themeColor="accent1"/>
          <w:spacing w:val="31"/>
          <w:sz w:val="24"/>
          <w:szCs w:val="24"/>
        </w:rPr>
        <w:t xml:space="preserve"> </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32"/>
          <w:sz w:val="24"/>
          <w:szCs w:val="24"/>
        </w:rPr>
        <w:t xml:space="preserve"> </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 xml:space="preserve">rta </w:t>
      </w:r>
      <w:r w:rsidRPr="00DB0FF4">
        <w:rPr>
          <w:rFonts w:ascii="Arial" w:eastAsia="Arial" w:hAnsi="Arial" w:cs="Arial"/>
          <w:i/>
          <w:color w:val="5B9BD5" w:themeColor="accent1"/>
          <w:spacing w:val="1"/>
          <w:sz w:val="24"/>
          <w:szCs w:val="24"/>
        </w:rPr>
        <w:t>pub</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1"/>
          <w:sz w:val="24"/>
          <w:szCs w:val="24"/>
        </w:rPr>
        <w:t>i</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si  </w:t>
      </w:r>
      <w:r w:rsidRPr="00DB0FF4">
        <w:rPr>
          <w:rFonts w:ascii="Arial" w:eastAsia="Arial" w:hAnsi="Arial" w:cs="Arial"/>
          <w:i/>
          <w:color w:val="5B9BD5" w:themeColor="accent1"/>
          <w:spacing w:val="21"/>
          <w:sz w:val="24"/>
          <w:szCs w:val="24"/>
        </w:rPr>
        <w:t xml:space="preserve"> </w:t>
      </w:r>
      <w:r w:rsidRPr="00DB0FF4">
        <w:rPr>
          <w:rFonts w:ascii="Arial" w:eastAsia="Arial" w:hAnsi="Arial" w:cs="Arial"/>
          <w:i/>
          <w:color w:val="5B9BD5" w:themeColor="accent1"/>
          <w:spacing w:val="1"/>
          <w:sz w:val="24"/>
          <w:szCs w:val="24"/>
        </w:rPr>
        <w:t>ha</w:t>
      </w:r>
      <w:r w:rsidRPr="00DB0FF4">
        <w:rPr>
          <w:rFonts w:ascii="Arial" w:eastAsia="Arial" w:hAnsi="Arial" w:cs="Arial"/>
          <w:i/>
          <w:color w:val="5B9BD5" w:themeColor="accent1"/>
          <w:sz w:val="24"/>
          <w:szCs w:val="24"/>
        </w:rPr>
        <w:t xml:space="preserve">sil  </w:t>
      </w:r>
      <w:r w:rsidRPr="00DB0FF4">
        <w:rPr>
          <w:rFonts w:ascii="Arial" w:eastAsia="Arial" w:hAnsi="Arial" w:cs="Arial"/>
          <w:i/>
          <w:color w:val="5B9BD5" w:themeColor="accent1"/>
          <w:spacing w:val="20"/>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3"/>
          <w:sz w:val="24"/>
          <w:szCs w:val="24"/>
        </w:rPr>
        <w:t>j</w:t>
      </w:r>
      <w:r w:rsidRPr="00DB0FF4">
        <w:rPr>
          <w:rFonts w:ascii="Arial" w:eastAsia="Arial" w:hAnsi="Arial" w:cs="Arial"/>
          <w:i/>
          <w:color w:val="5B9BD5" w:themeColor="accent1"/>
          <w:spacing w:val="1"/>
          <w:sz w:val="24"/>
          <w:szCs w:val="24"/>
        </w:rPr>
        <w:t>am</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n</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n  </w:t>
      </w:r>
      <w:r w:rsidRPr="00DB0FF4">
        <w:rPr>
          <w:rFonts w:ascii="Arial" w:eastAsia="Arial" w:hAnsi="Arial" w:cs="Arial"/>
          <w:i/>
          <w:color w:val="5B9BD5" w:themeColor="accent1"/>
          <w:spacing w:val="22"/>
          <w:sz w:val="24"/>
          <w:szCs w:val="24"/>
        </w:rPr>
        <w:t xml:space="preserve"> </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 xml:space="preserve">tu  </w:t>
      </w:r>
      <w:r w:rsidRPr="00DB0FF4">
        <w:rPr>
          <w:rFonts w:ascii="Arial" w:eastAsia="Arial" w:hAnsi="Arial" w:cs="Arial"/>
          <w:i/>
          <w:color w:val="5B9BD5" w:themeColor="accent1"/>
          <w:spacing w:val="23"/>
          <w:sz w:val="24"/>
          <w:szCs w:val="24"/>
        </w:rPr>
        <w:t xml:space="preserve"> </w:t>
      </w:r>
      <w:r w:rsidRPr="00DB0FF4">
        <w:rPr>
          <w:rFonts w:ascii="Arial" w:eastAsia="Arial" w:hAnsi="Arial" w:cs="Arial"/>
          <w:i/>
          <w:color w:val="5B9BD5" w:themeColor="accent1"/>
          <w:sz w:val="24"/>
          <w:szCs w:val="24"/>
        </w:rPr>
        <w:t>in</w:t>
      </w:r>
      <w:r w:rsidRPr="00DB0FF4">
        <w:rPr>
          <w:rFonts w:ascii="Arial" w:eastAsia="Arial" w:hAnsi="Arial" w:cs="Arial"/>
          <w:i/>
          <w:color w:val="5B9BD5" w:themeColor="accent1"/>
          <w:spacing w:val="-1"/>
          <w:sz w:val="24"/>
          <w:szCs w:val="24"/>
        </w:rPr>
        <w:t>t</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2"/>
          <w:sz w:val="24"/>
          <w:szCs w:val="24"/>
        </w:rPr>
        <w:t>n</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l  </w:t>
      </w:r>
      <w:r w:rsidRPr="00DB0FF4">
        <w:rPr>
          <w:rFonts w:ascii="Arial" w:eastAsia="Arial" w:hAnsi="Arial" w:cs="Arial"/>
          <w:i/>
          <w:color w:val="5B9BD5" w:themeColor="accent1"/>
          <w:spacing w:val="23"/>
          <w:sz w:val="24"/>
          <w:szCs w:val="24"/>
        </w:rPr>
        <w:t xml:space="preserve"> </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1"/>
          <w:sz w:val="24"/>
          <w:szCs w:val="24"/>
        </w:rPr>
        <w:t>pa</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 xml:space="preserve">a  </w:t>
      </w:r>
      <w:r w:rsidRPr="00DB0FF4">
        <w:rPr>
          <w:rFonts w:ascii="Arial" w:eastAsia="Arial" w:hAnsi="Arial" w:cs="Arial"/>
          <w:i/>
          <w:color w:val="5B9BD5" w:themeColor="accent1"/>
          <w:spacing w:val="22"/>
          <w:sz w:val="24"/>
          <w:szCs w:val="24"/>
        </w:rPr>
        <w:t xml:space="preserve"> </w:t>
      </w:r>
      <w:r w:rsidRPr="00DB0FF4">
        <w:rPr>
          <w:rFonts w:ascii="Arial" w:eastAsia="Arial" w:hAnsi="Arial" w:cs="Arial"/>
          <w:i/>
          <w:color w:val="5B9BD5" w:themeColor="accent1"/>
          <w:spacing w:val="1"/>
          <w:sz w:val="24"/>
          <w:szCs w:val="24"/>
        </w:rPr>
        <w:t>pa</w:t>
      </w:r>
      <w:r w:rsidRPr="00DB0FF4">
        <w:rPr>
          <w:rFonts w:ascii="Arial" w:eastAsia="Arial" w:hAnsi="Arial" w:cs="Arial"/>
          <w:i/>
          <w:color w:val="5B9BD5" w:themeColor="accent1"/>
          <w:sz w:val="24"/>
          <w:szCs w:val="24"/>
        </w:rPr>
        <w:t xml:space="preserve">ra  </w:t>
      </w:r>
      <w:r w:rsidRPr="00DB0FF4">
        <w:rPr>
          <w:rFonts w:ascii="Arial" w:eastAsia="Arial" w:hAnsi="Arial" w:cs="Arial"/>
          <w:i/>
          <w:color w:val="5B9BD5" w:themeColor="accent1"/>
          <w:spacing w:val="21"/>
          <w:sz w:val="24"/>
          <w:szCs w:val="24"/>
        </w:rPr>
        <w:t xml:space="preserve">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pacing w:val="1"/>
          <w:sz w:val="24"/>
          <w:szCs w:val="24"/>
        </w:rPr>
        <w:t>man</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z w:val="24"/>
          <w:szCs w:val="24"/>
        </w:rPr>
        <w:t>ku</w:t>
      </w:r>
      <w:r w:rsidR="00DB0FF4" w:rsidRPr="00DB0FF4">
        <w:rPr>
          <w:rFonts w:ascii="Arial" w:eastAsia="Arial" w:hAnsi="Arial" w:cs="Arial"/>
          <w:i/>
          <w:color w:val="5B9BD5" w:themeColor="accent1"/>
          <w:sz w:val="24"/>
          <w:szCs w:val="24"/>
        </w:rPr>
        <w:t xml:space="preserve"> </w:t>
      </w:r>
      <w:r w:rsidRPr="00DB0FF4">
        <w:rPr>
          <w:rFonts w:ascii="Arial" w:eastAsia="Arial" w:hAnsi="Arial" w:cs="Arial"/>
          <w:i/>
          <w:color w:val="5B9BD5" w:themeColor="accent1"/>
          <w:position w:val="-1"/>
          <w:sz w:val="24"/>
          <w:szCs w:val="24"/>
        </w:rPr>
        <w:t>k</w:t>
      </w:r>
      <w:r w:rsidRPr="00DB0FF4">
        <w:rPr>
          <w:rFonts w:ascii="Arial" w:eastAsia="Arial" w:hAnsi="Arial" w:cs="Arial"/>
          <w:i/>
          <w:color w:val="5B9BD5" w:themeColor="accent1"/>
          <w:spacing w:val="1"/>
          <w:position w:val="-1"/>
          <w:sz w:val="24"/>
          <w:szCs w:val="24"/>
        </w:rPr>
        <w:t>ep</w:t>
      </w:r>
      <w:r w:rsidRPr="00DB0FF4">
        <w:rPr>
          <w:rFonts w:ascii="Arial" w:eastAsia="Arial" w:hAnsi="Arial" w:cs="Arial"/>
          <w:i/>
          <w:color w:val="5B9BD5" w:themeColor="accent1"/>
          <w:spacing w:val="-1"/>
          <w:position w:val="-1"/>
          <w:sz w:val="24"/>
          <w:szCs w:val="24"/>
        </w:rPr>
        <w:t>e</w:t>
      </w:r>
      <w:r w:rsidRPr="00DB0FF4">
        <w:rPr>
          <w:rFonts w:ascii="Arial" w:eastAsia="Arial" w:hAnsi="Arial" w:cs="Arial"/>
          <w:i/>
          <w:color w:val="5B9BD5" w:themeColor="accent1"/>
          <w:spacing w:val="1"/>
          <w:position w:val="-1"/>
          <w:sz w:val="24"/>
          <w:szCs w:val="24"/>
        </w:rPr>
        <w:t>n</w:t>
      </w:r>
      <w:r w:rsidRPr="00DB0FF4">
        <w:rPr>
          <w:rFonts w:ascii="Arial" w:eastAsia="Arial" w:hAnsi="Arial" w:cs="Arial"/>
          <w:i/>
          <w:color w:val="5B9BD5" w:themeColor="accent1"/>
          <w:position w:val="-1"/>
          <w:sz w:val="24"/>
          <w:szCs w:val="24"/>
        </w:rPr>
        <w:t>ti</w:t>
      </w:r>
      <w:r w:rsidRPr="00DB0FF4">
        <w:rPr>
          <w:rFonts w:ascii="Arial" w:eastAsia="Arial" w:hAnsi="Arial" w:cs="Arial"/>
          <w:i/>
          <w:color w:val="5B9BD5" w:themeColor="accent1"/>
          <w:spacing w:val="1"/>
          <w:position w:val="-1"/>
          <w:sz w:val="24"/>
          <w:szCs w:val="24"/>
        </w:rPr>
        <w:t>n</w:t>
      </w:r>
      <w:r w:rsidRPr="00DB0FF4">
        <w:rPr>
          <w:rFonts w:ascii="Arial" w:eastAsia="Arial" w:hAnsi="Arial" w:cs="Arial"/>
          <w:i/>
          <w:color w:val="5B9BD5" w:themeColor="accent1"/>
          <w:spacing w:val="-1"/>
          <w:position w:val="-1"/>
          <w:sz w:val="24"/>
          <w:szCs w:val="24"/>
        </w:rPr>
        <w:t>g</w:t>
      </w:r>
      <w:r w:rsidRPr="00DB0FF4">
        <w:rPr>
          <w:rFonts w:ascii="Arial" w:eastAsia="Arial" w:hAnsi="Arial" w:cs="Arial"/>
          <w:i/>
          <w:color w:val="5B9BD5" w:themeColor="accent1"/>
          <w:spacing w:val="1"/>
          <w:position w:val="-1"/>
          <w:sz w:val="24"/>
          <w:szCs w:val="24"/>
        </w:rPr>
        <w:t>an</w:t>
      </w:r>
    </w:p>
    <w:p w:rsidR="00741EC0" w:rsidRPr="00741EC0" w:rsidRDefault="00741EC0" w:rsidP="00741EC0">
      <w:pPr>
        <w:rPr>
          <w:rFonts w:ascii="Arial" w:hAnsi="Arial" w:cs="Arial"/>
          <w:sz w:val="24"/>
        </w:rPr>
      </w:pPr>
      <w:r w:rsidRPr="00741EC0">
        <w:rPr>
          <w:rFonts w:ascii="Arial" w:hAnsi="Arial" w:cs="Arial"/>
          <w:sz w:val="24"/>
        </w:rPr>
        <w:t xml:space="preserve">Universitas Ma Chung memiliki sistem informasi manajemen mutu yang </w:t>
      </w:r>
      <w:r w:rsidRPr="00741EC0">
        <w:rPr>
          <w:rFonts w:ascii="Arial" w:hAnsi="Arial" w:cs="Arial"/>
          <w:b/>
          <w:sz w:val="24"/>
        </w:rPr>
        <w:t>terintegrasi</w:t>
      </w:r>
      <w:r w:rsidRPr="00741EC0">
        <w:rPr>
          <w:rFonts w:ascii="Arial" w:hAnsi="Arial" w:cs="Arial"/>
          <w:sz w:val="24"/>
        </w:rPr>
        <w:t xml:space="preserve"> yakni </w:t>
      </w:r>
      <w:hyperlink r:id="rId44" w:history="1">
        <w:r w:rsidRPr="00741EC0">
          <w:rPr>
            <w:rStyle w:val="Hyperlink"/>
            <w:rFonts w:ascii="Arial" w:eastAsiaTheme="majorEastAsia" w:hAnsi="Arial" w:cs="Arial"/>
            <w:sz w:val="24"/>
          </w:rPr>
          <w:t>MacisQA</w:t>
        </w:r>
      </w:hyperlink>
      <w:r w:rsidRPr="00741EC0">
        <w:rPr>
          <w:rFonts w:ascii="Arial" w:hAnsi="Arial" w:cs="Arial"/>
          <w:sz w:val="24"/>
        </w:rPr>
        <w:t xml:space="preserve">.  Pengelolaan data hasil penjaminan mutu dapat dilakukan melalui sistem. Seluruh hasil evaluasi penjaminan mutu internal terekam dan terdokumentasi pada MacisQA. Publikasi hasil pengelolaan data, hasil rekaman dan dokumentasi penjaminan mutu dilakukan secara terbatas kepada pemangku kepentingan </w:t>
      </w:r>
      <w:r w:rsidR="00676705">
        <w:rPr>
          <w:rFonts w:ascii="Arial" w:hAnsi="Arial" w:cs="Arial"/>
          <w:sz w:val="24"/>
        </w:rPr>
        <w:t xml:space="preserve">internal </w:t>
      </w:r>
      <w:r w:rsidRPr="00741EC0">
        <w:rPr>
          <w:rFonts w:ascii="Arial" w:hAnsi="Arial" w:cs="Arial"/>
          <w:sz w:val="24"/>
        </w:rPr>
        <w:t xml:space="preserve">melalui </w:t>
      </w:r>
      <w:hyperlink r:id="rId45" w:history="1">
        <w:r w:rsidRPr="00741EC0">
          <w:rPr>
            <w:rStyle w:val="Hyperlink"/>
            <w:rFonts w:ascii="Arial" w:eastAsiaTheme="majorEastAsia" w:hAnsi="Arial" w:cs="Arial"/>
            <w:sz w:val="24"/>
          </w:rPr>
          <w:t>http://eksekutif.machung.ac.id</w:t>
        </w:r>
      </w:hyperlink>
      <w:r w:rsidR="00676705">
        <w:rPr>
          <w:rFonts w:ascii="Arial" w:hAnsi="Arial" w:cs="Arial"/>
          <w:sz w:val="24"/>
        </w:rPr>
        <w:t xml:space="preserve">, dan untuk pemangku kepentingan eksternal melalui </w:t>
      </w:r>
      <w:hyperlink r:id="rId46" w:history="1">
        <w:r w:rsidR="00676705" w:rsidRPr="00216811">
          <w:rPr>
            <w:rStyle w:val="Hyperlink"/>
            <w:rFonts w:ascii="Arial" w:hAnsi="Arial" w:cs="Arial"/>
            <w:sz w:val="24"/>
          </w:rPr>
          <w:t>http://data.machung.ac.id</w:t>
        </w:r>
      </w:hyperlink>
      <w:r w:rsidR="00676705">
        <w:rPr>
          <w:rFonts w:ascii="Arial" w:hAnsi="Arial" w:cs="Arial"/>
          <w:sz w:val="24"/>
        </w:rPr>
        <w:t xml:space="preserve">. </w:t>
      </w:r>
      <w:r w:rsidRPr="00741EC0">
        <w:rPr>
          <w:rFonts w:ascii="Arial" w:hAnsi="Arial" w:cs="Arial"/>
          <w:sz w:val="24"/>
        </w:rPr>
        <w:t xml:space="preserve">Secara berkala, Lembaga Penjaminan Mutu dan Pengawasan Internal juga mendiseminasikan laporan hasil evaluasi, monitoring, dan audit melalui </w:t>
      </w:r>
      <w:r w:rsidRPr="00741EC0">
        <w:rPr>
          <w:rFonts w:ascii="Arial" w:hAnsi="Arial" w:cs="Arial"/>
          <w:i/>
          <w:sz w:val="24"/>
        </w:rPr>
        <w:t>email</w:t>
      </w:r>
      <w:r w:rsidRPr="00741EC0">
        <w:rPr>
          <w:rFonts w:ascii="Arial" w:hAnsi="Arial" w:cs="Arial"/>
          <w:sz w:val="24"/>
        </w:rPr>
        <w:t xml:space="preserve"> dan melalui </w:t>
      </w:r>
      <w:r w:rsidRPr="00741EC0">
        <w:rPr>
          <w:rFonts w:ascii="Arial" w:hAnsi="Arial" w:cs="Arial"/>
          <w:i/>
          <w:sz w:val="24"/>
        </w:rPr>
        <w:t>MS Teams</w:t>
      </w:r>
      <w:r w:rsidRPr="00741EC0">
        <w:rPr>
          <w:rFonts w:ascii="Arial" w:hAnsi="Arial" w:cs="Arial"/>
          <w:sz w:val="24"/>
        </w:rPr>
        <w:t xml:space="preserve">. </w:t>
      </w:r>
    </w:p>
    <w:p w:rsidR="00741EC0" w:rsidRDefault="00741EC0" w:rsidP="00741EC0">
      <w:pPr>
        <w:rPr>
          <w:rFonts w:ascii="Arial" w:hAnsi="Arial" w:cs="Arial"/>
          <w:sz w:val="24"/>
        </w:rPr>
      </w:pPr>
    </w:p>
    <w:p w:rsidR="00741EC0" w:rsidRDefault="00741EC0" w:rsidP="00741EC0">
      <w:pPr>
        <w:rPr>
          <w:rFonts w:ascii="Arial" w:hAnsi="Arial" w:cs="Arial"/>
          <w:sz w:val="24"/>
        </w:rPr>
      </w:pPr>
      <w:r w:rsidRPr="00741EC0">
        <w:rPr>
          <w:rFonts w:ascii="Arial" w:hAnsi="Arial" w:cs="Arial"/>
          <w:sz w:val="24"/>
        </w:rPr>
        <w:t xml:space="preserve">Bukti perekaman dan dokumentasi penjaminan mutu </w:t>
      </w:r>
      <w:r w:rsidR="00241852">
        <w:rPr>
          <w:rFonts w:ascii="Arial" w:hAnsi="Arial" w:cs="Arial"/>
          <w:sz w:val="24"/>
        </w:rPr>
        <w:t xml:space="preserve">untuk setiap tahapan PPEPP </w:t>
      </w:r>
      <w:r w:rsidRPr="00741EC0">
        <w:rPr>
          <w:rFonts w:ascii="Arial" w:hAnsi="Arial" w:cs="Arial"/>
          <w:sz w:val="24"/>
        </w:rPr>
        <w:t>disajikan pada tabel berikut:</w:t>
      </w:r>
    </w:p>
    <w:p w:rsidR="00F265FB" w:rsidRPr="00741EC0" w:rsidRDefault="00F265FB" w:rsidP="00741EC0">
      <w:pPr>
        <w:rPr>
          <w:rFonts w:ascii="Arial" w:hAnsi="Arial" w:cs="Arial"/>
          <w:sz w:val="24"/>
        </w:rPr>
      </w:pPr>
    </w:p>
    <w:tbl>
      <w:tblPr>
        <w:tblStyle w:val="TableGrid"/>
        <w:tblW w:w="9067" w:type="dxa"/>
        <w:tblLook w:val="04A0" w:firstRow="1" w:lastRow="0" w:firstColumn="1" w:lastColumn="0" w:noHBand="0" w:noVBand="1"/>
      </w:tblPr>
      <w:tblGrid>
        <w:gridCol w:w="1977"/>
        <w:gridCol w:w="7090"/>
      </w:tblGrid>
      <w:tr w:rsidR="00741EC0" w:rsidRPr="00EF524F" w:rsidTr="00300298">
        <w:tc>
          <w:tcPr>
            <w:tcW w:w="0" w:type="auto"/>
          </w:tcPr>
          <w:p w:rsidR="00741EC0" w:rsidRPr="00EF524F" w:rsidRDefault="00741EC0" w:rsidP="00300298">
            <w:pPr>
              <w:jc w:val="center"/>
              <w:rPr>
                <w:rFonts w:ascii="Arial" w:hAnsi="Arial" w:cs="Arial"/>
                <w:b/>
                <w:sz w:val="22"/>
              </w:rPr>
            </w:pPr>
            <w:r w:rsidRPr="00EF524F">
              <w:rPr>
                <w:rFonts w:ascii="Arial" w:hAnsi="Arial" w:cs="Arial"/>
                <w:b/>
                <w:sz w:val="22"/>
              </w:rPr>
              <w:t>Tahap Siklus</w:t>
            </w:r>
          </w:p>
        </w:tc>
        <w:tc>
          <w:tcPr>
            <w:tcW w:w="7392" w:type="dxa"/>
          </w:tcPr>
          <w:p w:rsidR="00741EC0" w:rsidRPr="00EF524F" w:rsidRDefault="00741EC0" w:rsidP="00300298">
            <w:pPr>
              <w:jc w:val="center"/>
              <w:rPr>
                <w:rFonts w:ascii="Arial" w:hAnsi="Arial" w:cs="Arial"/>
                <w:b/>
                <w:sz w:val="22"/>
              </w:rPr>
            </w:pPr>
            <w:r w:rsidRPr="00EF524F">
              <w:rPr>
                <w:rFonts w:ascii="Arial" w:hAnsi="Arial" w:cs="Arial"/>
                <w:b/>
                <w:sz w:val="22"/>
              </w:rPr>
              <w:t>Uraian</w:t>
            </w:r>
          </w:p>
        </w:tc>
      </w:tr>
      <w:tr w:rsidR="00741EC0" w:rsidRPr="00EF524F" w:rsidTr="00300298">
        <w:tc>
          <w:tcPr>
            <w:tcW w:w="0" w:type="auto"/>
          </w:tcPr>
          <w:p w:rsidR="00741EC0" w:rsidRPr="00EF524F" w:rsidRDefault="00741EC0" w:rsidP="00300298">
            <w:pPr>
              <w:jc w:val="both"/>
              <w:rPr>
                <w:rFonts w:ascii="Arial" w:hAnsi="Arial" w:cs="Arial"/>
                <w:b/>
                <w:sz w:val="22"/>
              </w:rPr>
            </w:pPr>
            <w:r w:rsidRPr="00EF524F">
              <w:rPr>
                <w:rFonts w:ascii="Arial" w:hAnsi="Arial" w:cs="Arial"/>
                <w:b/>
                <w:sz w:val="22"/>
              </w:rPr>
              <w:t>PENETAPAN</w:t>
            </w:r>
          </w:p>
        </w:tc>
        <w:tc>
          <w:tcPr>
            <w:tcW w:w="7392" w:type="dxa"/>
          </w:tcPr>
          <w:p w:rsidR="00741EC0" w:rsidRPr="00EF524F" w:rsidRDefault="00741EC0" w:rsidP="00741EC0">
            <w:pPr>
              <w:pStyle w:val="ListParagraph"/>
              <w:numPr>
                <w:ilvl w:val="0"/>
                <w:numId w:val="8"/>
              </w:numPr>
              <w:jc w:val="both"/>
              <w:rPr>
                <w:rFonts w:ascii="Arial" w:hAnsi="Arial" w:cs="Arial"/>
                <w:sz w:val="22"/>
              </w:rPr>
            </w:pPr>
            <w:r w:rsidRPr="00EF524F">
              <w:rPr>
                <w:rFonts w:ascii="Arial" w:hAnsi="Arial" w:cs="Arial"/>
                <w:sz w:val="22"/>
              </w:rPr>
              <w:t xml:space="preserve">Dokumen pengelolaan penjaminan mutu Universitas Ma Chung berupa </w:t>
            </w:r>
            <w:hyperlink r:id="rId47" w:history="1">
              <w:r w:rsidRPr="00EF524F">
                <w:rPr>
                  <w:rStyle w:val="Hyperlink"/>
                  <w:rFonts w:ascii="Arial" w:eastAsiaTheme="majorEastAsia" w:hAnsi="Arial" w:cs="Arial"/>
                  <w:sz w:val="22"/>
                </w:rPr>
                <w:t>kebijakan, standar, manual, formulir</w:t>
              </w:r>
            </w:hyperlink>
            <w:r w:rsidRPr="00EF524F">
              <w:rPr>
                <w:rFonts w:ascii="Arial" w:hAnsi="Arial" w:cs="Arial"/>
                <w:sz w:val="22"/>
              </w:rPr>
              <w:t xml:space="preserve"> dapat diakses melalui website, </w:t>
            </w:r>
            <w:hyperlink r:id="rId48" w:history="1">
              <w:r w:rsidRPr="00EF524F">
                <w:rPr>
                  <w:rStyle w:val="Hyperlink"/>
                  <w:rFonts w:ascii="Arial" w:eastAsiaTheme="majorEastAsia" w:hAnsi="Arial" w:cs="Arial"/>
                  <w:sz w:val="22"/>
                </w:rPr>
                <w:t>MacisQA</w:t>
              </w:r>
            </w:hyperlink>
            <w:r w:rsidRPr="00EF524F">
              <w:rPr>
                <w:rFonts w:ascii="Arial" w:hAnsi="Arial" w:cs="Arial"/>
                <w:sz w:val="22"/>
              </w:rPr>
              <w:t>, serta MS Teams Penjaminan Mutu.</w:t>
            </w:r>
          </w:p>
          <w:p w:rsidR="00741EC0" w:rsidRPr="00EF524F" w:rsidRDefault="00741EC0" w:rsidP="00741EC0">
            <w:pPr>
              <w:pStyle w:val="ListParagraph"/>
              <w:numPr>
                <w:ilvl w:val="0"/>
                <w:numId w:val="8"/>
              </w:numPr>
              <w:jc w:val="both"/>
              <w:rPr>
                <w:rFonts w:ascii="Arial" w:hAnsi="Arial" w:cs="Arial"/>
                <w:sz w:val="22"/>
              </w:rPr>
            </w:pPr>
            <w:r w:rsidRPr="00EF524F">
              <w:rPr>
                <w:rFonts w:ascii="Arial" w:hAnsi="Arial" w:cs="Arial"/>
                <w:sz w:val="22"/>
              </w:rPr>
              <w:t xml:space="preserve">Dokumen pengelolaan penelitian dan pengabdian kepada masyarakat Universitas Ma Chung berupa </w:t>
            </w:r>
            <w:hyperlink r:id="rId49" w:history="1">
              <w:r w:rsidRPr="00EF524F">
                <w:rPr>
                  <w:rStyle w:val="Hyperlink"/>
                  <w:rFonts w:ascii="Arial" w:eastAsiaTheme="majorEastAsia" w:hAnsi="Arial" w:cs="Arial"/>
                  <w:sz w:val="22"/>
                </w:rPr>
                <w:t>Renstra Penelitian</w:t>
              </w:r>
            </w:hyperlink>
            <w:r w:rsidRPr="00EF524F">
              <w:rPr>
                <w:rFonts w:ascii="Arial" w:hAnsi="Arial" w:cs="Arial"/>
                <w:sz w:val="22"/>
              </w:rPr>
              <w:t xml:space="preserve"> dan </w:t>
            </w:r>
            <w:hyperlink r:id="rId50" w:history="1">
              <w:r w:rsidRPr="00EF524F">
                <w:rPr>
                  <w:rStyle w:val="Hyperlink"/>
                  <w:rFonts w:ascii="Arial" w:eastAsiaTheme="majorEastAsia" w:hAnsi="Arial" w:cs="Arial"/>
                  <w:sz w:val="22"/>
                </w:rPr>
                <w:t>Renstra Abdimas</w:t>
              </w:r>
            </w:hyperlink>
            <w:r w:rsidRPr="00EF524F">
              <w:rPr>
                <w:rFonts w:ascii="Arial" w:hAnsi="Arial" w:cs="Arial"/>
                <w:sz w:val="22"/>
              </w:rPr>
              <w:t xml:space="preserve"> dapat diakses melalui </w:t>
            </w:r>
            <w:hyperlink r:id="rId51" w:history="1">
              <w:r w:rsidRPr="00EF524F">
                <w:rPr>
                  <w:rStyle w:val="Hyperlink"/>
                  <w:rFonts w:ascii="Arial" w:eastAsiaTheme="majorEastAsia" w:hAnsi="Arial" w:cs="Arial"/>
                  <w:sz w:val="22"/>
                </w:rPr>
                <w:t>website</w:t>
              </w:r>
            </w:hyperlink>
            <w:r w:rsidRPr="00EF524F">
              <w:rPr>
                <w:rFonts w:ascii="Arial" w:hAnsi="Arial" w:cs="Arial"/>
                <w:sz w:val="22"/>
              </w:rPr>
              <w:t xml:space="preserve"> Lembaga Penelitian dan Pengabdian Kepada Masyarakat (LPPM).</w:t>
            </w:r>
          </w:p>
          <w:p w:rsidR="00741EC0" w:rsidRPr="00EF524F" w:rsidRDefault="00741EC0" w:rsidP="00741EC0">
            <w:pPr>
              <w:pStyle w:val="ListParagraph"/>
              <w:numPr>
                <w:ilvl w:val="0"/>
                <w:numId w:val="8"/>
              </w:numPr>
              <w:jc w:val="both"/>
              <w:rPr>
                <w:rFonts w:ascii="Arial" w:hAnsi="Arial" w:cs="Arial"/>
                <w:sz w:val="22"/>
              </w:rPr>
            </w:pPr>
            <w:r w:rsidRPr="00EF524F">
              <w:rPr>
                <w:rFonts w:ascii="Arial" w:hAnsi="Arial" w:cs="Arial"/>
                <w:sz w:val="22"/>
              </w:rPr>
              <w:t>Dokumen pengelolaan akademik – mahasiswa, (</w:t>
            </w:r>
            <w:hyperlink r:id="rId52" w:history="1">
              <w:r w:rsidRPr="00EF524F">
                <w:rPr>
                  <w:rStyle w:val="Hyperlink"/>
                  <w:rFonts w:ascii="Arial" w:eastAsiaTheme="majorEastAsia" w:hAnsi="Arial" w:cs="Arial"/>
                  <w:i/>
                  <w:sz w:val="22"/>
                </w:rPr>
                <w:t>Student Guide</w:t>
              </w:r>
            </w:hyperlink>
            <w:r w:rsidRPr="00EF524F">
              <w:rPr>
                <w:rFonts w:ascii="Arial" w:hAnsi="Arial" w:cs="Arial"/>
                <w:sz w:val="22"/>
              </w:rPr>
              <w:t>)  dapat diakses melalui website universitas.</w:t>
            </w:r>
          </w:p>
          <w:p w:rsidR="00741EC0" w:rsidRPr="00EF524F" w:rsidRDefault="00741EC0" w:rsidP="00741EC0">
            <w:pPr>
              <w:pStyle w:val="ListParagraph"/>
              <w:numPr>
                <w:ilvl w:val="0"/>
                <w:numId w:val="8"/>
              </w:numPr>
              <w:jc w:val="both"/>
              <w:rPr>
                <w:rFonts w:ascii="Arial" w:hAnsi="Arial" w:cs="Arial"/>
                <w:sz w:val="22"/>
              </w:rPr>
            </w:pPr>
            <w:r w:rsidRPr="00EF524F">
              <w:rPr>
                <w:rFonts w:ascii="Arial" w:hAnsi="Arial" w:cs="Arial"/>
                <w:sz w:val="22"/>
              </w:rPr>
              <w:t xml:space="preserve">Penetapan beban mengajar dosen dilakukan melalui rapat koordinasi program studi. Beban mengajar ditetapkan dalam bentuk SK Dekan tentang </w:t>
            </w:r>
            <w:hyperlink r:id="rId53" w:history="1">
              <w:r w:rsidRPr="00EF524F">
                <w:rPr>
                  <w:rStyle w:val="Hyperlink"/>
                  <w:rFonts w:ascii="Arial" w:eastAsiaTheme="majorEastAsia" w:hAnsi="Arial" w:cs="Arial"/>
                  <w:sz w:val="22"/>
                </w:rPr>
                <w:t>Pengangkatan Tenaga Pengajar</w:t>
              </w:r>
            </w:hyperlink>
            <w:r w:rsidRPr="00EF524F">
              <w:rPr>
                <w:rFonts w:ascii="Arial" w:hAnsi="Arial" w:cs="Arial"/>
                <w:sz w:val="22"/>
              </w:rPr>
              <w:t xml:space="preserve"> </w:t>
            </w:r>
          </w:p>
        </w:tc>
      </w:tr>
      <w:tr w:rsidR="00741EC0" w:rsidRPr="00EF524F" w:rsidTr="00300298">
        <w:tc>
          <w:tcPr>
            <w:tcW w:w="0" w:type="auto"/>
          </w:tcPr>
          <w:p w:rsidR="00741EC0" w:rsidRPr="00EF524F" w:rsidRDefault="00741EC0" w:rsidP="00300298">
            <w:pPr>
              <w:jc w:val="both"/>
              <w:rPr>
                <w:rFonts w:ascii="Arial" w:hAnsi="Arial" w:cs="Arial"/>
                <w:b/>
                <w:sz w:val="22"/>
              </w:rPr>
            </w:pPr>
            <w:r w:rsidRPr="00EF524F">
              <w:rPr>
                <w:rFonts w:ascii="Arial" w:hAnsi="Arial" w:cs="Arial"/>
                <w:b/>
                <w:sz w:val="22"/>
              </w:rPr>
              <w:t>PELAKSANAAN</w:t>
            </w:r>
          </w:p>
        </w:tc>
        <w:tc>
          <w:tcPr>
            <w:tcW w:w="7392" w:type="dxa"/>
          </w:tcPr>
          <w:p w:rsidR="00741EC0" w:rsidRPr="00EF524F" w:rsidRDefault="00741EC0" w:rsidP="00741EC0">
            <w:pPr>
              <w:pStyle w:val="ListParagraph"/>
              <w:numPr>
                <w:ilvl w:val="0"/>
                <w:numId w:val="9"/>
              </w:numPr>
              <w:jc w:val="both"/>
              <w:rPr>
                <w:rFonts w:ascii="Arial" w:hAnsi="Arial" w:cs="Arial"/>
                <w:i/>
                <w:sz w:val="22"/>
              </w:rPr>
            </w:pPr>
            <w:r w:rsidRPr="00EF524F">
              <w:rPr>
                <w:rFonts w:ascii="Arial" w:hAnsi="Arial" w:cs="Arial"/>
                <w:sz w:val="22"/>
              </w:rPr>
              <w:t xml:space="preserve">Kegiatan proses belajar mengajar dilakukan sesuai dengan SK penetapan. Dosen melaporkan dan mendokumentasikan pelaksanaan kegiatan pembelajaran melalui </w:t>
            </w:r>
            <w:hyperlink r:id="rId54" w:history="1">
              <w:r w:rsidRPr="00EF524F">
                <w:rPr>
                  <w:rStyle w:val="Hyperlink"/>
                  <w:rFonts w:ascii="Arial" w:eastAsiaTheme="majorEastAsia" w:hAnsi="Arial" w:cs="Arial"/>
                  <w:sz w:val="22"/>
                </w:rPr>
                <w:t>http://dosen.machung.ac.id/</w:t>
              </w:r>
            </w:hyperlink>
            <w:r w:rsidRPr="00EF524F">
              <w:rPr>
                <w:rFonts w:ascii="Arial" w:hAnsi="Arial" w:cs="Arial"/>
                <w:sz w:val="22"/>
              </w:rPr>
              <w:t xml:space="preserve">. Penyampaian materi pembelajaran, interaksi dosen dan mahasiswa, pemberian tugas, jawaban dan penilaian didukung oleh sistem </w:t>
            </w:r>
            <w:r w:rsidRPr="00EF524F">
              <w:rPr>
                <w:rFonts w:ascii="Arial" w:hAnsi="Arial" w:cs="Arial"/>
                <w:i/>
                <w:sz w:val="22"/>
              </w:rPr>
              <w:t>MS. Teams</w:t>
            </w:r>
            <w:r w:rsidRPr="00EF524F">
              <w:rPr>
                <w:rFonts w:ascii="Arial" w:hAnsi="Arial" w:cs="Arial"/>
                <w:sz w:val="22"/>
              </w:rPr>
              <w:t xml:space="preserve"> dan </w:t>
            </w:r>
            <w:r w:rsidRPr="00EF524F">
              <w:rPr>
                <w:rFonts w:ascii="Arial" w:hAnsi="Arial" w:cs="Arial"/>
                <w:i/>
                <w:sz w:val="22"/>
              </w:rPr>
              <w:t xml:space="preserve">Learning Management System (LMS) </w:t>
            </w:r>
            <w:hyperlink r:id="rId55" w:history="1">
              <w:r w:rsidRPr="00EF524F">
                <w:rPr>
                  <w:rStyle w:val="Hyperlink"/>
                  <w:rFonts w:ascii="Arial" w:eastAsiaTheme="majorEastAsia" w:hAnsi="Arial" w:cs="Arial"/>
                  <w:i/>
                  <w:sz w:val="22"/>
                </w:rPr>
                <w:t>https://e-learning.machung.ac.id/</w:t>
              </w:r>
            </w:hyperlink>
            <w:r w:rsidRPr="00EF524F">
              <w:rPr>
                <w:rFonts w:ascii="Arial" w:hAnsi="Arial" w:cs="Arial"/>
                <w:i/>
                <w:sz w:val="22"/>
              </w:rPr>
              <w:t>.</w:t>
            </w:r>
          </w:p>
          <w:p w:rsidR="00741EC0" w:rsidRPr="00EF524F" w:rsidRDefault="00741EC0" w:rsidP="00741EC0">
            <w:pPr>
              <w:pStyle w:val="ListParagraph"/>
              <w:numPr>
                <w:ilvl w:val="0"/>
                <w:numId w:val="9"/>
              </w:numPr>
              <w:jc w:val="both"/>
              <w:rPr>
                <w:rFonts w:ascii="Arial" w:hAnsi="Arial" w:cs="Arial"/>
                <w:i/>
                <w:sz w:val="22"/>
              </w:rPr>
            </w:pPr>
            <w:r w:rsidRPr="00EF524F">
              <w:rPr>
                <w:rFonts w:ascii="Arial" w:hAnsi="Arial" w:cs="Arial"/>
                <w:sz w:val="22"/>
              </w:rPr>
              <w:t xml:space="preserve">Mahasiswa dapat mengunduh materi, mengunggah tugas dan mendapatkan feedback proses pembelajaran melalui </w:t>
            </w:r>
            <w:r w:rsidRPr="00EF524F">
              <w:rPr>
                <w:rFonts w:ascii="Arial" w:hAnsi="Arial" w:cs="Arial"/>
                <w:i/>
                <w:sz w:val="22"/>
              </w:rPr>
              <w:t>MS.Teams</w:t>
            </w:r>
            <w:r w:rsidRPr="00EF524F">
              <w:rPr>
                <w:rFonts w:ascii="Arial" w:hAnsi="Arial" w:cs="Arial"/>
                <w:sz w:val="22"/>
              </w:rPr>
              <w:t xml:space="preserve">. Hasil penilaian proses pembelajaran dapat diakses melalui </w:t>
            </w:r>
            <w:hyperlink r:id="rId56" w:history="1">
              <w:r w:rsidRPr="00EF524F">
                <w:rPr>
                  <w:rStyle w:val="Hyperlink"/>
                  <w:rFonts w:ascii="Arial" w:eastAsiaTheme="majorEastAsia" w:hAnsi="Arial" w:cs="Arial"/>
                  <w:sz w:val="22"/>
                </w:rPr>
                <w:t>http://mahasiswa.machung.ac.id/</w:t>
              </w:r>
            </w:hyperlink>
            <w:r w:rsidRPr="00EF524F">
              <w:rPr>
                <w:rFonts w:ascii="Arial" w:hAnsi="Arial" w:cs="Arial"/>
                <w:sz w:val="22"/>
              </w:rPr>
              <w:t xml:space="preserve"> </w:t>
            </w:r>
          </w:p>
          <w:p w:rsidR="00741EC0" w:rsidRPr="00EF524F" w:rsidRDefault="00741EC0" w:rsidP="00741EC0">
            <w:pPr>
              <w:pStyle w:val="ListParagraph"/>
              <w:numPr>
                <w:ilvl w:val="0"/>
                <w:numId w:val="9"/>
              </w:numPr>
              <w:jc w:val="both"/>
              <w:rPr>
                <w:rFonts w:ascii="Arial" w:hAnsi="Arial" w:cs="Arial"/>
                <w:i/>
                <w:sz w:val="22"/>
              </w:rPr>
            </w:pPr>
            <w:r w:rsidRPr="00EF524F">
              <w:rPr>
                <w:rFonts w:ascii="Arial" w:hAnsi="Arial" w:cs="Arial"/>
                <w:sz w:val="22"/>
              </w:rPr>
              <w:t xml:space="preserve">Kegiatan penelitian dan pengabdian kepada masyarakat dilakukan sesuai dengan Renstra Penelitian dan Renstra Abdimas Universitas Ma Chung. Pengajuan kegiatan penelitian dan pengabdian kepada masyarakat oleh dosen dilakukan dengan menguggah dokumen proposal, rencana anggaran dan belanja, laporan kemajuan, laporan penggunaan dana hingga laporan kemajuan pelaksanaan kegiatan penelitian/pengabdian kepada masyarakat, sesuai template yang telah disediakan dalam sistem </w:t>
            </w:r>
            <w:hyperlink r:id="rId57" w:history="1">
              <w:r w:rsidRPr="00EF524F">
                <w:rPr>
                  <w:rStyle w:val="Hyperlink"/>
                  <w:rFonts w:ascii="Arial" w:eastAsiaTheme="majorEastAsia" w:hAnsi="Arial" w:cs="Arial"/>
                  <w:sz w:val="22"/>
                </w:rPr>
                <w:t>https://semar.machung.ac.id/</w:t>
              </w:r>
            </w:hyperlink>
          </w:p>
        </w:tc>
      </w:tr>
      <w:tr w:rsidR="00741EC0" w:rsidRPr="00EF524F" w:rsidTr="00300298">
        <w:tc>
          <w:tcPr>
            <w:tcW w:w="0" w:type="auto"/>
          </w:tcPr>
          <w:p w:rsidR="00741EC0" w:rsidRPr="00EF524F" w:rsidRDefault="00741EC0" w:rsidP="00300298">
            <w:pPr>
              <w:jc w:val="both"/>
              <w:rPr>
                <w:rFonts w:ascii="Arial" w:hAnsi="Arial" w:cs="Arial"/>
                <w:b/>
                <w:sz w:val="22"/>
              </w:rPr>
            </w:pPr>
            <w:r w:rsidRPr="00EF524F">
              <w:rPr>
                <w:rFonts w:ascii="Arial" w:hAnsi="Arial" w:cs="Arial"/>
                <w:b/>
                <w:sz w:val="22"/>
              </w:rPr>
              <w:t>EVALUASI</w:t>
            </w:r>
          </w:p>
        </w:tc>
        <w:tc>
          <w:tcPr>
            <w:tcW w:w="7392" w:type="dxa"/>
          </w:tcPr>
          <w:p w:rsidR="00741EC0" w:rsidRPr="00EF524F" w:rsidRDefault="00741EC0" w:rsidP="00741EC0">
            <w:pPr>
              <w:pStyle w:val="ListParagraph"/>
              <w:numPr>
                <w:ilvl w:val="0"/>
                <w:numId w:val="10"/>
              </w:numPr>
              <w:jc w:val="both"/>
              <w:rPr>
                <w:rFonts w:ascii="Arial" w:hAnsi="Arial" w:cs="Arial"/>
                <w:sz w:val="22"/>
              </w:rPr>
            </w:pPr>
            <w:r w:rsidRPr="00EF524F">
              <w:rPr>
                <w:rFonts w:ascii="Arial" w:hAnsi="Arial" w:cs="Arial"/>
                <w:sz w:val="22"/>
              </w:rPr>
              <w:t xml:space="preserve">Monitoring dan evaluasi pelaksanaan proses belajar mengajar dilakukan oleh ketua program studi melalui uji petik </w:t>
            </w:r>
            <w:r w:rsidRPr="00EF524F">
              <w:rPr>
                <w:rFonts w:ascii="Arial" w:hAnsi="Arial" w:cs="Arial"/>
                <w:i/>
                <w:sz w:val="22"/>
              </w:rPr>
              <w:t>MS.Teams</w:t>
            </w:r>
            <w:r w:rsidRPr="00EF524F">
              <w:rPr>
                <w:rFonts w:ascii="Arial" w:hAnsi="Arial" w:cs="Arial"/>
                <w:sz w:val="22"/>
              </w:rPr>
              <w:t xml:space="preserve"> dan pemantauan jurnal perkuliahan melalui </w:t>
            </w:r>
            <w:hyperlink r:id="rId58" w:history="1">
              <w:r w:rsidRPr="00EF524F">
                <w:rPr>
                  <w:rStyle w:val="Hyperlink"/>
                  <w:rFonts w:ascii="Arial" w:eastAsiaTheme="majorEastAsia" w:hAnsi="Arial" w:cs="Arial"/>
                  <w:sz w:val="22"/>
                </w:rPr>
                <w:t>http://dosen.machung.ac.id/</w:t>
              </w:r>
            </w:hyperlink>
          </w:p>
          <w:p w:rsidR="00741EC0" w:rsidRPr="00EF524F" w:rsidRDefault="00741EC0" w:rsidP="00741EC0">
            <w:pPr>
              <w:pStyle w:val="ListParagraph"/>
              <w:numPr>
                <w:ilvl w:val="0"/>
                <w:numId w:val="10"/>
              </w:numPr>
              <w:jc w:val="both"/>
              <w:rPr>
                <w:rFonts w:ascii="Arial" w:hAnsi="Arial" w:cs="Arial"/>
                <w:sz w:val="22"/>
              </w:rPr>
            </w:pPr>
            <w:r w:rsidRPr="00EF524F">
              <w:rPr>
                <w:rFonts w:ascii="Arial" w:hAnsi="Arial" w:cs="Arial"/>
                <w:sz w:val="22"/>
              </w:rPr>
              <w:t xml:space="preserve">Lembaga Penjaminan Mutu dan Pengawasan Internal melakukan penyebaran angket evaluasi perkuliahan dan mengirimkan rekap hasil evaluasi via email. Selain itu, dekan </w:t>
            </w:r>
            <w:r w:rsidRPr="00EF524F">
              <w:rPr>
                <w:rFonts w:ascii="Arial" w:hAnsi="Arial" w:cs="Arial"/>
                <w:sz w:val="22"/>
              </w:rPr>
              <w:lastRenderedPageBreak/>
              <w:t xml:space="preserve">dan kaprodi dapat melihat hasil evaluasi perkuliahan tiap dosen melalui </w:t>
            </w:r>
            <w:hyperlink r:id="rId59" w:history="1">
              <w:r w:rsidRPr="00EF524F">
                <w:rPr>
                  <w:rStyle w:val="Hyperlink"/>
                  <w:rFonts w:ascii="Arial" w:eastAsiaTheme="majorEastAsia" w:hAnsi="Arial" w:cs="Arial"/>
                  <w:sz w:val="22"/>
                </w:rPr>
                <w:t>http://eksekutif.machung.ac.id/</w:t>
              </w:r>
            </w:hyperlink>
            <w:r w:rsidRPr="00EF524F">
              <w:rPr>
                <w:rFonts w:ascii="Arial" w:hAnsi="Arial" w:cs="Arial"/>
                <w:sz w:val="22"/>
              </w:rPr>
              <w:t xml:space="preserve"> </w:t>
            </w:r>
          </w:p>
          <w:p w:rsidR="00741EC0" w:rsidRPr="00EF524F" w:rsidRDefault="00741EC0" w:rsidP="00741EC0">
            <w:pPr>
              <w:pStyle w:val="ListParagraph"/>
              <w:numPr>
                <w:ilvl w:val="0"/>
                <w:numId w:val="10"/>
              </w:numPr>
              <w:jc w:val="both"/>
              <w:rPr>
                <w:rFonts w:ascii="Arial" w:hAnsi="Arial" w:cs="Arial"/>
                <w:sz w:val="22"/>
              </w:rPr>
            </w:pPr>
            <w:r w:rsidRPr="00EF524F">
              <w:rPr>
                <w:rFonts w:ascii="Arial" w:hAnsi="Arial" w:cs="Arial"/>
                <w:sz w:val="22"/>
              </w:rPr>
              <w:t xml:space="preserve">Evaluasi terhadap perkuliahan, sarana prasarana perkuliahan juga dilakukan oleh Badan Perwakilan Mahasiswa Tingkat Fakultas (BPMF) melalui </w:t>
            </w:r>
            <w:r w:rsidRPr="00EF524F">
              <w:rPr>
                <w:rFonts w:ascii="Arial" w:hAnsi="Arial" w:cs="Arial"/>
                <w:i/>
                <w:sz w:val="22"/>
              </w:rPr>
              <w:t>open forum</w:t>
            </w:r>
            <w:r w:rsidRPr="00EF524F">
              <w:rPr>
                <w:rFonts w:ascii="Arial" w:hAnsi="Arial" w:cs="Arial"/>
                <w:sz w:val="22"/>
              </w:rPr>
              <w:t xml:space="preserve">. Hasil evaluasi </w:t>
            </w:r>
            <w:r w:rsidRPr="00EF524F">
              <w:rPr>
                <w:rFonts w:ascii="Arial" w:hAnsi="Arial" w:cs="Arial"/>
                <w:i/>
                <w:sz w:val="22"/>
              </w:rPr>
              <w:t>open forum</w:t>
            </w:r>
            <w:r w:rsidRPr="00EF524F">
              <w:rPr>
                <w:rFonts w:ascii="Arial" w:hAnsi="Arial" w:cs="Arial"/>
                <w:sz w:val="22"/>
              </w:rPr>
              <w:t xml:space="preserve"> disampaikan kepada dekan untuk ditindaklanjuti. </w:t>
            </w:r>
          </w:p>
          <w:p w:rsidR="00741EC0" w:rsidRPr="00EF524F" w:rsidRDefault="00741EC0" w:rsidP="00741EC0">
            <w:pPr>
              <w:pStyle w:val="ListParagraph"/>
              <w:numPr>
                <w:ilvl w:val="0"/>
                <w:numId w:val="10"/>
              </w:numPr>
              <w:jc w:val="both"/>
              <w:rPr>
                <w:rFonts w:ascii="Arial" w:hAnsi="Arial" w:cs="Arial"/>
                <w:sz w:val="22"/>
              </w:rPr>
            </w:pPr>
            <w:r w:rsidRPr="00EF524F">
              <w:rPr>
                <w:rFonts w:ascii="Arial" w:hAnsi="Arial" w:cs="Arial"/>
                <w:sz w:val="22"/>
              </w:rPr>
              <w:t xml:space="preserve">Lembaga Penjaminan Mutu dan Pengawasan Internal melakukan Audit Mutu Internal (AMI) Akademik secara rutin setiap bulan Juli-Agustus. Contoh butir yang menjadi sasaran AMI adalah standar pendidikan. </w:t>
            </w:r>
            <w:hyperlink r:id="rId60" w:history="1">
              <w:r w:rsidRPr="00EF524F">
                <w:rPr>
                  <w:rStyle w:val="Hyperlink"/>
                  <w:rFonts w:ascii="Arial" w:eastAsiaTheme="majorEastAsia" w:hAnsi="Arial" w:cs="Arial"/>
                  <w:sz w:val="22"/>
                </w:rPr>
                <w:t>Hasil AMI</w:t>
              </w:r>
            </w:hyperlink>
          </w:p>
        </w:tc>
      </w:tr>
      <w:tr w:rsidR="00741EC0" w:rsidRPr="00EF524F" w:rsidTr="00300298">
        <w:tc>
          <w:tcPr>
            <w:tcW w:w="0" w:type="auto"/>
          </w:tcPr>
          <w:p w:rsidR="00741EC0" w:rsidRPr="00EF524F" w:rsidRDefault="00741EC0" w:rsidP="00300298">
            <w:pPr>
              <w:jc w:val="both"/>
              <w:rPr>
                <w:rFonts w:ascii="Arial" w:hAnsi="Arial" w:cs="Arial"/>
                <w:b/>
                <w:sz w:val="22"/>
              </w:rPr>
            </w:pPr>
            <w:r w:rsidRPr="00EF524F">
              <w:rPr>
                <w:rFonts w:ascii="Arial" w:hAnsi="Arial" w:cs="Arial"/>
                <w:b/>
                <w:sz w:val="22"/>
              </w:rPr>
              <w:lastRenderedPageBreak/>
              <w:t>PENGENDALIAN</w:t>
            </w:r>
          </w:p>
        </w:tc>
        <w:tc>
          <w:tcPr>
            <w:tcW w:w="7392" w:type="dxa"/>
          </w:tcPr>
          <w:p w:rsidR="00F265FB" w:rsidRPr="00EF524F" w:rsidRDefault="00741EC0" w:rsidP="00F265FB">
            <w:pPr>
              <w:pStyle w:val="ListParagraph"/>
              <w:numPr>
                <w:ilvl w:val="0"/>
                <w:numId w:val="11"/>
              </w:numPr>
              <w:jc w:val="both"/>
              <w:rPr>
                <w:rFonts w:ascii="Arial" w:hAnsi="Arial" w:cs="Arial"/>
                <w:sz w:val="22"/>
              </w:rPr>
            </w:pPr>
            <w:r w:rsidRPr="00EF524F">
              <w:rPr>
                <w:rFonts w:ascii="Arial" w:hAnsi="Arial" w:cs="Arial"/>
                <w:sz w:val="22"/>
              </w:rPr>
              <w:t xml:space="preserve">Fakultas dan program studi melakukan rapat koordinasi awal semester dengan bahasan hasil evaluasi perkuliahan, open forum, hasil AMI, serta hasil capaian penelitian dan pengabdian kepada masyarakat. </w:t>
            </w:r>
          </w:p>
          <w:p w:rsidR="00741EC0" w:rsidRPr="00EF524F" w:rsidRDefault="00741EC0" w:rsidP="00F265FB">
            <w:pPr>
              <w:pStyle w:val="ListParagraph"/>
              <w:numPr>
                <w:ilvl w:val="0"/>
                <w:numId w:val="11"/>
              </w:numPr>
              <w:jc w:val="both"/>
              <w:rPr>
                <w:rFonts w:ascii="Arial" w:hAnsi="Arial" w:cs="Arial"/>
                <w:sz w:val="22"/>
              </w:rPr>
            </w:pPr>
            <w:r w:rsidRPr="00EF524F">
              <w:rPr>
                <w:rFonts w:ascii="Arial" w:hAnsi="Arial" w:cs="Arial"/>
                <w:sz w:val="22"/>
              </w:rPr>
              <w:t xml:space="preserve">Universitas dan Lembaga Penjaminan Mutu dan Pengawasan Internal menyelenggarakan Rapat Tinjauan Manajemen secara rutin untuk membahas hasil monitoring, evaluasi, AMI, dll. </w:t>
            </w:r>
          </w:p>
        </w:tc>
      </w:tr>
      <w:tr w:rsidR="00741EC0" w:rsidRPr="00EF524F" w:rsidTr="00300298">
        <w:tc>
          <w:tcPr>
            <w:tcW w:w="0" w:type="auto"/>
          </w:tcPr>
          <w:p w:rsidR="00741EC0" w:rsidRPr="00EF524F" w:rsidRDefault="00741EC0" w:rsidP="00300298">
            <w:pPr>
              <w:jc w:val="both"/>
              <w:rPr>
                <w:rFonts w:ascii="Arial" w:hAnsi="Arial" w:cs="Arial"/>
                <w:b/>
                <w:sz w:val="22"/>
              </w:rPr>
            </w:pPr>
            <w:r w:rsidRPr="00EF524F">
              <w:rPr>
                <w:rFonts w:ascii="Arial" w:hAnsi="Arial" w:cs="Arial"/>
                <w:b/>
                <w:sz w:val="22"/>
              </w:rPr>
              <w:t>PENINGKATAN</w:t>
            </w:r>
          </w:p>
        </w:tc>
        <w:tc>
          <w:tcPr>
            <w:tcW w:w="7392" w:type="dxa"/>
          </w:tcPr>
          <w:p w:rsidR="00741EC0" w:rsidRPr="00EF524F" w:rsidRDefault="00741EC0" w:rsidP="00300298">
            <w:pPr>
              <w:jc w:val="both"/>
              <w:rPr>
                <w:rFonts w:ascii="Arial" w:hAnsi="Arial" w:cs="Arial"/>
                <w:sz w:val="22"/>
              </w:rPr>
            </w:pPr>
            <w:r w:rsidRPr="00EF524F">
              <w:rPr>
                <w:rFonts w:ascii="Arial" w:hAnsi="Arial" w:cs="Arial"/>
                <w:sz w:val="22"/>
              </w:rPr>
              <w:t xml:space="preserve">Fakultas dan program studi merencanakan tindak lanjut/rencana upaya perbaikan. Rencana perbaikan dituangkan dalam bentuk Rencana Kerja dan Anggaran Tahunan (RKAT). Fakultas dan program studi melaksanakan kegiatan yang telah disusun dalam RKAT dan melaporkan kemajuan program/kegiatan setiap 3 bulan. </w:t>
            </w:r>
          </w:p>
        </w:tc>
      </w:tr>
    </w:tbl>
    <w:p w:rsidR="00741EC0" w:rsidRPr="00741EC0" w:rsidRDefault="00741EC0" w:rsidP="00DB0FF4">
      <w:pPr>
        <w:spacing w:before="3" w:line="275" w:lineRule="auto"/>
        <w:ind w:right="68"/>
        <w:rPr>
          <w:rFonts w:ascii="Arial" w:eastAsia="Arial" w:hAnsi="Arial" w:cs="Arial"/>
          <w:position w:val="-1"/>
          <w:sz w:val="24"/>
          <w:szCs w:val="24"/>
        </w:rPr>
        <w:sectPr w:rsidR="00741EC0" w:rsidRPr="00741EC0">
          <w:pgSz w:w="11920" w:h="16840"/>
          <w:pgMar w:top="1560" w:right="1140" w:bottom="280" w:left="1440" w:header="0" w:footer="821" w:gutter="0"/>
          <w:cols w:space="720"/>
        </w:sectPr>
      </w:pPr>
    </w:p>
    <w:p w:rsidR="00855DAC" w:rsidRDefault="00926F5C" w:rsidP="00DB0FF4">
      <w:pPr>
        <w:spacing w:before="29" w:line="277" w:lineRule="auto"/>
        <w:ind w:right="64"/>
        <w:rPr>
          <w:rFonts w:ascii="Arial" w:eastAsia="Arial" w:hAnsi="Arial" w:cs="Arial"/>
          <w:color w:val="5B9BD5" w:themeColor="accent1"/>
          <w:sz w:val="24"/>
          <w:szCs w:val="24"/>
        </w:rPr>
      </w:pPr>
      <w:r>
        <w:rPr>
          <w:rFonts w:ascii="Arial" w:eastAsia="Arial" w:hAnsi="Arial" w:cs="Arial"/>
          <w:color w:val="5B9BD5" w:themeColor="accent1"/>
          <w:sz w:val="24"/>
          <w:szCs w:val="24"/>
        </w:rPr>
        <w:lastRenderedPageBreak/>
        <w:t>Menguraikan</w:t>
      </w:r>
      <w:r w:rsidR="00EF524F">
        <w:rPr>
          <w:rFonts w:ascii="Arial" w:eastAsia="Arial" w:hAnsi="Arial" w:cs="Arial"/>
          <w:color w:val="5B9BD5" w:themeColor="accent1"/>
          <w:sz w:val="24"/>
          <w:szCs w:val="24"/>
        </w:rPr>
        <w:t xml:space="preserve"> </w:t>
      </w:r>
      <w:r w:rsidR="00855DAC" w:rsidRPr="00DB0FF4">
        <w:rPr>
          <w:rFonts w:ascii="Arial" w:eastAsia="Arial" w:hAnsi="Arial" w:cs="Arial"/>
          <w:color w:val="5B9BD5" w:themeColor="accent1"/>
          <w:spacing w:val="1"/>
          <w:sz w:val="24"/>
          <w:szCs w:val="24"/>
        </w:rPr>
        <w:t>pe</w:t>
      </w:r>
      <w:r w:rsidR="00855DAC" w:rsidRPr="00DB0FF4">
        <w:rPr>
          <w:rFonts w:ascii="Arial" w:eastAsia="Arial" w:hAnsi="Arial" w:cs="Arial"/>
          <w:color w:val="5B9BD5" w:themeColor="accent1"/>
          <w:sz w:val="24"/>
          <w:szCs w:val="24"/>
        </w:rPr>
        <w:t>lak</w:t>
      </w:r>
      <w:r w:rsidR="00855DAC" w:rsidRPr="00DB0FF4">
        <w:rPr>
          <w:rFonts w:ascii="Arial" w:eastAsia="Arial" w:hAnsi="Arial" w:cs="Arial"/>
          <w:color w:val="5B9BD5" w:themeColor="accent1"/>
          <w:spacing w:val="-2"/>
          <w:sz w:val="24"/>
          <w:szCs w:val="24"/>
        </w:rPr>
        <w:t>s</w:t>
      </w:r>
      <w:r w:rsidR="00855DAC" w:rsidRPr="00DB0FF4">
        <w:rPr>
          <w:rFonts w:ascii="Arial" w:eastAsia="Arial" w:hAnsi="Arial" w:cs="Arial"/>
          <w:color w:val="5B9BD5" w:themeColor="accent1"/>
          <w:spacing w:val="1"/>
          <w:sz w:val="24"/>
          <w:szCs w:val="24"/>
        </w:rPr>
        <w:t>a</w:t>
      </w:r>
      <w:r w:rsidR="00855DAC" w:rsidRPr="00DB0FF4">
        <w:rPr>
          <w:rFonts w:ascii="Arial" w:eastAsia="Arial" w:hAnsi="Arial" w:cs="Arial"/>
          <w:color w:val="5B9BD5" w:themeColor="accent1"/>
          <w:spacing w:val="-1"/>
          <w:sz w:val="24"/>
          <w:szCs w:val="24"/>
        </w:rPr>
        <w:t>n</w:t>
      </w:r>
      <w:r w:rsidR="00855DAC" w:rsidRPr="00DB0FF4">
        <w:rPr>
          <w:rFonts w:ascii="Arial" w:eastAsia="Arial" w:hAnsi="Arial" w:cs="Arial"/>
          <w:color w:val="5B9BD5" w:themeColor="accent1"/>
          <w:spacing w:val="1"/>
          <w:sz w:val="24"/>
          <w:szCs w:val="24"/>
        </w:rPr>
        <w:t>aa</w:t>
      </w:r>
      <w:r w:rsidR="00EF524F">
        <w:rPr>
          <w:rFonts w:ascii="Arial" w:eastAsia="Arial" w:hAnsi="Arial" w:cs="Arial"/>
          <w:color w:val="5B9BD5" w:themeColor="accent1"/>
          <w:sz w:val="24"/>
          <w:szCs w:val="24"/>
        </w:rPr>
        <w:t xml:space="preserve">n </w:t>
      </w:r>
      <w:r w:rsidR="00855DAC" w:rsidRPr="00DB0FF4">
        <w:rPr>
          <w:rFonts w:ascii="Arial" w:eastAsia="Arial" w:hAnsi="Arial" w:cs="Arial"/>
          <w:color w:val="5B9BD5" w:themeColor="accent1"/>
          <w:sz w:val="24"/>
          <w:szCs w:val="24"/>
        </w:rPr>
        <w:t>ra</w:t>
      </w:r>
      <w:r w:rsidR="00855DAC" w:rsidRPr="00DB0FF4">
        <w:rPr>
          <w:rFonts w:ascii="Arial" w:eastAsia="Arial" w:hAnsi="Arial" w:cs="Arial"/>
          <w:color w:val="5B9BD5" w:themeColor="accent1"/>
          <w:spacing w:val="1"/>
          <w:sz w:val="24"/>
          <w:szCs w:val="24"/>
        </w:rPr>
        <w:t>pa</w:t>
      </w:r>
      <w:r w:rsidR="00EF524F">
        <w:rPr>
          <w:rFonts w:ascii="Arial" w:eastAsia="Arial" w:hAnsi="Arial" w:cs="Arial"/>
          <w:color w:val="5B9BD5" w:themeColor="accent1"/>
          <w:sz w:val="24"/>
          <w:szCs w:val="24"/>
        </w:rPr>
        <w:t xml:space="preserve">t </w:t>
      </w:r>
      <w:r w:rsidR="00855DAC" w:rsidRPr="00DB0FF4">
        <w:rPr>
          <w:rFonts w:ascii="Arial" w:eastAsia="Arial" w:hAnsi="Arial" w:cs="Arial"/>
          <w:color w:val="5B9BD5" w:themeColor="accent1"/>
          <w:sz w:val="24"/>
          <w:szCs w:val="24"/>
        </w:rPr>
        <w:t>ti</w:t>
      </w:r>
      <w:r w:rsidR="00855DAC" w:rsidRPr="00DB0FF4">
        <w:rPr>
          <w:rFonts w:ascii="Arial" w:eastAsia="Arial" w:hAnsi="Arial" w:cs="Arial"/>
          <w:color w:val="5B9BD5" w:themeColor="accent1"/>
          <w:spacing w:val="1"/>
          <w:sz w:val="24"/>
          <w:szCs w:val="24"/>
        </w:rPr>
        <w:t>n</w:t>
      </w:r>
      <w:r w:rsidR="00855DAC" w:rsidRPr="00DB0FF4">
        <w:rPr>
          <w:rFonts w:ascii="Arial" w:eastAsia="Arial" w:hAnsi="Arial" w:cs="Arial"/>
          <w:color w:val="5B9BD5" w:themeColor="accent1"/>
          <w:sz w:val="24"/>
          <w:szCs w:val="24"/>
        </w:rPr>
        <w:t>ja</w:t>
      </w:r>
      <w:r w:rsidR="00855DAC" w:rsidRPr="00DB0FF4">
        <w:rPr>
          <w:rFonts w:ascii="Arial" w:eastAsia="Arial" w:hAnsi="Arial" w:cs="Arial"/>
          <w:color w:val="5B9BD5" w:themeColor="accent1"/>
          <w:spacing w:val="-1"/>
          <w:sz w:val="24"/>
          <w:szCs w:val="24"/>
        </w:rPr>
        <w:t>u</w:t>
      </w:r>
      <w:r w:rsidR="00855DAC" w:rsidRPr="00DB0FF4">
        <w:rPr>
          <w:rFonts w:ascii="Arial" w:eastAsia="Arial" w:hAnsi="Arial" w:cs="Arial"/>
          <w:color w:val="5B9BD5" w:themeColor="accent1"/>
          <w:spacing w:val="1"/>
          <w:sz w:val="24"/>
          <w:szCs w:val="24"/>
        </w:rPr>
        <w:t>a</w:t>
      </w:r>
      <w:r w:rsidR="00EF524F">
        <w:rPr>
          <w:rFonts w:ascii="Arial" w:eastAsia="Arial" w:hAnsi="Arial" w:cs="Arial"/>
          <w:color w:val="5B9BD5" w:themeColor="accent1"/>
          <w:sz w:val="24"/>
          <w:szCs w:val="24"/>
        </w:rPr>
        <w:t xml:space="preserve">n </w:t>
      </w:r>
      <w:r w:rsidR="00855DAC" w:rsidRPr="00DB0FF4">
        <w:rPr>
          <w:rFonts w:ascii="Arial" w:eastAsia="Arial" w:hAnsi="Arial" w:cs="Arial"/>
          <w:color w:val="5B9BD5" w:themeColor="accent1"/>
          <w:spacing w:val="-1"/>
          <w:sz w:val="24"/>
          <w:szCs w:val="24"/>
        </w:rPr>
        <w:t>m</w:t>
      </w:r>
      <w:r w:rsidR="00855DAC" w:rsidRPr="00DB0FF4">
        <w:rPr>
          <w:rFonts w:ascii="Arial" w:eastAsia="Arial" w:hAnsi="Arial" w:cs="Arial"/>
          <w:color w:val="5B9BD5" w:themeColor="accent1"/>
          <w:spacing w:val="1"/>
          <w:sz w:val="24"/>
          <w:szCs w:val="24"/>
        </w:rPr>
        <w:t>ana</w:t>
      </w:r>
      <w:r w:rsidR="00855DAC" w:rsidRPr="00DB0FF4">
        <w:rPr>
          <w:rFonts w:ascii="Arial" w:eastAsia="Arial" w:hAnsi="Arial" w:cs="Arial"/>
          <w:color w:val="5B9BD5" w:themeColor="accent1"/>
          <w:sz w:val="24"/>
          <w:szCs w:val="24"/>
        </w:rPr>
        <w:t>j</w:t>
      </w:r>
      <w:r w:rsidR="00855DAC" w:rsidRPr="00DB0FF4">
        <w:rPr>
          <w:rFonts w:ascii="Arial" w:eastAsia="Arial" w:hAnsi="Arial" w:cs="Arial"/>
          <w:color w:val="5B9BD5" w:themeColor="accent1"/>
          <w:spacing w:val="-2"/>
          <w:sz w:val="24"/>
          <w:szCs w:val="24"/>
        </w:rPr>
        <w:t>e</w:t>
      </w:r>
      <w:r w:rsidR="00855DAC" w:rsidRPr="00DB0FF4">
        <w:rPr>
          <w:rFonts w:ascii="Arial" w:eastAsia="Arial" w:hAnsi="Arial" w:cs="Arial"/>
          <w:color w:val="5B9BD5" w:themeColor="accent1"/>
          <w:spacing w:val="1"/>
          <w:sz w:val="24"/>
          <w:szCs w:val="24"/>
        </w:rPr>
        <w:t>m</w:t>
      </w:r>
      <w:r w:rsidR="00855DAC" w:rsidRPr="00DB0FF4">
        <w:rPr>
          <w:rFonts w:ascii="Arial" w:eastAsia="Arial" w:hAnsi="Arial" w:cs="Arial"/>
          <w:color w:val="5B9BD5" w:themeColor="accent1"/>
          <w:spacing w:val="-1"/>
          <w:sz w:val="24"/>
          <w:szCs w:val="24"/>
        </w:rPr>
        <w:t>e</w:t>
      </w:r>
      <w:r w:rsidR="00EF524F">
        <w:rPr>
          <w:rFonts w:ascii="Arial" w:eastAsia="Arial" w:hAnsi="Arial" w:cs="Arial"/>
          <w:color w:val="5B9BD5" w:themeColor="accent1"/>
          <w:sz w:val="24"/>
          <w:szCs w:val="24"/>
        </w:rPr>
        <w:t xml:space="preserve">n </w:t>
      </w:r>
      <w:r w:rsidR="00855DAC" w:rsidRPr="00DB0FF4">
        <w:rPr>
          <w:rFonts w:ascii="Arial" w:eastAsia="Arial" w:hAnsi="Arial" w:cs="Arial"/>
          <w:color w:val="5B9BD5" w:themeColor="accent1"/>
          <w:spacing w:val="-2"/>
          <w:sz w:val="24"/>
          <w:szCs w:val="24"/>
        </w:rPr>
        <w:t>y</w:t>
      </w:r>
      <w:r w:rsidR="00855DAC" w:rsidRPr="00DB0FF4">
        <w:rPr>
          <w:rFonts w:ascii="Arial" w:eastAsia="Arial" w:hAnsi="Arial" w:cs="Arial"/>
          <w:color w:val="5B9BD5" w:themeColor="accent1"/>
          <w:spacing w:val="1"/>
          <w:sz w:val="24"/>
          <w:szCs w:val="24"/>
        </w:rPr>
        <w:t>an</w:t>
      </w:r>
      <w:r w:rsidR="00EF524F">
        <w:rPr>
          <w:rFonts w:ascii="Arial" w:eastAsia="Arial" w:hAnsi="Arial" w:cs="Arial"/>
          <w:color w:val="5B9BD5" w:themeColor="accent1"/>
          <w:sz w:val="24"/>
          <w:szCs w:val="24"/>
        </w:rPr>
        <w:t xml:space="preserve">g </w:t>
      </w:r>
      <w:r w:rsidR="00855DAC" w:rsidRPr="00DB0FF4">
        <w:rPr>
          <w:rFonts w:ascii="Arial" w:eastAsia="Arial" w:hAnsi="Arial" w:cs="Arial"/>
          <w:color w:val="5B9BD5" w:themeColor="accent1"/>
          <w:spacing w:val="1"/>
          <w:sz w:val="24"/>
          <w:szCs w:val="24"/>
        </w:rPr>
        <w:t>m</w:t>
      </w:r>
      <w:r w:rsidR="00855DAC" w:rsidRPr="00DB0FF4">
        <w:rPr>
          <w:rFonts w:ascii="Arial" w:eastAsia="Arial" w:hAnsi="Arial" w:cs="Arial"/>
          <w:color w:val="5B9BD5" w:themeColor="accent1"/>
          <w:spacing w:val="-1"/>
          <w:sz w:val="24"/>
          <w:szCs w:val="24"/>
        </w:rPr>
        <w:t>e</w:t>
      </w:r>
      <w:r w:rsidR="00855DAC" w:rsidRPr="00DB0FF4">
        <w:rPr>
          <w:rFonts w:ascii="Arial" w:eastAsia="Arial" w:hAnsi="Arial" w:cs="Arial"/>
          <w:color w:val="5B9BD5" w:themeColor="accent1"/>
          <w:spacing w:val="1"/>
          <w:sz w:val="24"/>
          <w:szCs w:val="24"/>
        </w:rPr>
        <w:t>n</w:t>
      </w:r>
      <w:r w:rsidR="00855DAC" w:rsidRPr="00DB0FF4">
        <w:rPr>
          <w:rFonts w:ascii="Arial" w:eastAsia="Arial" w:hAnsi="Arial" w:cs="Arial"/>
          <w:color w:val="5B9BD5" w:themeColor="accent1"/>
          <w:spacing w:val="-1"/>
          <w:sz w:val="24"/>
          <w:szCs w:val="24"/>
        </w:rPr>
        <w:t>g</w:t>
      </w:r>
      <w:r w:rsidR="00855DAC" w:rsidRPr="00DB0FF4">
        <w:rPr>
          <w:rFonts w:ascii="Arial" w:eastAsia="Arial" w:hAnsi="Arial" w:cs="Arial"/>
          <w:color w:val="5B9BD5" w:themeColor="accent1"/>
          <w:spacing w:val="1"/>
          <w:sz w:val="24"/>
          <w:szCs w:val="24"/>
        </w:rPr>
        <w:t>a</w:t>
      </w:r>
      <w:r w:rsidR="00855DAC" w:rsidRPr="00DB0FF4">
        <w:rPr>
          <w:rFonts w:ascii="Arial" w:eastAsia="Arial" w:hAnsi="Arial" w:cs="Arial"/>
          <w:color w:val="5B9BD5" w:themeColor="accent1"/>
          <w:spacing w:val="-1"/>
          <w:sz w:val="24"/>
          <w:szCs w:val="24"/>
        </w:rPr>
        <w:t>g</w:t>
      </w:r>
      <w:r w:rsidR="00855DAC" w:rsidRPr="00DB0FF4">
        <w:rPr>
          <w:rFonts w:ascii="Arial" w:eastAsia="Arial" w:hAnsi="Arial" w:cs="Arial"/>
          <w:color w:val="5B9BD5" w:themeColor="accent1"/>
          <w:spacing w:val="1"/>
          <w:sz w:val="24"/>
          <w:szCs w:val="24"/>
        </w:rPr>
        <w:t>enda</w:t>
      </w:r>
      <w:r w:rsidR="00855DAC" w:rsidRPr="00DB0FF4">
        <w:rPr>
          <w:rFonts w:ascii="Arial" w:eastAsia="Arial" w:hAnsi="Arial" w:cs="Arial"/>
          <w:color w:val="5B9BD5" w:themeColor="accent1"/>
          <w:sz w:val="24"/>
          <w:szCs w:val="24"/>
        </w:rPr>
        <w:t>k</w:t>
      </w:r>
      <w:r w:rsidR="00855DAC" w:rsidRPr="00DB0FF4">
        <w:rPr>
          <w:rFonts w:ascii="Arial" w:eastAsia="Arial" w:hAnsi="Arial" w:cs="Arial"/>
          <w:color w:val="5B9BD5" w:themeColor="accent1"/>
          <w:spacing w:val="-4"/>
          <w:sz w:val="24"/>
          <w:szCs w:val="24"/>
        </w:rPr>
        <w:t>a</w:t>
      </w:r>
      <w:r>
        <w:rPr>
          <w:rFonts w:ascii="Arial" w:eastAsia="Arial" w:hAnsi="Arial" w:cs="Arial"/>
          <w:color w:val="5B9BD5" w:themeColor="accent1"/>
          <w:sz w:val="24"/>
          <w:szCs w:val="24"/>
        </w:rPr>
        <w:t xml:space="preserve">n </w:t>
      </w:r>
      <w:r w:rsidR="00855DAC" w:rsidRPr="00DB0FF4">
        <w:rPr>
          <w:rFonts w:ascii="Arial" w:eastAsia="Arial" w:hAnsi="Arial" w:cs="Arial"/>
          <w:color w:val="5B9BD5" w:themeColor="accent1"/>
          <w:spacing w:val="1"/>
          <w:sz w:val="24"/>
          <w:szCs w:val="24"/>
        </w:rPr>
        <w:t>pe</w:t>
      </w:r>
      <w:r w:rsidR="00855DAC" w:rsidRPr="00DB0FF4">
        <w:rPr>
          <w:rFonts w:ascii="Arial" w:eastAsia="Arial" w:hAnsi="Arial" w:cs="Arial"/>
          <w:color w:val="5B9BD5" w:themeColor="accent1"/>
          <w:spacing w:val="-1"/>
          <w:sz w:val="24"/>
          <w:szCs w:val="24"/>
        </w:rPr>
        <w:t>m</w:t>
      </w:r>
      <w:r w:rsidR="00855DAC" w:rsidRPr="00DB0FF4">
        <w:rPr>
          <w:rFonts w:ascii="Arial" w:eastAsia="Arial" w:hAnsi="Arial" w:cs="Arial"/>
          <w:color w:val="5B9BD5" w:themeColor="accent1"/>
          <w:spacing w:val="1"/>
          <w:sz w:val="24"/>
          <w:szCs w:val="24"/>
        </w:rPr>
        <w:t>b</w:t>
      </w:r>
      <w:r w:rsidR="00855DAC" w:rsidRPr="00DB0FF4">
        <w:rPr>
          <w:rFonts w:ascii="Arial" w:eastAsia="Arial" w:hAnsi="Arial" w:cs="Arial"/>
          <w:color w:val="5B9BD5" w:themeColor="accent1"/>
          <w:spacing w:val="-1"/>
          <w:sz w:val="24"/>
          <w:szCs w:val="24"/>
        </w:rPr>
        <w:t>a</w:t>
      </w:r>
      <w:r w:rsidR="00855DAC" w:rsidRPr="00DB0FF4">
        <w:rPr>
          <w:rFonts w:ascii="Arial" w:eastAsia="Arial" w:hAnsi="Arial" w:cs="Arial"/>
          <w:color w:val="5B9BD5" w:themeColor="accent1"/>
          <w:spacing w:val="1"/>
          <w:sz w:val="24"/>
          <w:szCs w:val="24"/>
        </w:rPr>
        <w:t>ha</w:t>
      </w:r>
      <w:r w:rsidR="00855DAC" w:rsidRPr="00DB0FF4">
        <w:rPr>
          <w:rFonts w:ascii="Arial" w:eastAsia="Arial" w:hAnsi="Arial" w:cs="Arial"/>
          <w:color w:val="5B9BD5" w:themeColor="accent1"/>
          <w:sz w:val="24"/>
          <w:szCs w:val="24"/>
        </w:rPr>
        <w:t>s</w:t>
      </w:r>
      <w:r w:rsidR="00855DAC" w:rsidRPr="00DB0FF4">
        <w:rPr>
          <w:rFonts w:ascii="Arial" w:eastAsia="Arial" w:hAnsi="Arial" w:cs="Arial"/>
          <w:color w:val="5B9BD5" w:themeColor="accent1"/>
          <w:spacing w:val="-1"/>
          <w:sz w:val="24"/>
          <w:szCs w:val="24"/>
        </w:rPr>
        <w:t>a</w:t>
      </w:r>
      <w:r w:rsidR="00855DAC" w:rsidRPr="00DB0FF4">
        <w:rPr>
          <w:rFonts w:ascii="Arial" w:eastAsia="Arial" w:hAnsi="Arial" w:cs="Arial"/>
          <w:color w:val="5B9BD5" w:themeColor="accent1"/>
          <w:sz w:val="24"/>
          <w:szCs w:val="24"/>
        </w:rPr>
        <w:t>n</w:t>
      </w:r>
      <w:r w:rsidR="00855DAC" w:rsidRPr="00DB0FF4">
        <w:rPr>
          <w:rFonts w:ascii="Arial" w:eastAsia="Arial" w:hAnsi="Arial" w:cs="Arial"/>
          <w:color w:val="5B9BD5" w:themeColor="accent1"/>
          <w:spacing w:val="1"/>
          <w:sz w:val="24"/>
          <w:szCs w:val="24"/>
        </w:rPr>
        <w:t xml:space="preserve"> </w:t>
      </w:r>
      <w:r w:rsidR="00855DAC" w:rsidRPr="00DB0FF4">
        <w:rPr>
          <w:rFonts w:ascii="Arial" w:eastAsia="Arial" w:hAnsi="Arial" w:cs="Arial"/>
          <w:color w:val="5B9BD5" w:themeColor="accent1"/>
          <w:spacing w:val="-1"/>
          <w:sz w:val="24"/>
          <w:szCs w:val="24"/>
        </w:rPr>
        <w:t>u</w:t>
      </w:r>
      <w:r w:rsidR="00855DAC" w:rsidRPr="00DB0FF4">
        <w:rPr>
          <w:rFonts w:ascii="Arial" w:eastAsia="Arial" w:hAnsi="Arial" w:cs="Arial"/>
          <w:color w:val="5B9BD5" w:themeColor="accent1"/>
          <w:spacing w:val="1"/>
          <w:sz w:val="24"/>
          <w:szCs w:val="24"/>
        </w:rPr>
        <w:t>n</w:t>
      </w:r>
      <w:r w:rsidR="00855DAC" w:rsidRPr="00DB0FF4">
        <w:rPr>
          <w:rFonts w:ascii="Arial" w:eastAsia="Arial" w:hAnsi="Arial" w:cs="Arial"/>
          <w:color w:val="5B9BD5" w:themeColor="accent1"/>
          <w:sz w:val="24"/>
          <w:szCs w:val="24"/>
        </w:rPr>
        <w:t>s</w:t>
      </w:r>
      <w:r w:rsidR="00855DAC" w:rsidRPr="00DB0FF4">
        <w:rPr>
          <w:rFonts w:ascii="Arial" w:eastAsia="Arial" w:hAnsi="Arial" w:cs="Arial"/>
          <w:color w:val="5B9BD5" w:themeColor="accent1"/>
          <w:spacing w:val="1"/>
          <w:sz w:val="24"/>
          <w:szCs w:val="24"/>
        </w:rPr>
        <w:t>u</w:t>
      </w:r>
      <w:r w:rsidR="00855DAC" w:rsidRPr="00DB0FF4">
        <w:rPr>
          <w:rFonts w:ascii="Arial" w:eastAsia="Arial" w:hAnsi="Arial" w:cs="Arial"/>
          <w:color w:val="5B9BD5" w:themeColor="accent1"/>
          <w:spacing w:val="2"/>
          <w:sz w:val="24"/>
          <w:szCs w:val="24"/>
        </w:rPr>
        <w:t>r</w:t>
      </w:r>
      <w:r w:rsidR="00855DAC" w:rsidRPr="00DB0FF4">
        <w:rPr>
          <w:rFonts w:ascii="Arial" w:eastAsia="Arial" w:hAnsi="Arial" w:cs="Arial"/>
          <w:color w:val="5B9BD5" w:themeColor="accent1"/>
          <w:spacing w:val="-1"/>
          <w:sz w:val="24"/>
          <w:szCs w:val="24"/>
        </w:rPr>
        <w:t>-</w:t>
      </w:r>
      <w:r w:rsidR="00855DAC" w:rsidRPr="00DB0FF4">
        <w:rPr>
          <w:rFonts w:ascii="Arial" w:eastAsia="Arial" w:hAnsi="Arial" w:cs="Arial"/>
          <w:color w:val="5B9BD5" w:themeColor="accent1"/>
          <w:spacing w:val="1"/>
          <w:sz w:val="24"/>
          <w:szCs w:val="24"/>
        </w:rPr>
        <w:t>u</w:t>
      </w:r>
      <w:r w:rsidR="00855DAC" w:rsidRPr="00DB0FF4">
        <w:rPr>
          <w:rFonts w:ascii="Arial" w:eastAsia="Arial" w:hAnsi="Arial" w:cs="Arial"/>
          <w:color w:val="5B9BD5" w:themeColor="accent1"/>
          <w:spacing w:val="-1"/>
          <w:sz w:val="24"/>
          <w:szCs w:val="24"/>
        </w:rPr>
        <w:t>n</w:t>
      </w:r>
      <w:r w:rsidR="00855DAC" w:rsidRPr="00DB0FF4">
        <w:rPr>
          <w:rFonts w:ascii="Arial" w:eastAsia="Arial" w:hAnsi="Arial" w:cs="Arial"/>
          <w:color w:val="5B9BD5" w:themeColor="accent1"/>
          <w:sz w:val="24"/>
          <w:szCs w:val="24"/>
        </w:rPr>
        <w:t>s</w:t>
      </w:r>
      <w:r w:rsidR="00855DAC" w:rsidRPr="00DB0FF4">
        <w:rPr>
          <w:rFonts w:ascii="Arial" w:eastAsia="Arial" w:hAnsi="Arial" w:cs="Arial"/>
          <w:color w:val="5B9BD5" w:themeColor="accent1"/>
          <w:spacing w:val="1"/>
          <w:sz w:val="24"/>
          <w:szCs w:val="24"/>
        </w:rPr>
        <w:t>u</w:t>
      </w:r>
      <w:r w:rsidR="00855DAC" w:rsidRPr="00DB0FF4">
        <w:rPr>
          <w:rFonts w:ascii="Arial" w:eastAsia="Arial" w:hAnsi="Arial" w:cs="Arial"/>
          <w:color w:val="5B9BD5" w:themeColor="accent1"/>
          <w:sz w:val="24"/>
          <w:szCs w:val="24"/>
        </w:rPr>
        <w:t xml:space="preserve">r, </w:t>
      </w:r>
      <w:r w:rsidR="00855DAC" w:rsidRPr="00DB0FF4">
        <w:rPr>
          <w:rFonts w:ascii="Arial" w:eastAsia="Arial" w:hAnsi="Arial" w:cs="Arial"/>
          <w:color w:val="5B9BD5" w:themeColor="accent1"/>
          <w:spacing w:val="-2"/>
          <w:sz w:val="24"/>
          <w:szCs w:val="24"/>
        </w:rPr>
        <w:t>y</w:t>
      </w:r>
      <w:r w:rsidR="00855DAC" w:rsidRPr="00DB0FF4">
        <w:rPr>
          <w:rFonts w:ascii="Arial" w:eastAsia="Arial" w:hAnsi="Arial" w:cs="Arial"/>
          <w:color w:val="5B9BD5" w:themeColor="accent1"/>
          <w:spacing w:val="1"/>
          <w:sz w:val="24"/>
          <w:szCs w:val="24"/>
        </w:rPr>
        <w:t>an</w:t>
      </w:r>
      <w:r w:rsidR="00855DAC" w:rsidRPr="00DB0FF4">
        <w:rPr>
          <w:rFonts w:ascii="Arial" w:eastAsia="Arial" w:hAnsi="Arial" w:cs="Arial"/>
          <w:color w:val="5B9BD5" w:themeColor="accent1"/>
          <w:sz w:val="24"/>
          <w:szCs w:val="24"/>
        </w:rPr>
        <w:t>g</w:t>
      </w:r>
      <w:r w:rsidR="00855DAC" w:rsidRPr="00DB0FF4">
        <w:rPr>
          <w:rFonts w:ascii="Arial" w:eastAsia="Arial" w:hAnsi="Arial" w:cs="Arial"/>
          <w:color w:val="5B9BD5" w:themeColor="accent1"/>
          <w:spacing w:val="-1"/>
          <w:sz w:val="24"/>
          <w:szCs w:val="24"/>
        </w:rPr>
        <w:t xml:space="preserve"> </w:t>
      </w:r>
      <w:r w:rsidR="00855DAC" w:rsidRPr="00DB0FF4">
        <w:rPr>
          <w:rFonts w:ascii="Arial" w:eastAsia="Arial" w:hAnsi="Arial" w:cs="Arial"/>
          <w:color w:val="5B9BD5" w:themeColor="accent1"/>
          <w:spacing w:val="2"/>
          <w:sz w:val="24"/>
          <w:szCs w:val="24"/>
        </w:rPr>
        <w:t>m</w:t>
      </w:r>
      <w:r w:rsidR="00855DAC" w:rsidRPr="00DB0FF4">
        <w:rPr>
          <w:rFonts w:ascii="Arial" w:eastAsia="Arial" w:hAnsi="Arial" w:cs="Arial"/>
          <w:color w:val="5B9BD5" w:themeColor="accent1"/>
          <w:spacing w:val="1"/>
          <w:sz w:val="24"/>
          <w:szCs w:val="24"/>
        </w:rPr>
        <w:t>e</w:t>
      </w:r>
      <w:r w:rsidR="00855DAC" w:rsidRPr="00DB0FF4">
        <w:rPr>
          <w:rFonts w:ascii="Arial" w:eastAsia="Arial" w:hAnsi="Arial" w:cs="Arial"/>
          <w:color w:val="5B9BD5" w:themeColor="accent1"/>
          <w:sz w:val="24"/>
          <w:szCs w:val="24"/>
        </w:rPr>
        <w:t>l</w:t>
      </w:r>
      <w:r w:rsidR="00855DAC" w:rsidRPr="00DB0FF4">
        <w:rPr>
          <w:rFonts w:ascii="Arial" w:eastAsia="Arial" w:hAnsi="Arial" w:cs="Arial"/>
          <w:color w:val="5B9BD5" w:themeColor="accent1"/>
          <w:spacing w:val="-1"/>
          <w:sz w:val="24"/>
          <w:szCs w:val="24"/>
        </w:rPr>
        <w:t>i</w:t>
      </w:r>
      <w:r w:rsidR="00855DAC" w:rsidRPr="00DB0FF4">
        <w:rPr>
          <w:rFonts w:ascii="Arial" w:eastAsia="Arial" w:hAnsi="Arial" w:cs="Arial"/>
          <w:color w:val="5B9BD5" w:themeColor="accent1"/>
          <w:spacing w:val="1"/>
          <w:sz w:val="24"/>
          <w:szCs w:val="24"/>
        </w:rPr>
        <w:t>pu</w:t>
      </w:r>
      <w:r w:rsidR="00855DAC" w:rsidRPr="00DB0FF4">
        <w:rPr>
          <w:rFonts w:ascii="Arial" w:eastAsia="Arial" w:hAnsi="Arial" w:cs="Arial"/>
          <w:color w:val="5B9BD5" w:themeColor="accent1"/>
          <w:sz w:val="24"/>
          <w:szCs w:val="24"/>
        </w:rPr>
        <w:t>ti:</w:t>
      </w:r>
    </w:p>
    <w:p w:rsidR="00D63FC5" w:rsidRDefault="00D63FC5" w:rsidP="00DB0FF4">
      <w:pPr>
        <w:spacing w:before="29" w:line="277" w:lineRule="auto"/>
        <w:ind w:right="64"/>
        <w:rPr>
          <w:rFonts w:ascii="Arial" w:eastAsia="Arial" w:hAnsi="Arial" w:cs="Arial"/>
          <w:color w:val="000000" w:themeColor="text1"/>
          <w:sz w:val="24"/>
          <w:szCs w:val="24"/>
        </w:rPr>
      </w:pPr>
      <w:r>
        <w:rPr>
          <w:rFonts w:ascii="Arial" w:eastAsia="Arial" w:hAnsi="Arial" w:cs="Arial"/>
          <w:color w:val="000000" w:themeColor="text1"/>
          <w:sz w:val="24"/>
          <w:szCs w:val="24"/>
        </w:rPr>
        <w:t>Pimpinan Universitas Ma Chung memiliki beberapa forum rapat. Forum yang pertama adalah Rapat Koordinasi Pimpinan Unit Kerja (</w:t>
      </w:r>
      <w:r w:rsidRPr="00D63FC5">
        <w:rPr>
          <w:rFonts w:ascii="Arial" w:eastAsia="Arial" w:hAnsi="Arial" w:cs="Arial"/>
          <w:i/>
          <w:color w:val="000000" w:themeColor="text1"/>
          <w:sz w:val="24"/>
          <w:szCs w:val="24"/>
        </w:rPr>
        <w:t>team leader</w:t>
      </w:r>
      <w:r>
        <w:rPr>
          <w:rFonts w:ascii="Arial" w:eastAsia="Arial" w:hAnsi="Arial" w:cs="Arial"/>
          <w:color w:val="000000" w:themeColor="text1"/>
          <w:sz w:val="24"/>
          <w:szCs w:val="24"/>
        </w:rPr>
        <w:t xml:space="preserve">). Peserta pada rapat </w:t>
      </w:r>
      <w:r w:rsidRPr="00D63FC5">
        <w:rPr>
          <w:rFonts w:ascii="Arial" w:eastAsia="Arial" w:hAnsi="Arial" w:cs="Arial"/>
          <w:i/>
          <w:color w:val="000000" w:themeColor="text1"/>
          <w:sz w:val="24"/>
          <w:szCs w:val="24"/>
        </w:rPr>
        <w:t>team leader</w:t>
      </w:r>
      <w:r>
        <w:rPr>
          <w:rFonts w:ascii="Arial" w:eastAsia="Arial" w:hAnsi="Arial" w:cs="Arial"/>
          <w:color w:val="000000" w:themeColor="text1"/>
          <w:sz w:val="24"/>
          <w:szCs w:val="24"/>
        </w:rPr>
        <w:t xml:space="preserve"> ini adalah seluruh pimpinan unit kerja bidang akademik dan bidang non akademik. Kedua, forum Rapat Koordinasi Pimpinan Universitas (Rakorpim Univ.). Rapat ini han</w:t>
      </w:r>
      <w:r w:rsidR="003D3460">
        <w:rPr>
          <w:rFonts w:ascii="Arial" w:eastAsia="Arial" w:hAnsi="Arial" w:cs="Arial"/>
          <w:color w:val="000000" w:themeColor="text1"/>
          <w:sz w:val="24"/>
          <w:szCs w:val="24"/>
        </w:rPr>
        <w:t>ya dihadiri oleh Rektor, p</w:t>
      </w:r>
      <w:r>
        <w:rPr>
          <w:rFonts w:ascii="Arial" w:eastAsia="Arial" w:hAnsi="Arial" w:cs="Arial"/>
          <w:color w:val="000000" w:themeColor="text1"/>
          <w:sz w:val="24"/>
          <w:szCs w:val="24"/>
        </w:rPr>
        <w:t>ara Wakil Rektor, Kep</w:t>
      </w:r>
      <w:r w:rsidR="003D3460">
        <w:rPr>
          <w:rFonts w:ascii="Arial" w:eastAsia="Arial" w:hAnsi="Arial" w:cs="Arial"/>
          <w:color w:val="000000" w:themeColor="text1"/>
          <w:sz w:val="24"/>
          <w:szCs w:val="24"/>
        </w:rPr>
        <w:t>ala Lembaga, dan Dekan. Forum rapat ketiga adalah Rapat Pimpinan yang melibatkan Rektor dan para Wakil Rektor. Terakhir adalah Rapat Gabungan, yakni rapat yang dihadiri oleh Pimpinan Universitas dan Tim Yayasan. Semua forum rapat dilaksanakan secara rutin setiap bulan sebagai bagian dari upaya monitoring capaian target, kendala, dan tindak lanjut yang diperlukan. Beberapa agenda yang masuk dalam lingkup bahasan rapat antara lain:</w:t>
      </w:r>
    </w:p>
    <w:p w:rsidR="00855DAC" w:rsidRPr="00AD46EB" w:rsidRDefault="00AD46EB" w:rsidP="00926F5C">
      <w:pPr>
        <w:pStyle w:val="ListParagraph"/>
        <w:numPr>
          <w:ilvl w:val="0"/>
          <w:numId w:val="31"/>
        </w:numPr>
        <w:spacing w:line="260" w:lineRule="exact"/>
        <w:rPr>
          <w:rFonts w:ascii="Arial" w:eastAsia="Arial" w:hAnsi="Arial" w:cs="Arial"/>
          <w:color w:val="000000" w:themeColor="text1"/>
          <w:sz w:val="24"/>
          <w:szCs w:val="24"/>
        </w:rPr>
      </w:pPr>
      <w:r w:rsidRPr="00AD46EB">
        <w:rPr>
          <w:rFonts w:ascii="Arial" w:eastAsia="Arial" w:hAnsi="Arial" w:cs="Arial"/>
          <w:color w:val="000000" w:themeColor="text1"/>
          <w:spacing w:val="1"/>
          <w:sz w:val="24"/>
          <w:szCs w:val="24"/>
        </w:rPr>
        <w:t>Ha</w:t>
      </w:r>
      <w:r w:rsidRPr="00AD46EB">
        <w:rPr>
          <w:rFonts w:ascii="Arial" w:eastAsia="Arial" w:hAnsi="Arial" w:cs="Arial"/>
          <w:color w:val="000000" w:themeColor="text1"/>
          <w:sz w:val="24"/>
          <w:szCs w:val="24"/>
        </w:rPr>
        <w:t xml:space="preserve">sil </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pacing w:val="-1"/>
          <w:sz w:val="24"/>
          <w:szCs w:val="24"/>
        </w:rPr>
        <w:t>u</w:t>
      </w:r>
      <w:r w:rsidRPr="00AD46EB">
        <w:rPr>
          <w:rFonts w:ascii="Arial" w:eastAsia="Arial" w:hAnsi="Arial" w:cs="Arial"/>
          <w:color w:val="000000" w:themeColor="text1"/>
          <w:spacing w:val="1"/>
          <w:sz w:val="24"/>
          <w:szCs w:val="24"/>
        </w:rPr>
        <w:t>d</w:t>
      </w:r>
      <w:r w:rsidRPr="00AD46EB">
        <w:rPr>
          <w:rFonts w:ascii="Arial" w:eastAsia="Arial" w:hAnsi="Arial" w:cs="Arial"/>
          <w:color w:val="000000" w:themeColor="text1"/>
          <w:sz w:val="24"/>
          <w:szCs w:val="24"/>
        </w:rPr>
        <w:t>it I</w:t>
      </w:r>
      <w:r w:rsidRPr="00AD46EB">
        <w:rPr>
          <w:rFonts w:ascii="Arial" w:eastAsia="Arial" w:hAnsi="Arial" w:cs="Arial"/>
          <w:color w:val="000000" w:themeColor="text1"/>
          <w:spacing w:val="1"/>
          <w:sz w:val="24"/>
          <w:szCs w:val="24"/>
        </w:rPr>
        <w:t>n</w:t>
      </w:r>
      <w:r w:rsidRPr="00AD46EB">
        <w:rPr>
          <w:rFonts w:ascii="Arial" w:eastAsia="Arial" w:hAnsi="Arial" w:cs="Arial"/>
          <w:color w:val="000000" w:themeColor="text1"/>
          <w:spacing w:val="-2"/>
          <w:sz w:val="24"/>
          <w:szCs w:val="24"/>
        </w:rPr>
        <w:t>t</w:t>
      </w:r>
      <w:r w:rsidRPr="00AD46EB">
        <w:rPr>
          <w:rFonts w:ascii="Arial" w:eastAsia="Arial" w:hAnsi="Arial" w:cs="Arial"/>
          <w:color w:val="000000" w:themeColor="text1"/>
          <w:spacing w:val="1"/>
          <w:sz w:val="24"/>
          <w:szCs w:val="24"/>
        </w:rPr>
        <w:t>e</w:t>
      </w:r>
      <w:r w:rsidRPr="00AD46EB">
        <w:rPr>
          <w:rFonts w:ascii="Arial" w:eastAsia="Arial" w:hAnsi="Arial" w:cs="Arial"/>
          <w:color w:val="000000" w:themeColor="text1"/>
          <w:sz w:val="24"/>
          <w:szCs w:val="24"/>
        </w:rPr>
        <w:t>rn</w:t>
      </w:r>
      <w:r w:rsidRPr="00AD46EB">
        <w:rPr>
          <w:rFonts w:ascii="Arial" w:eastAsia="Arial" w:hAnsi="Arial" w:cs="Arial"/>
          <w:color w:val="000000" w:themeColor="text1"/>
          <w:spacing w:val="1"/>
          <w:sz w:val="24"/>
          <w:szCs w:val="24"/>
        </w:rPr>
        <w:t>al</w:t>
      </w:r>
    </w:p>
    <w:p w:rsidR="00AD46EB" w:rsidRDefault="006C3B55" w:rsidP="006C3B55">
      <w:pPr>
        <w:pStyle w:val="ListParagraph"/>
        <w:spacing w:before="240" w:line="260" w:lineRule="exact"/>
        <w:rPr>
          <w:rFonts w:ascii="Arial" w:eastAsia="Arial" w:hAnsi="Arial" w:cs="Arial"/>
          <w:color w:val="000000" w:themeColor="text1"/>
          <w:sz w:val="24"/>
          <w:szCs w:val="24"/>
        </w:rPr>
      </w:pPr>
      <w:r>
        <w:rPr>
          <w:rFonts w:ascii="Arial" w:eastAsia="Arial" w:hAnsi="Arial" w:cs="Arial"/>
          <w:color w:val="000000" w:themeColor="text1"/>
          <w:sz w:val="24"/>
          <w:szCs w:val="24"/>
        </w:rPr>
        <w:t>Rapat hasil Audit Mutu Internal (AMI) diselenggarakan secata rutin setiap tahun pada forum RTM. Kegiatan ini dilakukan untuk mengevaluasi dan menganalisis kinerja/capaian mutu unit akademik dan unit non akademik. Pada rapat ini, Kepala Lembaga Penjaminan Mutu dan Pengawasan Internal menyampaikan temuan-temuan umum yang diperoleh selama proses AMI, termasuk kelemahan, kekuatan, serta area-area yang perlu untuk mendapat perhatian dan perbaikan. Tujuan utama rapat ini adalah untuk memastikan bahwa semua pihak memahami hasil temuan dan dapat berkontribusi dalam merumuskan upaya-upaya perbaikan yang diperlukan</w:t>
      </w:r>
      <w:r w:rsidR="00B23DEE">
        <w:rPr>
          <w:rFonts w:ascii="Arial" w:eastAsia="Arial" w:hAnsi="Arial" w:cs="Arial"/>
          <w:color w:val="000000" w:themeColor="text1"/>
          <w:sz w:val="24"/>
          <w:szCs w:val="24"/>
        </w:rPr>
        <w:t>. Bersama dengan seluruh pihak yang terlibat, disepakati upaya dan rekomendasi yang dapat dilakukan dalam jangka pendek dan panjang.</w:t>
      </w:r>
    </w:p>
    <w:p w:rsidR="006C3B55" w:rsidRDefault="00F8604D" w:rsidP="00AD46EB">
      <w:pPr>
        <w:pStyle w:val="ListParagraph"/>
        <w:spacing w:line="260" w:lineRule="exact"/>
        <w:rPr>
          <w:rFonts w:ascii="Arial" w:eastAsia="Arial" w:hAnsi="Arial" w:cs="Arial"/>
          <w:color w:val="000000" w:themeColor="text1"/>
          <w:sz w:val="24"/>
          <w:szCs w:val="24"/>
        </w:rPr>
      </w:pPr>
      <w:r>
        <w:rPr>
          <w:rFonts w:ascii="Arial" w:eastAsia="Arial" w:hAnsi="Arial" w:cs="Arial"/>
          <w:color w:val="000000" w:themeColor="text1"/>
          <w:sz w:val="24"/>
          <w:szCs w:val="24"/>
        </w:rPr>
        <w:t>Contoh</w:t>
      </w:r>
    </w:p>
    <w:p w:rsidR="000A614A" w:rsidRDefault="000A614A" w:rsidP="00AD46EB">
      <w:pPr>
        <w:pStyle w:val="ListParagraph"/>
        <w:spacing w:line="260" w:lineRule="exact"/>
        <w:rPr>
          <w:rFonts w:ascii="Arial" w:eastAsia="Arial" w:hAnsi="Arial" w:cs="Arial"/>
          <w:color w:val="000000" w:themeColor="text1"/>
          <w:sz w:val="24"/>
          <w:szCs w:val="24"/>
        </w:rPr>
      </w:pPr>
      <w:r>
        <w:rPr>
          <w:rFonts w:ascii="Arial" w:eastAsia="Arial" w:hAnsi="Arial" w:cs="Arial"/>
          <w:color w:val="000000" w:themeColor="text1"/>
          <w:sz w:val="24"/>
          <w:szCs w:val="24"/>
        </w:rPr>
        <w:t>Bukti: Laporan RTM LPPMI</w:t>
      </w:r>
    </w:p>
    <w:p w:rsidR="00F8604D" w:rsidRDefault="00F8604D" w:rsidP="00AD46EB">
      <w:pPr>
        <w:pStyle w:val="ListParagraph"/>
        <w:spacing w:line="260" w:lineRule="exact"/>
        <w:rPr>
          <w:rFonts w:ascii="Arial" w:eastAsia="Arial" w:hAnsi="Arial" w:cs="Arial"/>
          <w:color w:val="000000" w:themeColor="text1"/>
          <w:sz w:val="24"/>
          <w:szCs w:val="24"/>
        </w:rPr>
      </w:pPr>
    </w:p>
    <w:p w:rsidR="00855DAC" w:rsidRPr="007C6B27" w:rsidRDefault="00AD46EB" w:rsidP="00926F5C">
      <w:pPr>
        <w:pStyle w:val="ListParagraph"/>
        <w:numPr>
          <w:ilvl w:val="0"/>
          <w:numId w:val="31"/>
        </w:numPr>
        <w:spacing w:before="41"/>
        <w:rPr>
          <w:rFonts w:ascii="Arial" w:eastAsia="Arial" w:hAnsi="Arial" w:cs="Arial"/>
          <w:color w:val="000000" w:themeColor="text1"/>
          <w:sz w:val="24"/>
          <w:szCs w:val="24"/>
        </w:rPr>
      </w:pPr>
      <w:r w:rsidRPr="00AD46EB">
        <w:rPr>
          <w:rFonts w:ascii="Arial" w:eastAsia="Arial" w:hAnsi="Arial" w:cs="Arial"/>
          <w:color w:val="000000" w:themeColor="text1"/>
          <w:spacing w:val="1"/>
          <w:sz w:val="24"/>
          <w:szCs w:val="24"/>
        </w:rPr>
        <w:t>Um</w:t>
      </w:r>
      <w:r w:rsidRPr="00AD46EB">
        <w:rPr>
          <w:rFonts w:ascii="Arial" w:eastAsia="Arial" w:hAnsi="Arial" w:cs="Arial"/>
          <w:color w:val="000000" w:themeColor="text1"/>
          <w:spacing w:val="-1"/>
          <w:sz w:val="24"/>
          <w:szCs w:val="24"/>
        </w:rPr>
        <w:t>p</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n</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pacing w:val="1"/>
          <w:sz w:val="24"/>
          <w:szCs w:val="24"/>
        </w:rPr>
        <w:t>Ba</w:t>
      </w:r>
      <w:r w:rsidRPr="00AD46EB">
        <w:rPr>
          <w:rFonts w:ascii="Arial" w:eastAsia="Arial" w:hAnsi="Arial" w:cs="Arial"/>
          <w:color w:val="000000" w:themeColor="text1"/>
          <w:sz w:val="24"/>
          <w:szCs w:val="24"/>
        </w:rPr>
        <w:t>l</w:t>
      </w:r>
      <w:r w:rsidRPr="00AD46EB">
        <w:rPr>
          <w:rFonts w:ascii="Arial" w:eastAsia="Arial" w:hAnsi="Arial" w:cs="Arial"/>
          <w:color w:val="000000" w:themeColor="text1"/>
          <w:spacing w:val="-1"/>
          <w:sz w:val="24"/>
          <w:szCs w:val="24"/>
        </w:rPr>
        <w:t>i</w:t>
      </w:r>
      <w:r w:rsidRPr="00AD46EB">
        <w:rPr>
          <w:rFonts w:ascii="Arial" w:eastAsia="Arial" w:hAnsi="Arial" w:cs="Arial"/>
          <w:color w:val="000000" w:themeColor="text1"/>
          <w:spacing w:val="2"/>
          <w:sz w:val="24"/>
          <w:szCs w:val="24"/>
        </w:rPr>
        <w:t>k</w:t>
      </w:r>
    </w:p>
    <w:p w:rsidR="007C6B27" w:rsidRDefault="00F8604D" w:rsidP="007C6B27">
      <w:pPr>
        <w:pStyle w:val="ListParagraph"/>
        <w:rPr>
          <w:rFonts w:ascii="Arial" w:eastAsia="Arial" w:hAnsi="Arial" w:cs="Arial"/>
          <w:color w:val="000000" w:themeColor="text1"/>
          <w:sz w:val="24"/>
          <w:szCs w:val="24"/>
        </w:rPr>
      </w:pPr>
      <w:r>
        <w:rPr>
          <w:rFonts w:ascii="Arial" w:eastAsia="Arial" w:hAnsi="Arial" w:cs="Arial"/>
          <w:color w:val="000000" w:themeColor="text1"/>
          <w:sz w:val="24"/>
          <w:szCs w:val="24"/>
        </w:rPr>
        <w:t xml:space="preserve">Pembahasan </w:t>
      </w:r>
      <w:r w:rsidR="000A614A">
        <w:rPr>
          <w:rFonts w:ascii="Arial" w:eastAsia="Arial" w:hAnsi="Arial" w:cs="Arial"/>
          <w:color w:val="000000" w:themeColor="text1"/>
          <w:sz w:val="24"/>
          <w:szCs w:val="24"/>
        </w:rPr>
        <w:t xml:space="preserve">mengenai </w:t>
      </w:r>
      <w:r>
        <w:rPr>
          <w:rFonts w:ascii="Arial" w:eastAsia="Arial" w:hAnsi="Arial" w:cs="Arial"/>
          <w:color w:val="000000" w:themeColor="text1"/>
          <w:sz w:val="24"/>
          <w:szCs w:val="24"/>
        </w:rPr>
        <w:t>umpan balik dilakukan pada forum Rapat Koordinasi Pimpinan Unit Kerja (</w:t>
      </w:r>
      <w:r w:rsidRPr="00F8604D">
        <w:rPr>
          <w:rFonts w:ascii="Arial" w:eastAsia="Arial" w:hAnsi="Arial" w:cs="Arial"/>
          <w:i/>
          <w:color w:val="000000" w:themeColor="text1"/>
          <w:sz w:val="24"/>
          <w:szCs w:val="24"/>
        </w:rPr>
        <w:t>team leader</w:t>
      </w:r>
      <w:r>
        <w:rPr>
          <w:rFonts w:ascii="Arial" w:eastAsia="Arial" w:hAnsi="Arial" w:cs="Arial"/>
          <w:color w:val="000000" w:themeColor="text1"/>
          <w:sz w:val="24"/>
          <w:szCs w:val="24"/>
        </w:rPr>
        <w:t>) yang dihadiri oleh para pimpinan unit kerja bidang akademik dan bidang non akademik. Informasi dan data yang diperoleh dari mahasiswa, dosen, tenaga kependidikan, mitra kerja sama, hingga pengguna lulusan dapat diakses secara langsung oleh para pimpinan unit melalui laman</w:t>
      </w:r>
      <w:r w:rsidR="000A614A">
        <w:rPr>
          <w:rFonts w:ascii="Arial" w:eastAsia="Arial" w:hAnsi="Arial" w:cs="Arial"/>
          <w:color w:val="000000" w:themeColor="text1"/>
          <w:sz w:val="24"/>
          <w:szCs w:val="24"/>
        </w:rPr>
        <w:t xml:space="preserve"> </w:t>
      </w:r>
      <w:hyperlink r:id="rId61" w:history="1">
        <w:r w:rsidR="000A614A" w:rsidRPr="00552467">
          <w:rPr>
            <w:rStyle w:val="Hyperlink"/>
            <w:rFonts w:ascii="Arial" w:eastAsia="Arial" w:hAnsi="Arial" w:cs="Arial"/>
            <w:sz w:val="24"/>
            <w:szCs w:val="24"/>
          </w:rPr>
          <w:t>http://eksekutif.machung.ac.id/</w:t>
        </w:r>
      </w:hyperlink>
      <w:r w:rsidR="000A614A">
        <w:rPr>
          <w:rFonts w:ascii="Arial" w:eastAsia="Arial" w:hAnsi="Arial" w:cs="Arial"/>
          <w:color w:val="000000" w:themeColor="text1"/>
          <w:sz w:val="24"/>
          <w:szCs w:val="24"/>
        </w:rPr>
        <w:t xml:space="preserve"> dan </w:t>
      </w:r>
      <w:hyperlink r:id="rId62" w:history="1">
        <w:r w:rsidR="000A614A" w:rsidRPr="00552467">
          <w:rPr>
            <w:rStyle w:val="Hyperlink"/>
            <w:rFonts w:ascii="Arial" w:eastAsia="Arial" w:hAnsi="Arial" w:cs="Arial"/>
            <w:sz w:val="24"/>
            <w:szCs w:val="24"/>
          </w:rPr>
          <w:t>http://data.machung.ac.id/</w:t>
        </w:r>
      </w:hyperlink>
      <w:r w:rsidR="000A614A">
        <w:rPr>
          <w:rFonts w:ascii="Arial" w:eastAsia="Arial" w:hAnsi="Arial" w:cs="Arial"/>
          <w:color w:val="000000" w:themeColor="text1"/>
          <w:sz w:val="24"/>
          <w:szCs w:val="24"/>
        </w:rPr>
        <w:t>. Pembahasan umpan balik dari berbagai pihak dilakukan per bidang kerja dan ditentukan pula penanggungjawab tindakan perbaikan.</w:t>
      </w:r>
    </w:p>
    <w:p w:rsidR="000A614A" w:rsidRPr="00BE5916" w:rsidRDefault="000A614A" w:rsidP="007C6B27">
      <w:pPr>
        <w:pStyle w:val="ListParagraph"/>
        <w:rPr>
          <w:rFonts w:ascii="Arial" w:eastAsia="Arial" w:hAnsi="Arial" w:cs="Arial"/>
          <w:color w:val="000000" w:themeColor="text1"/>
          <w:sz w:val="24"/>
          <w:szCs w:val="24"/>
        </w:rPr>
      </w:pPr>
      <w:r>
        <w:rPr>
          <w:rFonts w:ascii="Arial" w:eastAsia="Arial" w:hAnsi="Arial" w:cs="Arial"/>
          <w:color w:val="000000" w:themeColor="text1"/>
          <w:sz w:val="24"/>
          <w:szCs w:val="24"/>
        </w:rPr>
        <w:t>Pada level fakultas</w:t>
      </w:r>
      <w:r w:rsidR="00BE5916">
        <w:rPr>
          <w:rFonts w:ascii="Arial" w:eastAsia="Arial" w:hAnsi="Arial" w:cs="Arial"/>
          <w:color w:val="000000" w:themeColor="text1"/>
          <w:sz w:val="24"/>
          <w:szCs w:val="24"/>
        </w:rPr>
        <w:t xml:space="preserve"> dan program studi</w:t>
      </w:r>
      <w:r>
        <w:rPr>
          <w:rFonts w:ascii="Arial" w:eastAsia="Arial" w:hAnsi="Arial" w:cs="Arial"/>
          <w:color w:val="000000" w:themeColor="text1"/>
          <w:sz w:val="24"/>
          <w:szCs w:val="24"/>
        </w:rPr>
        <w:t xml:space="preserve"> terdapat kegiatan </w:t>
      </w:r>
      <w:r w:rsidRPr="000A614A">
        <w:rPr>
          <w:rFonts w:ascii="Arial" w:eastAsia="Arial" w:hAnsi="Arial" w:cs="Arial"/>
          <w:i/>
          <w:color w:val="000000" w:themeColor="text1"/>
          <w:sz w:val="24"/>
          <w:szCs w:val="24"/>
        </w:rPr>
        <w:t>open forum</w:t>
      </w:r>
      <w:r>
        <w:rPr>
          <w:rFonts w:ascii="Arial" w:eastAsia="Arial" w:hAnsi="Arial" w:cs="Arial"/>
          <w:color w:val="000000" w:themeColor="text1"/>
          <w:sz w:val="24"/>
          <w:szCs w:val="24"/>
        </w:rPr>
        <w:t xml:space="preserve"> yang dilaksanakan oleh Badan Perwakilan Mahasis</w:t>
      </w:r>
      <w:r w:rsidR="00BE5916">
        <w:rPr>
          <w:rFonts w:ascii="Arial" w:eastAsia="Arial" w:hAnsi="Arial" w:cs="Arial"/>
          <w:color w:val="000000" w:themeColor="text1"/>
          <w:sz w:val="24"/>
          <w:szCs w:val="24"/>
        </w:rPr>
        <w:t xml:space="preserve">wa (BPM) bersama dengan dekan dan kaprodi. Kegiatan ini dihadiri juga oleh  Lembaga Penjaminan Mutu dan Pengawasan Internal, Koordinator Penjaminan Mutu Fakultas, serta unit terkait. Tujuan diadakan </w:t>
      </w:r>
      <w:r w:rsidR="00BE5916" w:rsidRPr="00BE5916">
        <w:rPr>
          <w:rFonts w:ascii="Arial" w:eastAsia="Arial" w:hAnsi="Arial" w:cs="Arial"/>
          <w:i/>
          <w:color w:val="000000" w:themeColor="text1"/>
          <w:sz w:val="24"/>
          <w:szCs w:val="24"/>
        </w:rPr>
        <w:t>open forum</w:t>
      </w:r>
      <w:r w:rsidR="00BE5916">
        <w:rPr>
          <w:rFonts w:ascii="Arial" w:eastAsia="Arial" w:hAnsi="Arial" w:cs="Arial"/>
          <w:color w:val="000000" w:themeColor="text1"/>
          <w:sz w:val="24"/>
          <w:szCs w:val="24"/>
        </w:rPr>
        <w:t xml:space="preserve"> adalah untuk membahas keluhan dan saran dari mahasiswa terkait pembelajaran, sarana prasarana pembelajaran dan bidang lain yang terkait dengan layanan kepada mahasiswa.</w:t>
      </w:r>
    </w:p>
    <w:p w:rsidR="000A614A" w:rsidRDefault="000A614A" w:rsidP="007C6B27">
      <w:pPr>
        <w:pStyle w:val="ListParagraph"/>
        <w:rPr>
          <w:rFonts w:ascii="Arial" w:eastAsia="Arial" w:hAnsi="Arial" w:cs="Arial"/>
          <w:color w:val="000000" w:themeColor="text1"/>
          <w:sz w:val="24"/>
          <w:szCs w:val="24"/>
        </w:rPr>
      </w:pPr>
    </w:p>
    <w:p w:rsidR="000A614A" w:rsidRDefault="000A614A" w:rsidP="007C6B27">
      <w:pPr>
        <w:pStyle w:val="ListParagraph"/>
        <w:rPr>
          <w:rFonts w:ascii="Arial" w:eastAsia="Arial" w:hAnsi="Arial" w:cs="Arial"/>
          <w:color w:val="000000" w:themeColor="text1"/>
          <w:sz w:val="24"/>
          <w:szCs w:val="24"/>
        </w:rPr>
      </w:pPr>
      <w:r>
        <w:rPr>
          <w:rFonts w:ascii="Arial" w:eastAsia="Arial" w:hAnsi="Arial" w:cs="Arial"/>
          <w:color w:val="000000" w:themeColor="text1"/>
          <w:sz w:val="24"/>
          <w:szCs w:val="24"/>
        </w:rPr>
        <w:t>Contoh</w:t>
      </w:r>
    </w:p>
    <w:p w:rsidR="000A614A" w:rsidRDefault="000A614A" w:rsidP="007C6B27">
      <w:pPr>
        <w:pStyle w:val="ListParagraph"/>
        <w:rPr>
          <w:rFonts w:ascii="Arial" w:eastAsia="Arial" w:hAnsi="Arial" w:cs="Arial"/>
          <w:color w:val="000000" w:themeColor="text1"/>
          <w:sz w:val="24"/>
          <w:szCs w:val="24"/>
        </w:rPr>
      </w:pPr>
      <w:r>
        <w:rPr>
          <w:rFonts w:ascii="Arial" w:eastAsia="Arial" w:hAnsi="Arial" w:cs="Arial"/>
          <w:color w:val="000000" w:themeColor="text1"/>
          <w:sz w:val="24"/>
          <w:szCs w:val="24"/>
        </w:rPr>
        <w:t>Bukti: Dokumentasi Rapat Team Leader (Ibu Angel)</w:t>
      </w:r>
    </w:p>
    <w:p w:rsidR="000A614A" w:rsidRDefault="000A614A" w:rsidP="007C6B27">
      <w:pPr>
        <w:pStyle w:val="ListParagraph"/>
        <w:rPr>
          <w:rFonts w:ascii="Arial" w:eastAsia="Arial" w:hAnsi="Arial" w:cs="Arial"/>
          <w:color w:val="000000" w:themeColor="text1"/>
          <w:sz w:val="24"/>
          <w:szCs w:val="24"/>
        </w:rPr>
      </w:pPr>
    </w:p>
    <w:p w:rsidR="00F8604D" w:rsidRPr="007C6B27" w:rsidRDefault="00F8604D" w:rsidP="007C6B27">
      <w:pPr>
        <w:pStyle w:val="ListParagraph"/>
        <w:rPr>
          <w:rFonts w:ascii="Arial" w:eastAsia="Arial" w:hAnsi="Arial" w:cs="Arial"/>
          <w:color w:val="000000" w:themeColor="text1"/>
          <w:sz w:val="24"/>
          <w:szCs w:val="24"/>
        </w:rPr>
      </w:pPr>
    </w:p>
    <w:p w:rsidR="00855DAC" w:rsidRPr="008D415C" w:rsidRDefault="00AD46EB" w:rsidP="00926F5C">
      <w:pPr>
        <w:pStyle w:val="ListParagraph"/>
        <w:numPr>
          <w:ilvl w:val="0"/>
          <w:numId w:val="31"/>
        </w:numPr>
        <w:spacing w:before="41"/>
        <w:rPr>
          <w:rFonts w:ascii="Arial" w:eastAsia="Arial" w:hAnsi="Arial" w:cs="Arial"/>
          <w:color w:val="000000" w:themeColor="text1"/>
          <w:sz w:val="24"/>
          <w:szCs w:val="24"/>
        </w:rPr>
      </w:pPr>
      <w:r w:rsidRPr="00AD46EB">
        <w:rPr>
          <w:rFonts w:ascii="Arial" w:eastAsia="Arial" w:hAnsi="Arial" w:cs="Arial"/>
          <w:color w:val="000000" w:themeColor="text1"/>
          <w:sz w:val="24"/>
          <w:szCs w:val="24"/>
        </w:rPr>
        <w:t>Kin</w:t>
      </w:r>
      <w:r w:rsidRPr="00AD46EB">
        <w:rPr>
          <w:rFonts w:ascii="Arial" w:eastAsia="Arial" w:hAnsi="Arial" w:cs="Arial"/>
          <w:color w:val="000000" w:themeColor="text1"/>
          <w:spacing w:val="1"/>
          <w:sz w:val="24"/>
          <w:szCs w:val="24"/>
        </w:rPr>
        <w:t>e</w:t>
      </w:r>
      <w:r w:rsidRPr="00AD46EB">
        <w:rPr>
          <w:rFonts w:ascii="Arial" w:eastAsia="Arial" w:hAnsi="Arial" w:cs="Arial"/>
          <w:color w:val="000000" w:themeColor="text1"/>
          <w:sz w:val="24"/>
          <w:szCs w:val="24"/>
        </w:rPr>
        <w:t>r</w:t>
      </w:r>
      <w:r w:rsidRPr="00AD46EB">
        <w:rPr>
          <w:rFonts w:ascii="Arial" w:eastAsia="Arial" w:hAnsi="Arial" w:cs="Arial"/>
          <w:color w:val="000000" w:themeColor="text1"/>
          <w:spacing w:val="-1"/>
          <w:sz w:val="24"/>
          <w:szCs w:val="24"/>
        </w:rPr>
        <w:t>j</w:t>
      </w:r>
      <w:r w:rsidRPr="00AD46EB">
        <w:rPr>
          <w:rFonts w:ascii="Arial" w:eastAsia="Arial" w:hAnsi="Arial" w:cs="Arial"/>
          <w:color w:val="000000" w:themeColor="text1"/>
          <w:sz w:val="24"/>
          <w:szCs w:val="24"/>
        </w:rPr>
        <w:t>a</w:t>
      </w:r>
      <w:r w:rsidRPr="00AD46EB">
        <w:rPr>
          <w:rFonts w:ascii="Arial" w:eastAsia="Arial" w:hAnsi="Arial" w:cs="Arial"/>
          <w:color w:val="000000" w:themeColor="text1"/>
          <w:spacing w:val="1"/>
          <w:sz w:val="24"/>
          <w:szCs w:val="24"/>
        </w:rPr>
        <w:t xml:space="preserve"> P</w:t>
      </w:r>
      <w:r w:rsidRPr="00AD46EB">
        <w:rPr>
          <w:rFonts w:ascii="Arial" w:eastAsia="Arial" w:hAnsi="Arial" w:cs="Arial"/>
          <w:color w:val="000000" w:themeColor="text1"/>
          <w:sz w:val="24"/>
          <w:szCs w:val="24"/>
        </w:rPr>
        <w:t>ros</w:t>
      </w:r>
      <w:r w:rsidRPr="00AD46EB">
        <w:rPr>
          <w:rFonts w:ascii="Arial" w:eastAsia="Arial" w:hAnsi="Arial" w:cs="Arial"/>
          <w:color w:val="000000" w:themeColor="text1"/>
          <w:spacing w:val="1"/>
          <w:sz w:val="24"/>
          <w:szCs w:val="24"/>
        </w:rPr>
        <w:t>e</w:t>
      </w:r>
      <w:r w:rsidRPr="00AD46EB">
        <w:rPr>
          <w:rFonts w:ascii="Arial" w:eastAsia="Arial" w:hAnsi="Arial" w:cs="Arial"/>
          <w:color w:val="000000" w:themeColor="text1"/>
          <w:sz w:val="24"/>
          <w:szCs w:val="24"/>
        </w:rPr>
        <w:t>s</w:t>
      </w:r>
      <w:r w:rsidRPr="00AD46EB">
        <w:rPr>
          <w:rFonts w:ascii="Arial" w:eastAsia="Arial" w:hAnsi="Arial" w:cs="Arial"/>
          <w:color w:val="000000" w:themeColor="text1"/>
          <w:spacing w:val="-2"/>
          <w:sz w:val="24"/>
          <w:szCs w:val="24"/>
        </w:rPr>
        <w:t xml:space="preserve"> </w:t>
      </w:r>
      <w:r w:rsidRPr="00AD46EB">
        <w:rPr>
          <w:rFonts w:ascii="Arial" w:eastAsia="Arial" w:hAnsi="Arial" w:cs="Arial"/>
          <w:color w:val="000000" w:themeColor="text1"/>
          <w:spacing w:val="1"/>
          <w:sz w:val="24"/>
          <w:szCs w:val="24"/>
        </w:rPr>
        <w:t>d</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n</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z w:val="24"/>
          <w:szCs w:val="24"/>
        </w:rPr>
        <w:t>K</w:t>
      </w:r>
      <w:r w:rsidRPr="00AD46EB">
        <w:rPr>
          <w:rFonts w:ascii="Arial" w:eastAsia="Arial" w:hAnsi="Arial" w:cs="Arial"/>
          <w:color w:val="000000" w:themeColor="text1"/>
          <w:spacing w:val="1"/>
          <w:sz w:val="24"/>
          <w:szCs w:val="24"/>
        </w:rPr>
        <w:t>e</w:t>
      </w:r>
      <w:r w:rsidRPr="00AD46EB">
        <w:rPr>
          <w:rFonts w:ascii="Arial" w:eastAsia="Arial" w:hAnsi="Arial" w:cs="Arial"/>
          <w:color w:val="000000" w:themeColor="text1"/>
          <w:spacing w:val="-2"/>
          <w:sz w:val="24"/>
          <w:szCs w:val="24"/>
        </w:rPr>
        <w:t>s</w:t>
      </w:r>
      <w:r w:rsidRPr="00AD46EB">
        <w:rPr>
          <w:rFonts w:ascii="Arial" w:eastAsia="Arial" w:hAnsi="Arial" w:cs="Arial"/>
          <w:color w:val="000000" w:themeColor="text1"/>
          <w:spacing w:val="1"/>
          <w:sz w:val="24"/>
          <w:szCs w:val="24"/>
        </w:rPr>
        <w:t>e</w:t>
      </w:r>
      <w:r w:rsidRPr="00AD46EB">
        <w:rPr>
          <w:rFonts w:ascii="Arial" w:eastAsia="Arial" w:hAnsi="Arial" w:cs="Arial"/>
          <w:color w:val="000000" w:themeColor="text1"/>
          <w:sz w:val="24"/>
          <w:szCs w:val="24"/>
        </w:rPr>
        <w:t>s</w:t>
      </w:r>
      <w:r w:rsidRPr="00AD46EB">
        <w:rPr>
          <w:rFonts w:ascii="Arial" w:eastAsia="Arial" w:hAnsi="Arial" w:cs="Arial"/>
          <w:color w:val="000000" w:themeColor="text1"/>
          <w:spacing w:val="1"/>
          <w:sz w:val="24"/>
          <w:szCs w:val="24"/>
        </w:rPr>
        <w:t>ua</w:t>
      </w:r>
      <w:r w:rsidRPr="00AD46EB">
        <w:rPr>
          <w:rFonts w:ascii="Arial" w:eastAsia="Arial" w:hAnsi="Arial" w:cs="Arial"/>
          <w:color w:val="000000" w:themeColor="text1"/>
          <w:sz w:val="24"/>
          <w:szCs w:val="24"/>
        </w:rPr>
        <w:t>i</w:t>
      </w:r>
      <w:r w:rsidRPr="00AD46EB">
        <w:rPr>
          <w:rFonts w:ascii="Arial" w:eastAsia="Arial" w:hAnsi="Arial" w:cs="Arial"/>
          <w:color w:val="000000" w:themeColor="text1"/>
          <w:spacing w:val="-2"/>
          <w:sz w:val="24"/>
          <w:szCs w:val="24"/>
        </w:rPr>
        <w:t>a</w:t>
      </w:r>
      <w:r w:rsidRPr="00AD46EB">
        <w:rPr>
          <w:rFonts w:ascii="Arial" w:eastAsia="Arial" w:hAnsi="Arial" w:cs="Arial"/>
          <w:color w:val="000000" w:themeColor="text1"/>
          <w:sz w:val="24"/>
          <w:szCs w:val="24"/>
        </w:rPr>
        <w:t>n</w:t>
      </w:r>
      <w:r w:rsidRPr="00AD46EB">
        <w:rPr>
          <w:rFonts w:ascii="Arial" w:eastAsia="Arial" w:hAnsi="Arial" w:cs="Arial"/>
          <w:color w:val="000000" w:themeColor="text1"/>
          <w:spacing w:val="5"/>
          <w:sz w:val="24"/>
          <w:szCs w:val="24"/>
        </w:rPr>
        <w:t xml:space="preserve"> </w:t>
      </w:r>
      <w:r w:rsidRPr="00AD46EB">
        <w:rPr>
          <w:rFonts w:ascii="Arial" w:eastAsia="Arial" w:hAnsi="Arial" w:cs="Arial"/>
          <w:color w:val="000000" w:themeColor="text1"/>
          <w:sz w:val="24"/>
          <w:szCs w:val="24"/>
        </w:rPr>
        <w:t>Lu</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pacing w:val="-3"/>
          <w:sz w:val="24"/>
          <w:szCs w:val="24"/>
        </w:rPr>
        <w:t>r</w:t>
      </w:r>
      <w:r w:rsidRPr="00AD46EB">
        <w:rPr>
          <w:rFonts w:ascii="Arial" w:eastAsia="Arial" w:hAnsi="Arial" w:cs="Arial"/>
          <w:color w:val="000000" w:themeColor="text1"/>
          <w:spacing w:val="1"/>
          <w:sz w:val="24"/>
          <w:szCs w:val="24"/>
        </w:rPr>
        <w:t>an</w:t>
      </w:r>
    </w:p>
    <w:p w:rsidR="008D415C" w:rsidRPr="007C6B27" w:rsidRDefault="008D415C" w:rsidP="008D415C">
      <w:pPr>
        <w:pStyle w:val="ListParagraph"/>
        <w:spacing w:before="41"/>
        <w:rPr>
          <w:rFonts w:ascii="Arial" w:eastAsia="Arial" w:hAnsi="Arial" w:cs="Arial"/>
          <w:color w:val="000000" w:themeColor="text1"/>
          <w:sz w:val="24"/>
          <w:szCs w:val="24"/>
        </w:rPr>
      </w:pPr>
      <w:r>
        <w:rPr>
          <w:rFonts w:ascii="Arial" w:eastAsia="Arial" w:hAnsi="Arial" w:cs="Arial"/>
          <w:color w:val="000000" w:themeColor="text1"/>
          <w:sz w:val="24"/>
          <w:szCs w:val="24"/>
        </w:rPr>
        <w:t>Rapat Koordinasi Pimpinan Unit Kerja (</w:t>
      </w:r>
      <w:r w:rsidRPr="00F8604D">
        <w:rPr>
          <w:rFonts w:ascii="Arial" w:eastAsia="Arial" w:hAnsi="Arial" w:cs="Arial"/>
          <w:i/>
          <w:color w:val="000000" w:themeColor="text1"/>
          <w:sz w:val="24"/>
          <w:szCs w:val="24"/>
        </w:rPr>
        <w:t>team leader</w:t>
      </w:r>
      <w:r w:rsidR="001F022D">
        <w:rPr>
          <w:rFonts w:ascii="Arial" w:eastAsia="Arial" w:hAnsi="Arial" w:cs="Arial"/>
          <w:color w:val="000000" w:themeColor="text1"/>
          <w:sz w:val="24"/>
          <w:szCs w:val="24"/>
        </w:rPr>
        <w:t>)</w:t>
      </w:r>
      <w:r>
        <w:rPr>
          <w:rFonts w:ascii="Arial" w:eastAsia="Arial" w:hAnsi="Arial" w:cs="Arial"/>
          <w:color w:val="000000" w:themeColor="text1"/>
          <w:sz w:val="24"/>
          <w:szCs w:val="24"/>
        </w:rPr>
        <w:t xml:space="preserve"> membahas kesesuaian program dengan luaran yang dijanjikan</w:t>
      </w:r>
      <w:r w:rsidR="008D313A">
        <w:rPr>
          <w:rFonts w:ascii="Arial" w:eastAsia="Arial" w:hAnsi="Arial" w:cs="Arial"/>
          <w:color w:val="000000" w:themeColor="text1"/>
          <w:sz w:val="24"/>
          <w:szCs w:val="24"/>
        </w:rPr>
        <w:t>. K</w:t>
      </w:r>
      <w:r w:rsidR="008D313A" w:rsidRPr="008D313A">
        <w:rPr>
          <w:rFonts w:ascii="Arial" w:eastAsia="Arial" w:hAnsi="Arial" w:cs="Arial"/>
          <w:color w:val="000000" w:themeColor="text1"/>
          <w:sz w:val="24"/>
          <w:szCs w:val="24"/>
        </w:rPr>
        <w:t>inerja proses mencakup berbagai aspek, seperti kualitas pengajaran, pe</w:t>
      </w:r>
      <w:r w:rsidR="008D313A">
        <w:rPr>
          <w:rFonts w:ascii="Arial" w:eastAsia="Arial" w:hAnsi="Arial" w:cs="Arial"/>
          <w:color w:val="000000" w:themeColor="text1"/>
          <w:sz w:val="24"/>
          <w:szCs w:val="24"/>
        </w:rPr>
        <w:t xml:space="preserve">nelitian, dan pengabdian kepada </w:t>
      </w:r>
      <w:r w:rsidR="008D313A" w:rsidRPr="008D313A">
        <w:rPr>
          <w:rFonts w:ascii="Arial" w:eastAsia="Arial" w:hAnsi="Arial" w:cs="Arial"/>
          <w:color w:val="000000" w:themeColor="text1"/>
          <w:sz w:val="24"/>
          <w:szCs w:val="24"/>
        </w:rPr>
        <w:lastRenderedPageBreak/>
        <w:t>masyarakat yang dilakukan oleh dosen dan mahasiswa</w:t>
      </w:r>
      <w:r w:rsidR="008D313A">
        <w:rPr>
          <w:rFonts w:ascii="Arial" w:eastAsia="Arial" w:hAnsi="Arial" w:cs="Arial"/>
          <w:color w:val="000000" w:themeColor="text1"/>
          <w:sz w:val="24"/>
          <w:szCs w:val="24"/>
        </w:rPr>
        <w:t>. Universitas Ma Chung menetapkan Indikator Kinerja Utama (IKU)</w:t>
      </w:r>
      <w:r w:rsidR="001F022D">
        <w:rPr>
          <w:rFonts w:ascii="Arial" w:eastAsia="Arial" w:hAnsi="Arial" w:cs="Arial"/>
          <w:color w:val="000000" w:themeColor="text1"/>
          <w:sz w:val="24"/>
          <w:szCs w:val="24"/>
        </w:rPr>
        <w:t>. Capaian indikator dievaluasi oleh Koordinator Penjaminan Mutu Fakultas setiap tiga bulan dan hasilnya dilaporkan kepada LPMPI. Laporan capaian IKU dari seluruh fakultas disampaikan kepada pimpinan dibahas dalam rapat koordinasi secara berjenjang. Hingga saat ini, luaran yang diharapkan sebagian besar telah menunjukkan perkembangan dan diharapkan memenuhi target untuk tahun 2024.</w:t>
      </w:r>
    </w:p>
    <w:p w:rsidR="007C6B27" w:rsidRPr="007C6B27" w:rsidRDefault="007C6B27" w:rsidP="007C6B27">
      <w:pPr>
        <w:spacing w:before="41"/>
        <w:rPr>
          <w:rFonts w:ascii="Arial" w:eastAsia="Arial" w:hAnsi="Arial" w:cs="Arial"/>
          <w:color w:val="000000" w:themeColor="text1"/>
          <w:sz w:val="24"/>
          <w:szCs w:val="24"/>
        </w:rPr>
      </w:pPr>
    </w:p>
    <w:p w:rsidR="007C6B27" w:rsidRPr="00811871" w:rsidRDefault="00AD46EB" w:rsidP="007C6B27">
      <w:pPr>
        <w:pStyle w:val="ListParagraph"/>
        <w:numPr>
          <w:ilvl w:val="0"/>
          <w:numId w:val="31"/>
        </w:numPr>
        <w:spacing w:before="43"/>
        <w:rPr>
          <w:rFonts w:ascii="Arial" w:eastAsia="Arial" w:hAnsi="Arial" w:cs="Arial"/>
          <w:color w:val="000000" w:themeColor="text1"/>
          <w:sz w:val="24"/>
          <w:szCs w:val="24"/>
        </w:rPr>
      </w:pPr>
      <w:r w:rsidRPr="00AD46EB">
        <w:rPr>
          <w:rFonts w:ascii="Arial" w:eastAsia="Arial" w:hAnsi="Arial" w:cs="Arial"/>
          <w:color w:val="000000" w:themeColor="text1"/>
          <w:sz w:val="24"/>
          <w:szCs w:val="24"/>
        </w:rPr>
        <w:t>St</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t</w:t>
      </w:r>
      <w:r w:rsidRPr="00AD46EB">
        <w:rPr>
          <w:rFonts w:ascii="Arial" w:eastAsia="Arial" w:hAnsi="Arial" w:cs="Arial"/>
          <w:color w:val="000000" w:themeColor="text1"/>
          <w:spacing w:val="1"/>
          <w:sz w:val="24"/>
          <w:szCs w:val="24"/>
        </w:rPr>
        <w:t>u</w:t>
      </w:r>
      <w:r w:rsidRPr="00AD46EB">
        <w:rPr>
          <w:rFonts w:ascii="Arial" w:eastAsia="Arial" w:hAnsi="Arial" w:cs="Arial"/>
          <w:color w:val="000000" w:themeColor="text1"/>
          <w:sz w:val="24"/>
          <w:szCs w:val="24"/>
        </w:rPr>
        <w:t>s</w:t>
      </w:r>
      <w:r w:rsidRPr="00AD46EB">
        <w:rPr>
          <w:rFonts w:ascii="Arial" w:eastAsia="Arial" w:hAnsi="Arial" w:cs="Arial"/>
          <w:color w:val="000000" w:themeColor="text1"/>
          <w:spacing w:val="-2"/>
          <w:sz w:val="24"/>
          <w:szCs w:val="24"/>
        </w:rPr>
        <w:t xml:space="preserve"> </w:t>
      </w:r>
      <w:r w:rsidRPr="00AD46EB">
        <w:rPr>
          <w:rFonts w:ascii="Arial" w:eastAsia="Arial" w:hAnsi="Arial" w:cs="Arial"/>
          <w:color w:val="000000" w:themeColor="text1"/>
          <w:sz w:val="24"/>
          <w:szCs w:val="24"/>
        </w:rPr>
        <w:t>Ti</w:t>
      </w:r>
      <w:r w:rsidRPr="00AD46EB">
        <w:rPr>
          <w:rFonts w:ascii="Arial" w:eastAsia="Arial" w:hAnsi="Arial" w:cs="Arial"/>
          <w:color w:val="000000" w:themeColor="text1"/>
          <w:spacing w:val="1"/>
          <w:sz w:val="24"/>
          <w:szCs w:val="24"/>
        </w:rPr>
        <w:t>n</w:t>
      </w:r>
      <w:r w:rsidRPr="00AD46EB">
        <w:rPr>
          <w:rFonts w:ascii="Arial" w:eastAsia="Arial" w:hAnsi="Arial" w:cs="Arial"/>
          <w:color w:val="000000" w:themeColor="text1"/>
          <w:spacing w:val="-1"/>
          <w:sz w:val="24"/>
          <w:szCs w:val="24"/>
        </w:rPr>
        <w:t>d</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k</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n</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pacing w:val="1"/>
          <w:sz w:val="24"/>
          <w:szCs w:val="24"/>
        </w:rPr>
        <w:t>P</w:t>
      </w:r>
      <w:r w:rsidRPr="00AD46EB">
        <w:rPr>
          <w:rFonts w:ascii="Arial" w:eastAsia="Arial" w:hAnsi="Arial" w:cs="Arial"/>
          <w:color w:val="000000" w:themeColor="text1"/>
          <w:spacing w:val="-1"/>
          <w:sz w:val="24"/>
          <w:szCs w:val="24"/>
        </w:rPr>
        <w:t>e</w:t>
      </w:r>
      <w:r w:rsidRPr="00AD46EB">
        <w:rPr>
          <w:rFonts w:ascii="Arial" w:eastAsia="Arial" w:hAnsi="Arial" w:cs="Arial"/>
          <w:color w:val="000000" w:themeColor="text1"/>
          <w:spacing w:val="1"/>
          <w:sz w:val="24"/>
          <w:szCs w:val="24"/>
        </w:rPr>
        <w:t>n</w:t>
      </w:r>
      <w:r w:rsidRPr="00AD46EB">
        <w:rPr>
          <w:rFonts w:ascii="Arial" w:eastAsia="Arial" w:hAnsi="Arial" w:cs="Arial"/>
          <w:color w:val="000000" w:themeColor="text1"/>
          <w:sz w:val="24"/>
          <w:szCs w:val="24"/>
        </w:rPr>
        <w:t>c</w:t>
      </w:r>
      <w:r w:rsidRPr="00AD46EB">
        <w:rPr>
          <w:rFonts w:ascii="Arial" w:eastAsia="Arial" w:hAnsi="Arial" w:cs="Arial"/>
          <w:color w:val="000000" w:themeColor="text1"/>
          <w:spacing w:val="-1"/>
          <w:sz w:val="24"/>
          <w:szCs w:val="24"/>
        </w:rPr>
        <w:t>eg</w:t>
      </w:r>
      <w:r w:rsidRPr="00AD46EB">
        <w:rPr>
          <w:rFonts w:ascii="Arial" w:eastAsia="Arial" w:hAnsi="Arial" w:cs="Arial"/>
          <w:color w:val="000000" w:themeColor="text1"/>
          <w:spacing w:val="1"/>
          <w:sz w:val="24"/>
          <w:szCs w:val="24"/>
        </w:rPr>
        <w:t>aha</w:t>
      </w:r>
      <w:r w:rsidRPr="00AD46EB">
        <w:rPr>
          <w:rFonts w:ascii="Arial" w:eastAsia="Arial" w:hAnsi="Arial" w:cs="Arial"/>
          <w:color w:val="000000" w:themeColor="text1"/>
          <w:sz w:val="24"/>
          <w:szCs w:val="24"/>
        </w:rPr>
        <w:t>n</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pacing w:val="-1"/>
          <w:sz w:val="24"/>
          <w:szCs w:val="24"/>
        </w:rPr>
        <w:t>d</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n</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pacing w:val="1"/>
          <w:sz w:val="24"/>
          <w:szCs w:val="24"/>
        </w:rPr>
        <w:t>Pe</w:t>
      </w:r>
      <w:r w:rsidRPr="00AD46EB">
        <w:rPr>
          <w:rFonts w:ascii="Arial" w:eastAsia="Arial" w:hAnsi="Arial" w:cs="Arial"/>
          <w:color w:val="000000" w:themeColor="text1"/>
          <w:sz w:val="24"/>
          <w:szCs w:val="24"/>
        </w:rPr>
        <w:t>r</w:t>
      </w:r>
      <w:r w:rsidRPr="00AD46EB">
        <w:rPr>
          <w:rFonts w:ascii="Arial" w:eastAsia="Arial" w:hAnsi="Arial" w:cs="Arial"/>
          <w:color w:val="000000" w:themeColor="text1"/>
          <w:spacing w:val="-2"/>
          <w:sz w:val="24"/>
          <w:szCs w:val="24"/>
        </w:rPr>
        <w:t>b</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ika</w:t>
      </w:r>
      <w:r w:rsidRPr="00AD46EB">
        <w:rPr>
          <w:rFonts w:ascii="Arial" w:eastAsia="Arial" w:hAnsi="Arial" w:cs="Arial"/>
          <w:color w:val="000000" w:themeColor="text1"/>
          <w:spacing w:val="6"/>
          <w:sz w:val="24"/>
          <w:szCs w:val="24"/>
        </w:rPr>
        <w:t>n</w:t>
      </w:r>
    </w:p>
    <w:p w:rsidR="00F43469" w:rsidRPr="00F43469" w:rsidRDefault="00811871" w:rsidP="00F43469">
      <w:pPr>
        <w:pStyle w:val="ListParagraph"/>
        <w:spacing w:before="43"/>
        <w:rPr>
          <w:rFonts w:ascii="Arial" w:eastAsia="Arial" w:hAnsi="Arial" w:cs="Arial"/>
          <w:color w:val="000000" w:themeColor="text1"/>
          <w:spacing w:val="6"/>
          <w:sz w:val="24"/>
          <w:szCs w:val="24"/>
        </w:rPr>
      </w:pPr>
      <w:r>
        <w:rPr>
          <w:rFonts w:ascii="Arial" w:eastAsia="Arial" w:hAnsi="Arial" w:cs="Arial"/>
          <w:color w:val="000000" w:themeColor="text1"/>
          <w:spacing w:val="6"/>
          <w:sz w:val="24"/>
          <w:szCs w:val="24"/>
        </w:rPr>
        <w:t>LPMPI melakukan monitoring dan evaluasi terhadap unit akademik dan non akademik. Pada bidang akademik LPMPI bekerja sama dengan Bagian Administrasi Akademik serta Unit Sistem Informasi dan Pusat Data untuk melakukan monitoring dan evaluasi indikator-</w:t>
      </w:r>
      <w:r w:rsidR="009F59B1">
        <w:rPr>
          <w:rFonts w:ascii="Arial" w:eastAsia="Arial" w:hAnsi="Arial" w:cs="Arial"/>
          <w:color w:val="000000" w:themeColor="text1"/>
          <w:spacing w:val="6"/>
          <w:sz w:val="24"/>
          <w:szCs w:val="24"/>
        </w:rPr>
        <w:t xml:space="preserve">indikator peringkat akreditasi seluruh program studi. Program studi yang </w:t>
      </w:r>
      <w:r w:rsidR="00F43469">
        <w:rPr>
          <w:rFonts w:ascii="Arial" w:eastAsia="Arial" w:hAnsi="Arial" w:cs="Arial"/>
          <w:color w:val="000000" w:themeColor="text1"/>
          <w:spacing w:val="6"/>
          <w:sz w:val="24"/>
          <w:szCs w:val="24"/>
        </w:rPr>
        <w:t xml:space="preserve">memiliki kerentanan untuk dapat memenuhi persyaratan peringkat akreditasi, akan diberikan pendampingan oleh satuan tugas khusus sebagai upaya untuk menanggulangi kekurangan tersebut. </w:t>
      </w:r>
      <w:r w:rsidR="00F43469" w:rsidRPr="00F43469">
        <w:rPr>
          <w:rFonts w:ascii="Arial" w:eastAsia="Arial" w:hAnsi="Arial" w:cs="Arial"/>
          <w:color w:val="000000" w:themeColor="text1"/>
          <w:spacing w:val="6"/>
          <w:sz w:val="24"/>
          <w:szCs w:val="24"/>
        </w:rPr>
        <w:t xml:space="preserve">Selain itu, pendampingan juga dilakukan oleh satuan tugas khusus bersama LPMPI terhadap program studi yang akan mengirimkan borang dan evaluasi diri untuk keperluan re akreditasi. </w:t>
      </w:r>
    </w:p>
    <w:p w:rsidR="00F43469" w:rsidRDefault="00F43469" w:rsidP="00811871">
      <w:pPr>
        <w:pStyle w:val="ListParagraph"/>
        <w:spacing w:before="43"/>
        <w:rPr>
          <w:rFonts w:ascii="Arial" w:eastAsia="Arial" w:hAnsi="Arial" w:cs="Arial"/>
          <w:color w:val="000000" w:themeColor="text1"/>
          <w:spacing w:val="6"/>
          <w:sz w:val="24"/>
          <w:szCs w:val="24"/>
        </w:rPr>
      </w:pPr>
    </w:p>
    <w:p w:rsidR="00811871" w:rsidRPr="00577A36" w:rsidRDefault="009F59B1" w:rsidP="00811871">
      <w:pPr>
        <w:pStyle w:val="ListParagraph"/>
        <w:spacing w:before="43"/>
        <w:rPr>
          <w:rFonts w:ascii="Arial" w:eastAsia="Arial" w:hAnsi="Arial" w:cs="Arial"/>
          <w:color w:val="FF0000"/>
          <w:sz w:val="24"/>
          <w:szCs w:val="24"/>
        </w:rPr>
      </w:pPr>
      <w:r>
        <w:rPr>
          <w:rFonts w:ascii="Arial" w:eastAsia="Arial" w:hAnsi="Arial" w:cs="Arial"/>
          <w:color w:val="000000" w:themeColor="text1"/>
          <w:spacing w:val="6"/>
          <w:sz w:val="24"/>
          <w:szCs w:val="24"/>
        </w:rPr>
        <w:t xml:space="preserve">Pada bidang non akademik, monitoring dan evaluasi difokuskan pada unit pendukung kinerja program studi yakni, SDM, Keuangan, Kerja Sama, Admisi, Sarana Prasarana/Aset, serta Kemahasiswaan. </w:t>
      </w:r>
      <w:r w:rsidR="00577A36" w:rsidRPr="00577A36">
        <w:rPr>
          <w:rFonts w:ascii="Arial" w:eastAsia="Arial" w:hAnsi="Arial" w:cs="Arial"/>
          <w:color w:val="ED7D31" w:themeColor="accent2"/>
          <w:spacing w:val="6"/>
          <w:sz w:val="24"/>
          <w:szCs w:val="24"/>
        </w:rPr>
        <w:t xml:space="preserve">Sebagai contoh SPI melakukan kegiatan </w:t>
      </w:r>
      <w:r w:rsidR="00577A36" w:rsidRPr="00577A36">
        <w:rPr>
          <w:rFonts w:ascii="Arial" w:eastAsia="Arial" w:hAnsi="Arial" w:cs="Arial"/>
          <w:i/>
          <w:color w:val="ED7D31" w:themeColor="accent2"/>
          <w:spacing w:val="6"/>
          <w:sz w:val="24"/>
          <w:szCs w:val="24"/>
        </w:rPr>
        <w:t>review</w:t>
      </w:r>
      <w:r w:rsidR="00577A36" w:rsidRPr="00577A36">
        <w:rPr>
          <w:rFonts w:ascii="Arial" w:eastAsia="Arial" w:hAnsi="Arial" w:cs="Arial"/>
          <w:color w:val="ED7D31" w:themeColor="accent2"/>
          <w:spacing w:val="6"/>
          <w:sz w:val="24"/>
          <w:szCs w:val="24"/>
        </w:rPr>
        <w:t xml:space="preserve"> terhadap lapora</w:t>
      </w:r>
      <w:r w:rsidR="00577A36">
        <w:rPr>
          <w:rFonts w:ascii="Arial" w:eastAsia="Arial" w:hAnsi="Arial" w:cs="Arial"/>
          <w:color w:val="ED7D31" w:themeColor="accent2"/>
          <w:spacing w:val="6"/>
          <w:sz w:val="24"/>
          <w:szCs w:val="24"/>
        </w:rPr>
        <w:t>n triwulanan (LTR) seluruh unit…(penjelasan SPI)</w:t>
      </w:r>
    </w:p>
    <w:p w:rsidR="00811871" w:rsidRDefault="00811871" w:rsidP="00811871">
      <w:pPr>
        <w:pStyle w:val="ListParagraph"/>
        <w:spacing w:before="41"/>
        <w:rPr>
          <w:rFonts w:ascii="Arial" w:eastAsia="Arial" w:hAnsi="Arial" w:cs="Arial"/>
          <w:color w:val="000000" w:themeColor="text1"/>
          <w:sz w:val="24"/>
          <w:szCs w:val="24"/>
        </w:rPr>
      </w:pPr>
    </w:p>
    <w:p w:rsidR="00577A36" w:rsidRPr="00577A36" w:rsidRDefault="00AD46EB" w:rsidP="00577A36">
      <w:pPr>
        <w:pStyle w:val="ListParagraph"/>
        <w:numPr>
          <w:ilvl w:val="0"/>
          <w:numId w:val="31"/>
        </w:numPr>
        <w:spacing w:before="41"/>
        <w:rPr>
          <w:rFonts w:ascii="Arial" w:eastAsia="Arial" w:hAnsi="Arial" w:cs="Arial"/>
          <w:color w:val="000000" w:themeColor="text1"/>
          <w:sz w:val="24"/>
          <w:szCs w:val="24"/>
        </w:rPr>
      </w:pPr>
      <w:r w:rsidRPr="00AD46EB">
        <w:rPr>
          <w:rFonts w:ascii="Arial" w:eastAsia="Arial" w:hAnsi="Arial" w:cs="Arial"/>
          <w:color w:val="000000" w:themeColor="text1"/>
          <w:sz w:val="24"/>
          <w:szCs w:val="24"/>
        </w:rPr>
        <w:t>Ti</w:t>
      </w:r>
      <w:r w:rsidRPr="00AD46EB">
        <w:rPr>
          <w:rFonts w:ascii="Arial" w:eastAsia="Arial" w:hAnsi="Arial" w:cs="Arial"/>
          <w:color w:val="000000" w:themeColor="text1"/>
          <w:spacing w:val="1"/>
          <w:sz w:val="24"/>
          <w:szCs w:val="24"/>
        </w:rPr>
        <w:t>nda</w:t>
      </w:r>
      <w:r w:rsidRPr="00AD46EB">
        <w:rPr>
          <w:rFonts w:ascii="Arial" w:eastAsia="Arial" w:hAnsi="Arial" w:cs="Arial"/>
          <w:color w:val="000000" w:themeColor="text1"/>
          <w:sz w:val="24"/>
          <w:szCs w:val="24"/>
        </w:rPr>
        <w:t xml:space="preserve">k </w:t>
      </w:r>
      <w:r w:rsidRPr="00AD46EB">
        <w:rPr>
          <w:rFonts w:ascii="Arial" w:eastAsia="Arial" w:hAnsi="Arial" w:cs="Arial"/>
          <w:color w:val="000000" w:themeColor="text1"/>
          <w:spacing w:val="-2"/>
          <w:sz w:val="24"/>
          <w:szCs w:val="24"/>
        </w:rPr>
        <w:t>L</w:t>
      </w:r>
      <w:r w:rsidRPr="00AD46EB">
        <w:rPr>
          <w:rFonts w:ascii="Arial" w:eastAsia="Arial" w:hAnsi="Arial" w:cs="Arial"/>
          <w:color w:val="000000" w:themeColor="text1"/>
          <w:spacing w:val="1"/>
          <w:sz w:val="24"/>
          <w:szCs w:val="24"/>
        </w:rPr>
        <w:t>an</w:t>
      </w:r>
      <w:r w:rsidRPr="00AD46EB">
        <w:rPr>
          <w:rFonts w:ascii="Arial" w:eastAsia="Arial" w:hAnsi="Arial" w:cs="Arial"/>
          <w:color w:val="000000" w:themeColor="text1"/>
          <w:sz w:val="24"/>
          <w:szCs w:val="24"/>
        </w:rPr>
        <w:t>jut</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pacing w:val="1"/>
          <w:sz w:val="24"/>
          <w:szCs w:val="24"/>
        </w:rPr>
        <w:t>da</w:t>
      </w:r>
      <w:r w:rsidRPr="00AD46EB">
        <w:rPr>
          <w:rFonts w:ascii="Arial" w:eastAsia="Arial" w:hAnsi="Arial" w:cs="Arial"/>
          <w:color w:val="000000" w:themeColor="text1"/>
          <w:sz w:val="24"/>
          <w:szCs w:val="24"/>
        </w:rPr>
        <w:t>ri</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z w:val="24"/>
          <w:szCs w:val="24"/>
        </w:rPr>
        <w:t>Ra</w:t>
      </w:r>
      <w:r w:rsidRPr="00AD46EB">
        <w:rPr>
          <w:rFonts w:ascii="Arial" w:eastAsia="Arial" w:hAnsi="Arial" w:cs="Arial"/>
          <w:color w:val="000000" w:themeColor="text1"/>
          <w:spacing w:val="-1"/>
          <w:sz w:val="24"/>
          <w:szCs w:val="24"/>
        </w:rPr>
        <w:t>p</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t</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z w:val="24"/>
          <w:szCs w:val="24"/>
        </w:rPr>
        <w:t>Ti</w:t>
      </w:r>
      <w:r w:rsidRPr="00AD46EB">
        <w:rPr>
          <w:rFonts w:ascii="Arial" w:eastAsia="Arial" w:hAnsi="Arial" w:cs="Arial"/>
          <w:color w:val="000000" w:themeColor="text1"/>
          <w:spacing w:val="1"/>
          <w:sz w:val="24"/>
          <w:szCs w:val="24"/>
        </w:rPr>
        <w:t>n</w:t>
      </w:r>
      <w:r w:rsidRPr="00AD46EB">
        <w:rPr>
          <w:rFonts w:ascii="Arial" w:eastAsia="Arial" w:hAnsi="Arial" w:cs="Arial"/>
          <w:color w:val="000000" w:themeColor="text1"/>
          <w:sz w:val="24"/>
          <w:szCs w:val="24"/>
        </w:rPr>
        <w:t>ja</w:t>
      </w:r>
      <w:r w:rsidRPr="00AD46EB">
        <w:rPr>
          <w:rFonts w:ascii="Arial" w:eastAsia="Arial" w:hAnsi="Arial" w:cs="Arial"/>
          <w:color w:val="000000" w:themeColor="text1"/>
          <w:spacing w:val="1"/>
          <w:sz w:val="24"/>
          <w:szCs w:val="24"/>
        </w:rPr>
        <w:t>u</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n</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pacing w:val="1"/>
          <w:sz w:val="24"/>
          <w:szCs w:val="24"/>
        </w:rPr>
        <w:t>Ma</w:t>
      </w:r>
      <w:r w:rsidRPr="00AD46EB">
        <w:rPr>
          <w:rFonts w:ascii="Arial" w:eastAsia="Arial" w:hAnsi="Arial" w:cs="Arial"/>
          <w:color w:val="000000" w:themeColor="text1"/>
          <w:spacing w:val="-1"/>
          <w:sz w:val="24"/>
          <w:szCs w:val="24"/>
        </w:rPr>
        <w:t>n</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j</w:t>
      </w:r>
      <w:r w:rsidRPr="00AD46EB">
        <w:rPr>
          <w:rFonts w:ascii="Arial" w:eastAsia="Arial" w:hAnsi="Arial" w:cs="Arial"/>
          <w:color w:val="000000" w:themeColor="text1"/>
          <w:spacing w:val="-2"/>
          <w:sz w:val="24"/>
          <w:szCs w:val="24"/>
        </w:rPr>
        <w:t>e</w:t>
      </w:r>
      <w:r w:rsidRPr="00AD46EB">
        <w:rPr>
          <w:rFonts w:ascii="Arial" w:eastAsia="Arial" w:hAnsi="Arial" w:cs="Arial"/>
          <w:color w:val="000000" w:themeColor="text1"/>
          <w:spacing w:val="1"/>
          <w:sz w:val="24"/>
          <w:szCs w:val="24"/>
        </w:rPr>
        <w:t>me</w:t>
      </w:r>
      <w:r w:rsidRPr="00AD46EB">
        <w:rPr>
          <w:rFonts w:ascii="Arial" w:eastAsia="Arial" w:hAnsi="Arial" w:cs="Arial"/>
          <w:color w:val="000000" w:themeColor="text1"/>
          <w:sz w:val="24"/>
          <w:szCs w:val="24"/>
        </w:rPr>
        <w:t>n</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pacing w:val="-2"/>
          <w:sz w:val="24"/>
          <w:szCs w:val="24"/>
        </w:rPr>
        <w:t>S</w:t>
      </w:r>
      <w:r w:rsidRPr="00AD46EB">
        <w:rPr>
          <w:rFonts w:ascii="Arial" w:eastAsia="Arial" w:hAnsi="Arial" w:cs="Arial"/>
          <w:color w:val="000000" w:themeColor="text1"/>
          <w:spacing w:val="1"/>
          <w:sz w:val="24"/>
          <w:szCs w:val="24"/>
        </w:rPr>
        <w:t>ebe</w:t>
      </w:r>
      <w:r w:rsidRPr="00AD46EB">
        <w:rPr>
          <w:rFonts w:ascii="Arial" w:eastAsia="Arial" w:hAnsi="Arial" w:cs="Arial"/>
          <w:color w:val="000000" w:themeColor="text1"/>
          <w:sz w:val="24"/>
          <w:szCs w:val="24"/>
        </w:rPr>
        <w:t>l</w:t>
      </w:r>
      <w:r w:rsidRPr="00AD46EB">
        <w:rPr>
          <w:rFonts w:ascii="Arial" w:eastAsia="Arial" w:hAnsi="Arial" w:cs="Arial"/>
          <w:color w:val="000000" w:themeColor="text1"/>
          <w:spacing w:val="-2"/>
          <w:sz w:val="24"/>
          <w:szCs w:val="24"/>
        </w:rPr>
        <w:t>u</w:t>
      </w:r>
      <w:r w:rsidRPr="00AD46EB">
        <w:rPr>
          <w:rFonts w:ascii="Arial" w:eastAsia="Arial" w:hAnsi="Arial" w:cs="Arial"/>
          <w:color w:val="000000" w:themeColor="text1"/>
          <w:spacing w:val="1"/>
          <w:sz w:val="24"/>
          <w:szCs w:val="24"/>
        </w:rPr>
        <w:t>mn</w:t>
      </w:r>
      <w:r w:rsidRPr="00AD46EB">
        <w:rPr>
          <w:rFonts w:ascii="Arial" w:eastAsia="Arial" w:hAnsi="Arial" w:cs="Arial"/>
          <w:color w:val="000000" w:themeColor="text1"/>
          <w:spacing w:val="-2"/>
          <w:sz w:val="24"/>
          <w:szCs w:val="24"/>
        </w:rPr>
        <w:t>y</w:t>
      </w:r>
      <w:r w:rsidRPr="00AD46EB">
        <w:rPr>
          <w:rFonts w:ascii="Arial" w:eastAsia="Arial" w:hAnsi="Arial" w:cs="Arial"/>
          <w:color w:val="000000" w:themeColor="text1"/>
          <w:spacing w:val="8"/>
          <w:sz w:val="24"/>
          <w:szCs w:val="24"/>
        </w:rPr>
        <w:t>a</w:t>
      </w:r>
    </w:p>
    <w:p w:rsidR="00241852" w:rsidRDefault="0072516B" w:rsidP="002032F3">
      <w:pPr>
        <w:pStyle w:val="ListParagraph"/>
        <w:spacing w:before="41"/>
        <w:rPr>
          <w:ins w:id="14" w:author="Irfan Tri Raharjo, SE" w:date="2024-12-24T08:31:00Z"/>
          <w:rFonts w:ascii="Arial" w:eastAsia="Arial" w:hAnsi="Arial" w:cs="Arial"/>
          <w:color w:val="000000" w:themeColor="text1"/>
          <w:spacing w:val="8"/>
          <w:sz w:val="24"/>
          <w:szCs w:val="24"/>
        </w:rPr>
      </w:pPr>
      <w:r>
        <w:rPr>
          <w:rFonts w:ascii="Arial" w:eastAsia="Arial" w:hAnsi="Arial" w:cs="Arial"/>
          <w:color w:val="000000" w:themeColor="text1"/>
          <w:spacing w:val="8"/>
          <w:sz w:val="24"/>
          <w:szCs w:val="24"/>
        </w:rPr>
        <w:t>Setelah proses audit, monitoring dan evaluasi dilakukan terhadap capaian indikator mutu, hambatan, kendala hingga diperoleh kesepakatan rencana perbaikan, selanjutnya unit akademik dan non akademik diminta untuk melakukan perencanaan kegiatan pe</w:t>
      </w:r>
      <w:r w:rsidR="002032F3">
        <w:rPr>
          <w:rFonts w:ascii="Arial" w:eastAsia="Arial" w:hAnsi="Arial" w:cs="Arial"/>
          <w:color w:val="000000" w:themeColor="text1"/>
          <w:spacing w:val="8"/>
          <w:sz w:val="24"/>
          <w:szCs w:val="24"/>
        </w:rPr>
        <w:t xml:space="preserve">rbaikan. Rencana kegiatan dan anggaran yang disusun oleh unit dilakukan menggunakan </w:t>
      </w:r>
      <w:r w:rsidR="002032F3" w:rsidRPr="002032F3">
        <w:rPr>
          <w:rFonts w:ascii="Arial" w:eastAsia="Arial" w:hAnsi="Arial" w:cs="Arial"/>
          <w:i/>
          <w:color w:val="000000" w:themeColor="text1"/>
          <w:spacing w:val="8"/>
          <w:sz w:val="24"/>
          <w:szCs w:val="24"/>
        </w:rPr>
        <w:t>dashboard</w:t>
      </w:r>
      <w:r w:rsidR="002032F3">
        <w:rPr>
          <w:rFonts w:ascii="Arial" w:eastAsia="Arial" w:hAnsi="Arial" w:cs="Arial"/>
          <w:color w:val="000000" w:themeColor="text1"/>
          <w:spacing w:val="8"/>
          <w:sz w:val="24"/>
          <w:szCs w:val="24"/>
        </w:rPr>
        <w:t xml:space="preserve"> Sistem Informasi Rencana Kerja, Penganggaran, dan Realisasi (SIRENPARE).</w:t>
      </w:r>
    </w:p>
    <w:p w:rsidR="004C6F22" w:rsidRDefault="004C6F22" w:rsidP="002032F3">
      <w:pPr>
        <w:pStyle w:val="ListParagraph"/>
        <w:spacing w:before="41"/>
        <w:rPr>
          <w:rFonts w:ascii="Arial" w:eastAsia="Arial" w:hAnsi="Arial" w:cs="Arial"/>
          <w:color w:val="000000" w:themeColor="text1"/>
          <w:spacing w:val="8"/>
          <w:sz w:val="24"/>
          <w:szCs w:val="24"/>
        </w:rPr>
      </w:pPr>
      <w:ins w:id="15" w:author="Irfan Tri Raharjo, SE" w:date="2024-12-24T08:35:00Z">
        <w:r>
          <w:rPr>
            <w:noProof/>
          </w:rPr>
          <w:drawing>
            <wp:inline distT="0" distB="0" distL="0" distR="0" wp14:anchorId="0F55D266" wp14:editId="0B4DABC1">
              <wp:extent cx="5082639" cy="2519008"/>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108052" cy="2531603"/>
                      </a:xfrm>
                      <a:prstGeom prst="rect">
                        <a:avLst/>
                      </a:prstGeom>
                    </pic:spPr>
                  </pic:pic>
                </a:graphicData>
              </a:graphic>
            </wp:inline>
          </w:drawing>
        </w:r>
      </w:ins>
    </w:p>
    <w:p w:rsidR="002032F3" w:rsidRDefault="002032F3" w:rsidP="002032F3">
      <w:pPr>
        <w:pStyle w:val="ListParagraph"/>
        <w:spacing w:before="41"/>
        <w:rPr>
          <w:rFonts w:ascii="Arial" w:eastAsia="Arial" w:hAnsi="Arial" w:cs="Arial"/>
          <w:color w:val="000000" w:themeColor="text1"/>
          <w:spacing w:val="8"/>
          <w:sz w:val="24"/>
          <w:szCs w:val="24"/>
        </w:rPr>
      </w:pPr>
      <w:r w:rsidRPr="002032F3">
        <w:rPr>
          <w:rFonts w:ascii="Arial" w:eastAsia="Arial" w:hAnsi="Arial" w:cs="Arial"/>
          <w:color w:val="000000" w:themeColor="text1"/>
          <w:spacing w:val="8"/>
          <w:sz w:val="24"/>
          <w:szCs w:val="24"/>
          <w:highlight w:val="yellow"/>
        </w:rPr>
        <w:t>Gambar x Dashboard SIRENPARE</w:t>
      </w:r>
    </w:p>
    <w:p w:rsidR="002032F3" w:rsidRPr="002032F3" w:rsidRDefault="002032F3" w:rsidP="002032F3">
      <w:pPr>
        <w:pStyle w:val="ListParagraph"/>
        <w:spacing w:before="41"/>
        <w:rPr>
          <w:rFonts w:ascii="Arial" w:eastAsia="Arial" w:hAnsi="Arial" w:cs="Arial"/>
          <w:color w:val="000000" w:themeColor="text1"/>
          <w:spacing w:val="8"/>
          <w:sz w:val="24"/>
          <w:szCs w:val="24"/>
        </w:rPr>
      </w:pPr>
    </w:p>
    <w:p w:rsidR="00DB0FF4" w:rsidRPr="007C6B27" w:rsidRDefault="00AD46EB" w:rsidP="00926F5C">
      <w:pPr>
        <w:pStyle w:val="ListParagraph"/>
        <w:numPr>
          <w:ilvl w:val="0"/>
          <w:numId w:val="31"/>
        </w:numPr>
        <w:spacing w:before="41" w:line="275" w:lineRule="auto"/>
        <w:ind w:right="716"/>
        <w:rPr>
          <w:rFonts w:ascii="Arial" w:eastAsia="Arial" w:hAnsi="Arial" w:cs="Arial"/>
          <w:color w:val="000000" w:themeColor="text1"/>
          <w:sz w:val="24"/>
          <w:szCs w:val="24"/>
        </w:rPr>
      </w:pPr>
      <w:r w:rsidRPr="00AD46EB">
        <w:rPr>
          <w:rFonts w:ascii="Arial" w:eastAsia="Arial" w:hAnsi="Arial" w:cs="Arial"/>
          <w:color w:val="000000" w:themeColor="text1"/>
          <w:spacing w:val="1"/>
          <w:sz w:val="24"/>
          <w:szCs w:val="24"/>
        </w:rPr>
        <w:t>Pe</w:t>
      </w:r>
      <w:r w:rsidRPr="00AD46EB">
        <w:rPr>
          <w:rFonts w:ascii="Arial" w:eastAsia="Arial" w:hAnsi="Arial" w:cs="Arial"/>
          <w:color w:val="000000" w:themeColor="text1"/>
          <w:sz w:val="24"/>
          <w:szCs w:val="24"/>
        </w:rPr>
        <w:t>ru</w:t>
      </w:r>
      <w:r w:rsidRPr="00AD46EB">
        <w:rPr>
          <w:rFonts w:ascii="Arial" w:eastAsia="Arial" w:hAnsi="Arial" w:cs="Arial"/>
          <w:color w:val="000000" w:themeColor="text1"/>
          <w:spacing w:val="-1"/>
          <w:sz w:val="24"/>
          <w:szCs w:val="24"/>
        </w:rPr>
        <w:t>b</w:t>
      </w:r>
      <w:r w:rsidRPr="00AD46EB">
        <w:rPr>
          <w:rFonts w:ascii="Arial" w:eastAsia="Arial" w:hAnsi="Arial" w:cs="Arial"/>
          <w:color w:val="000000" w:themeColor="text1"/>
          <w:spacing w:val="1"/>
          <w:sz w:val="24"/>
          <w:szCs w:val="24"/>
        </w:rPr>
        <w:t>ah</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n</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pacing w:val="-2"/>
          <w:sz w:val="24"/>
          <w:szCs w:val="24"/>
        </w:rPr>
        <w:t>y</w:t>
      </w:r>
      <w:r w:rsidRPr="00AD46EB">
        <w:rPr>
          <w:rFonts w:ascii="Arial" w:eastAsia="Arial" w:hAnsi="Arial" w:cs="Arial"/>
          <w:color w:val="000000" w:themeColor="text1"/>
          <w:spacing w:val="1"/>
          <w:sz w:val="24"/>
          <w:szCs w:val="24"/>
        </w:rPr>
        <w:t>an</w:t>
      </w:r>
      <w:r w:rsidRPr="00AD46EB">
        <w:rPr>
          <w:rFonts w:ascii="Arial" w:eastAsia="Arial" w:hAnsi="Arial" w:cs="Arial"/>
          <w:color w:val="000000" w:themeColor="text1"/>
          <w:sz w:val="24"/>
          <w:szCs w:val="24"/>
        </w:rPr>
        <w:t>g</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pacing w:val="1"/>
          <w:sz w:val="24"/>
          <w:szCs w:val="24"/>
        </w:rPr>
        <w:t>da</w:t>
      </w:r>
      <w:r w:rsidRPr="00AD46EB">
        <w:rPr>
          <w:rFonts w:ascii="Arial" w:eastAsia="Arial" w:hAnsi="Arial" w:cs="Arial"/>
          <w:color w:val="000000" w:themeColor="text1"/>
          <w:spacing w:val="-1"/>
          <w:sz w:val="24"/>
          <w:szCs w:val="24"/>
        </w:rPr>
        <w:t>p</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t</w:t>
      </w:r>
      <w:r w:rsidRPr="00AD46EB">
        <w:rPr>
          <w:rFonts w:ascii="Arial" w:eastAsia="Arial" w:hAnsi="Arial" w:cs="Arial"/>
          <w:color w:val="000000" w:themeColor="text1"/>
          <w:spacing w:val="-2"/>
          <w:sz w:val="24"/>
          <w:szCs w:val="24"/>
        </w:rPr>
        <w:t xml:space="preserve"> </w:t>
      </w:r>
      <w:r w:rsidRPr="00AD46EB">
        <w:rPr>
          <w:rFonts w:ascii="Arial" w:eastAsia="Arial" w:hAnsi="Arial" w:cs="Arial"/>
          <w:color w:val="000000" w:themeColor="text1"/>
          <w:spacing w:val="2"/>
          <w:sz w:val="24"/>
          <w:szCs w:val="24"/>
        </w:rPr>
        <w:t>M</w:t>
      </w:r>
      <w:r w:rsidRPr="00AD46EB">
        <w:rPr>
          <w:rFonts w:ascii="Arial" w:eastAsia="Arial" w:hAnsi="Arial" w:cs="Arial"/>
          <w:color w:val="000000" w:themeColor="text1"/>
          <w:spacing w:val="-1"/>
          <w:sz w:val="24"/>
          <w:szCs w:val="24"/>
        </w:rPr>
        <w:t>e</w:t>
      </w:r>
      <w:r w:rsidRPr="00AD46EB">
        <w:rPr>
          <w:rFonts w:ascii="Arial" w:eastAsia="Arial" w:hAnsi="Arial" w:cs="Arial"/>
          <w:color w:val="000000" w:themeColor="text1"/>
          <w:spacing w:val="1"/>
          <w:sz w:val="24"/>
          <w:szCs w:val="24"/>
        </w:rPr>
        <w:t>m</w:t>
      </w:r>
      <w:r w:rsidRPr="00AD46EB">
        <w:rPr>
          <w:rFonts w:ascii="Arial" w:eastAsia="Arial" w:hAnsi="Arial" w:cs="Arial"/>
          <w:color w:val="000000" w:themeColor="text1"/>
          <w:spacing w:val="-1"/>
          <w:sz w:val="24"/>
          <w:szCs w:val="24"/>
        </w:rPr>
        <w:t>p</w:t>
      </w:r>
      <w:r w:rsidRPr="00AD46EB">
        <w:rPr>
          <w:rFonts w:ascii="Arial" w:eastAsia="Arial" w:hAnsi="Arial" w:cs="Arial"/>
          <w:color w:val="000000" w:themeColor="text1"/>
          <w:spacing w:val="1"/>
          <w:sz w:val="24"/>
          <w:szCs w:val="24"/>
        </w:rPr>
        <w:t>en</w:t>
      </w:r>
      <w:r w:rsidRPr="00AD46EB">
        <w:rPr>
          <w:rFonts w:ascii="Arial" w:eastAsia="Arial" w:hAnsi="Arial" w:cs="Arial"/>
          <w:color w:val="000000" w:themeColor="text1"/>
          <w:spacing w:val="-1"/>
          <w:sz w:val="24"/>
          <w:szCs w:val="24"/>
        </w:rPr>
        <w:t>g</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ru</w:t>
      </w:r>
      <w:r w:rsidRPr="00AD46EB">
        <w:rPr>
          <w:rFonts w:ascii="Arial" w:eastAsia="Arial" w:hAnsi="Arial" w:cs="Arial"/>
          <w:color w:val="000000" w:themeColor="text1"/>
          <w:spacing w:val="1"/>
          <w:sz w:val="24"/>
          <w:szCs w:val="24"/>
        </w:rPr>
        <w:t>h</w:t>
      </w:r>
      <w:r w:rsidRPr="00AD46EB">
        <w:rPr>
          <w:rFonts w:ascii="Arial" w:eastAsia="Arial" w:hAnsi="Arial" w:cs="Arial"/>
          <w:color w:val="000000" w:themeColor="text1"/>
          <w:sz w:val="24"/>
          <w:szCs w:val="24"/>
        </w:rPr>
        <w:t>i Sis</w:t>
      </w:r>
      <w:r w:rsidRPr="00AD46EB">
        <w:rPr>
          <w:rFonts w:ascii="Arial" w:eastAsia="Arial" w:hAnsi="Arial" w:cs="Arial"/>
          <w:color w:val="000000" w:themeColor="text1"/>
          <w:spacing w:val="-2"/>
          <w:sz w:val="24"/>
          <w:szCs w:val="24"/>
        </w:rPr>
        <w:t>t</w:t>
      </w:r>
      <w:r w:rsidRPr="00AD46EB">
        <w:rPr>
          <w:rFonts w:ascii="Arial" w:eastAsia="Arial" w:hAnsi="Arial" w:cs="Arial"/>
          <w:color w:val="000000" w:themeColor="text1"/>
          <w:spacing w:val="1"/>
          <w:sz w:val="24"/>
          <w:szCs w:val="24"/>
        </w:rPr>
        <w:t>e</w:t>
      </w:r>
      <w:r w:rsidRPr="00AD46EB">
        <w:rPr>
          <w:rFonts w:ascii="Arial" w:eastAsia="Arial" w:hAnsi="Arial" w:cs="Arial"/>
          <w:color w:val="000000" w:themeColor="text1"/>
          <w:sz w:val="24"/>
          <w:szCs w:val="24"/>
        </w:rPr>
        <w:t xml:space="preserve">m </w:t>
      </w:r>
      <w:r w:rsidRPr="00AD46EB">
        <w:rPr>
          <w:rFonts w:ascii="Arial" w:eastAsia="Arial" w:hAnsi="Arial" w:cs="Arial"/>
          <w:color w:val="000000" w:themeColor="text1"/>
          <w:spacing w:val="1"/>
          <w:sz w:val="24"/>
          <w:szCs w:val="24"/>
        </w:rPr>
        <w:t>Pen</w:t>
      </w:r>
      <w:r w:rsidRPr="00AD46EB">
        <w:rPr>
          <w:rFonts w:ascii="Arial" w:eastAsia="Arial" w:hAnsi="Arial" w:cs="Arial"/>
          <w:color w:val="000000" w:themeColor="text1"/>
          <w:spacing w:val="-3"/>
          <w:sz w:val="24"/>
          <w:szCs w:val="24"/>
        </w:rPr>
        <w:t>j</w:t>
      </w:r>
      <w:r w:rsidRPr="00AD46EB">
        <w:rPr>
          <w:rFonts w:ascii="Arial" w:eastAsia="Arial" w:hAnsi="Arial" w:cs="Arial"/>
          <w:color w:val="000000" w:themeColor="text1"/>
          <w:spacing w:val="1"/>
          <w:sz w:val="24"/>
          <w:szCs w:val="24"/>
        </w:rPr>
        <w:t>am</w:t>
      </w:r>
      <w:r w:rsidRPr="00AD46EB">
        <w:rPr>
          <w:rFonts w:ascii="Arial" w:eastAsia="Arial" w:hAnsi="Arial" w:cs="Arial"/>
          <w:color w:val="000000" w:themeColor="text1"/>
          <w:sz w:val="24"/>
          <w:szCs w:val="24"/>
        </w:rPr>
        <w:t>i</w:t>
      </w:r>
      <w:r w:rsidRPr="00AD46EB">
        <w:rPr>
          <w:rFonts w:ascii="Arial" w:eastAsia="Arial" w:hAnsi="Arial" w:cs="Arial"/>
          <w:color w:val="000000" w:themeColor="text1"/>
          <w:spacing w:val="-2"/>
          <w:sz w:val="24"/>
          <w:szCs w:val="24"/>
        </w:rPr>
        <w:t>n</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n</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pacing w:val="1"/>
          <w:sz w:val="24"/>
          <w:szCs w:val="24"/>
        </w:rPr>
        <w:t>M</w:t>
      </w:r>
      <w:r w:rsidRPr="00AD46EB">
        <w:rPr>
          <w:rFonts w:ascii="Arial" w:eastAsia="Arial" w:hAnsi="Arial" w:cs="Arial"/>
          <w:color w:val="000000" w:themeColor="text1"/>
          <w:spacing w:val="-1"/>
          <w:sz w:val="24"/>
          <w:szCs w:val="24"/>
        </w:rPr>
        <w:t>u</w:t>
      </w:r>
      <w:r w:rsidRPr="00AD46EB">
        <w:rPr>
          <w:rFonts w:ascii="Arial" w:eastAsia="Arial" w:hAnsi="Arial" w:cs="Arial"/>
          <w:color w:val="000000" w:themeColor="text1"/>
          <w:sz w:val="24"/>
          <w:szCs w:val="24"/>
        </w:rPr>
        <w:t>t</w:t>
      </w:r>
      <w:r w:rsidRPr="00AD46EB">
        <w:rPr>
          <w:rFonts w:ascii="Arial" w:eastAsia="Arial" w:hAnsi="Arial" w:cs="Arial"/>
          <w:color w:val="000000" w:themeColor="text1"/>
          <w:spacing w:val="9"/>
          <w:sz w:val="24"/>
          <w:szCs w:val="24"/>
        </w:rPr>
        <w:t>u</w:t>
      </w:r>
    </w:p>
    <w:p w:rsidR="007C6B27" w:rsidRDefault="00FE0411" w:rsidP="007C6B27">
      <w:pPr>
        <w:pStyle w:val="ListParagraph"/>
        <w:spacing w:before="41" w:line="275" w:lineRule="auto"/>
        <w:ind w:right="716"/>
        <w:rPr>
          <w:rFonts w:ascii="Arial" w:eastAsia="Arial" w:hAnsi="Arial" w:cs="Arial"/>
          <w:color w:val="000000" w:themeColor="text1"/>
          <w:sz w:val="24"/>
          <w:szCs w:val="24"/>
        </w:rPr>
      </w:pPr>
      <w:r>
        <w:rPr>
          <w:rFonts w:ascii="Arial" w:eastAsia="Arial" w:hAnsi="Arial" w:cs="Arial"/>
          <w:color w:val="000000" w:themeColor="text1"/>
          <w:sz w:val="24"/>
          <w:szCs w:val="24"/>
        </w:rPr>
        <w:t xml:space="preserve">Universitas Ma Chung berkomitmen melakukan perbaikan berkelanjutan. Upaya perbaikan implementasi sistem penjaminan mutu terus dilakukan </w:t>
      </w:r>
      <w:r>
        <w:rPr>
          <w:rFonts w:ascii="Arial" w:eastAsia="Arial" w:hAnsi="Arial" w:cs="Arial"/>
          <w:color w:val="000000" w:themeColor="text1"/>
          <w:sz w:val="24"/>
          <w:szCs w:val="24"/>
        </w:rPr>
        <w:lastRenderedPageBreak/>
        <w:t>demi tercapainya visi dan misi universitas. Beberapa upaya yang dilakukan dalam hal impementasi sistem penjaminan mutu pada saat ini diantaranya:</w:t>
      </w:r>
    </w:p>
    <w:p w:rsidR="00D200FE" w:rsidRDefault="00FE0411" w:rsidP="00D200FE">
      <w:pPr>
        <w:pStyle w:val="ListParagraph"/>
        <w:numPr>
          <w:ilvl w:val="0"/>
          <w:numId w:val="32"/>
        </w:numPr>
        <w:spacing w:before="41" w:line="275" w:lineRule="auto"/>
        <w:ind w:right="716"/>
        <w:rPr>
          <w:rFonts w:ascii="Arial" w:eastAsia="Arial" w:hAnsi="Arial" w:cs="Arial"/>
          <w:color w:val="000000" w:themeColor="text1"/>
          <w:sz w:val="24"/>
          <w:szCs w:val="24"/>
        </w:rPr>
      </w:pPr>
      <w:r>
        <w:rPr>
          <w:rFonts w:ascii="Arial" w:eastAsia="Arial" w:hAnsi="Arial" w:cs="Arial"/>
          <w:color w:val="000000" w:themeColor="text1"/>
          <w:sz w:val="24"/>
          <w:szCs w:val="24"/>
        </w:rPr>
        <w:t>Pengembangan Sistem Informa</w:t>
      </w:r>
      <w:r w:rsidR="00D200FE">
        <w:rPr>
          <w:rFonts w:ascii="Arial" w:eastAsia="Arial" w:hAnsi="Arial" w:cs="Arial"/>
          <w:color w:val="000000" w:themeColor="text1"/>
          <w:sz w:val="24"/>
          <w:szCs w:val="24"/>
        </w:rPr>
        <w:t xml:space="preserve">si Penjaminan Mutu Terintegrasi. </w:t>
      </w:r>
    </w:p>
    <w:p w:rsidR="00D200FE" w:rsidRDefault="00D200FE" w:rsidP="00D200FE">
      <w:pPr>
        <w:pStyle w:val="ListParagraph"/>
        <w:numPr>
          <w:ilvl w:val="0"/>
          <w:numId w:val="33"/>
        </w:numPr>
        <w:spacing w:before="41" w:line="275" w:lineRule="auto"/>
        <w:ind w:right="716"/>
        <w:rPr>
          <w:rFonts w:ascii="Arial" w:eastAsia="Arial" w:hAnsi="Arial" w:cs="Arial"/>
          <w:color w:val="000000" w:themeColor="text1"/>
          <w:sz w:val="24"/>
          <w:szCs w:val="24"/>
        </w:rPr>
      </w:pPr>
      <w:r>
        <w:rPr>
          <w:rFonts w:ascii="Arial" w:eastAsia="Arial" w:hAnsi="Arial" w:cs="Arial"/>
          <w:color w:val="000000" w:themeColor="text1"/>
          <w:sz w:val="24"/>
          <w:szCs w:val="24"/>
        </w:rPr>
        <w:t>Evaluasi perkuliahan oleh mahasiswa, e</w:t>
      </w:r>
      <w:r w:rsidRPr="00D200FE">
        <w:rPr>
          <w:rFonts w:ascii="Arial" w:eastAsia="Arial" w:hAnsi="Arial" w:cs="Arial"/>
          <w:color w:val="000000" w:themeColor="text1"/>
          <w:sz w:val="24"/>
          <w:szCs w:val="24"/>
        </w:rPr>
        <w:t>valuasi suasana akademik dan fasilitas pembelajaran oleh mahasiswa</w:t>
      </w:r>
    </w:p>
    <w:p w:rsidR="00D200FE" w:rsidRDefault="00D200FE" w:rsidP="00D200FE">
      <w:pPr>
        <w:pStyle w:val="ListParagraph"/>
        <w:numPr>
          <w:ilvl w:val="0"/>
          <w:numId w:val="33"/>
        </w:numPr>
        <w:spacing w:before="41" w:line="275" w:lineRule="auto"/>
        <w:ind w:right="716"/>
        <w:rPr>
          <w:rFonts w:ascii="Arial" w:eastAsia="Arial" w:hAnsi="Arial" w:cs="Arial"/>
          <w:color w:val="000000" w:themeColor="text1"/>
          <w:sz w:val="24"/>
          <w:szCs w:val="24"/>
        </w:rPr>
      </w:pPr>
      <w:r>
        <w:rPr>
          <w:rFonts w:ascii="Arial" w:eastAsia="Arial" w:hAnsi="Arial" w:cs="Arial"/>
          <w:color w:val="000000" w:themeColor="text1"/>
          <w:sz w:val="24"/>
          <w:szCs w:val="24"/>
        </w:rPr>
        <w:t>Evaluasi layanan penelitian, pengabdian kepada masyarakat, kepegawaian oleh dosen</w:t>
      </w:r>
    </w:p>
    <w:p w:rsidR="00D200FE" w:rsidRDefault="00D200FE" w:rsidP="00D200FE">
      <w:pPr>
        <w:pStyle w:val="ListParagraph"/>
        <w:numPr>
          <w:ilvl w:val="0"/>
          <w:numId w:val="33"/>
        </w:numPr>
        <w:spacing w:before="41" w:line="275" w:lineRule="auto"/>
        <w:ind w:right="716"/>
        <w:rPr>
          <w:rFonts w:ascii="Arial" w:eastAsia="Arial" w:hAnsi="Arial" w:cs="Arial"/>
          <w:color w:val="000000" w:themeColor="text1"/>
          <w:sz w:val="24"/>
          <w:szCs w:val="24"/>
        </w:rPr>
      </w:pPr>
      <w:r>
        <w:rPr>
          <w:rFonts w:ascii="Arial" w:eastAsia="Arial" w:hAnsi="Arial" w:cs="Arial"/>
          <w:color w:val="000000" w:themeColor="text1"/>
          <w:sz w:val="24"/>
          <w:szCs w:val="24"/>
        </w:rPr>
        <w:t>Evaluasi kerja sama oleh mitra pengguna</w:t>
      </w:r>
    </w:p>
    <w:p w:rsidR="00D200FE" w:rsidRPr="00D200FE" w:rsidRDefault="00D200FE" w:rsidP="00D200FE">
      <w:pPr>
        <w:pStyle w:val="ListParagraph"/>
        <w:numPr>
          <w:ilvl w:val="0"/>
          <w:numId w:val="33"/>
        </w:numPr>
        <w:spacing w:before="41" w:line="275" w:lineRule="auto"/>
        <w:ind w:right="716"/>
        <w:rPr>
          <w:rFonts w:ascii="Arial" w:eastAsia="Arial" w:hAnsi="Arial" w:cs="Arial"/>
          <w:color w:val="000000" w:themeColor="text1"/>
          <w:sz w:val="24"/>
          <w:szCs w:val="24"/>
        </w:rPr>
      </w:pPr>
      <w:r>
        <w:rPr>
          <w:rFonts w:ascii="Arial" w:eastAsia="Arial" w:hAnsi="Arial" w:cs="Arial"/>
          <w:color w:val="000000" w:themeColor="text1"/>
          <w:sz w:val="24"/>
          <w:szCs w:val="24"/>
        </w:rPr>
        <w:t>Pelaporan data dan hasil audit mutu internal, monitoring dan evaluasi kepada pemangku kepentingan internal dan eksternal</w:t>
      </w:r>
    </w:p>
    <w:p w:rsidR="00D200FE" w:rsidRPr="00D200FE" w:rsidRDefault="00D200FE" w:rsidP="00D200FE">
      <w:pPr>
        <w:pStyle w:val="ListParagraph"/>
        <w:numPr>
          <w:ilvl w:val="0"/>
          <w:numId w:val="32"/>
        </w:numPr>
        <w:spacing w:before="41" w:line="275" w:lineRule="auto"/>
        <w:ind w:right="716"/>
        <w:rPr>
          <w:rFonts w:ascii="Arial" w:eastAsia="Arial" w:hAnsi="Arial" w:cs="Arial"/>
          <w:color w:val="000000" w:themeColor="text1"/>
          <w:sz w:val="24"/>
          <w:szCs w:val="24"/>
        </w:rPr>
      </w:pPr>
    </w:p>
    <w:p w:rsidR="00FE0411" w:rsidRPr="00AD46EB" w:rsidRDefault="00FE0411" w:rsidP="007C6B27">
      <w:pPr>
        <w:pStyle w:val="ListParagraph"/>
        <w:spacing w:before="41" w:line="275" w:lineRule="auto"/>
        <w:ind w:right="716"/>
        <w:rPr>
          <w:rFonts w:ascii="Arial" w:eastAsia="Arial" w:hAnsi="Arial" w:cs="Arial"/>
          <w:color w:val="000000" w:themeColor="text1"/>
          <w:sz w:val="24"/>
          <w:szCs w:val="24"/>
        </w:rPr>
      </w:pPr>
    </w:p>
    <w:p w:rsidR="00855DAC" w:rsidRPr="007C6B27" w:rsidRDefault="00AD46EB" w:rsidP="00926F5C">
      <w:pPr>
        <w:pStyle w:val="ListParagraph"/>
        <w:numPr>
          <w:ilvl w:val="0"/>
          <w:numId w:val="31"/>
        </w:numPr>
        <w:spacing w:before="41" w:line="275" w:lineRule="auto"/>
        <w:ind w:right="716"/>
        <w:rPr>
          <w:rFonts w:ascii="Arial" w:eastAsia="Arial" w:hAnsi="Arial" w:cs="Arial"/>
          <w:color w:val="000000" w:themeColor="text1"/>
          <w:sz w:val="24"/>
          <w:szCs w:val="24"/>
        </w:rPr>
      </w:pPr>
      <w:r w:rsidRPr="00AD46EB">
        <w:rPr>
          <w:rFonts w:ascii="Arial" w:eastAsia="Arial" w:hAnsi="Arial" w:cs="Arial"/>
          <w:color w:val="000000" w:themeColor="text1"/>
          <w:sz w:val="24"/>
          <w:szCs w:val="24"/>
        </w:rPr>
        <w:t>Rek</w:t>
      </w:r>
      <w:r w:rsidRPr="00AD46EB">
        <w:rPr>
          <w:rFonts w:ascii="Arial" w:eastAsia="Arial" w:hAnsi="Arial" w:cs="Arial"/>
          <w:color w:val="000000" w:themeColor="text1"/>
          <w:spacing w:val="1"/>
          <w:sz w:val="24"/>
          <w:szCs w:val="24"/>
        </w:rPr>
        <w:t>o</w:t>
      </w:r>
      <w:r w:rsidRPr="00AD46EB">
        <w:rPr>
          <w:rFonts w:ascii="Arial" w:eastAsia="Arial" w:hAnsi="Arial" w:cs="Arial"/>
          <w:color w:val="000000" w:themeColor="text1"/>
          <w:spacing w:val="-1"/>
          <w:sz w:val="24"/>
          <w:szCs w:val="24"/>
        </w:rPr>
        <w:t>m</w:t>
      </w:r>
      <w:r w:rsidRPr="00AD46EB">
        <w:rPr>
          <w:rFonts w:ascii="Arial" w:eastAsia="Arial" w:hAnsi="Arial" w:cs="Arial"/>
          <w:color w:val="000000" w:themeColor="text1"/>
          <w:spacing w:val="1"/>
          <w:sz w:val="24"/>
          <w:szCs w:val="24"/>
        </w:rPr>
        <w:t>en</w:t>
      </w:r>
      <w:r w:rsidRPr="00AD46EB">
        <w:rPr>
          <w:rFonts w:ascii="Arial" w:eastAsia="Arial" w:hAnsi="Arial" w:cs="Arial"/>
          <w:color w:val="000000" w:themeColor="text1"/>
          <w:spacing w:val="-1"/>
          <w:sz w:val="24"/>
          <w:szCs w:val="24"/>
        </w:rPr>
        <w:t>d</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 xml:space="preserve">si </w:t>
      </w:r>
      <w:r w:rsidRPr="00AD46EB">
        <w:rPr>
          <w:rFonts w:ascii="Arial" w:eastAsia="Arial" w:hAnsi="Arial" w:cs="Arial"/>
          <w:color w:val="000000" w:themeColor="text1"/>
          <w:spacing w:val="1"/>
          <w:sz w:val="24"/>
          <w:szCs w:val="24"/>
        </w:rPr>
        <w:t>U</w:t>
      </w:r>
      <w:r w:rsidRPr="00AD46EB">
        <w:rPr>
          <w:rFonts w:ascii="Arial" w:eastAsia="Arial" w:hAnsi="Arial" w:cs="Arial"/>
          <w:color w:val="000000" w:themeColor="text1"/>
          <w:spacing w:val="-1"/>
          <w:sz w:val="24"/>
          <w:szCs w:val="24"/>
        </w:rPr>
        <w:t>n</w:t>
      </w:r>
      <w:r w:rsidRPr="00AD46EB">
        <w:rPr>
          <w:rFonts w:ascii="Arial" w:eastAsia="Arial" w:hAnsi="Arial" w:cs="Arial"/>
          <w:color w:val="000000" w:themeColor="text1"/>
          <w:sz w:val="24"/>
          <w:szCs w:val="24"/>
        </w:rPr>
        <w:t>t</w:t>
      </w:r>
      <w:r w:rsidRPr="00AD46EB">
        <w:rPr>
          <w:rFonts w:ascii="Arial" w:eastAsia="Arial" w:hAnsi="Arial" w:cs="Arial"/>
          <w:color w:val="000000" w:themeColor="text1"/>
          <w:spacing w:val="1"/>
          <w:sz w:val="24"/>
          <w:szCs w:val="24"/>
        </w:rPr>
        <w:t>u</w:t>
      </w:r>
      <w:r w:rsidRPr="00AD46EB">
        <w:rPr>
          <w:rFonts w:ascii="Arial" w:eastAsia="Arial" w:hAnsi="Arial" w:cs="Arial"/>
          <w:color w:val="000000" w:themeColor="text1"/>
          <w:sz w:val="24"/>
          <w:szCs w:val="24"/>
        </w:rPr>
        <w:t>k</w:t>
      </w:r>
      <w:r w:rsidRPr="00AD46EB">
        <w:rPr>
          <w:rFonts w:ascii="Arial" w:eastAsia="Arial" w:hAnsi="Arial" w:cs="Arial"/>
          <w:color w:val="000000" w:themeColor="text1"/>
          <w:spacing w:val="-2"/>
          <w:sz w:val="24"/>
          <w:szCs w:val="24"/>
        </w:rPr>
        <w:t xml:space="preserve"> </w:t>
      </w:r>
      <w:r w:rsidRPr="00AD46EB">
        <w:rPr>
          <w:rFonts w:ascii="Arial" w:eastAsia="Arial" w:hAnsi="Arial" w:cs="Arial"/>
          <w:color w:val="000000" w:themeColor="text1"/>
          <w:spacing w:val="1"/>
          <w:sz w:val="24"/>
          <w:szCs w:val="24"/>
        </w:rPr>
        <w:t>P</w:t>
      </w:r>
      <w:r w:rsidRPr="00AD46EB">
        <w:rPr>
          <w:rFonts w:ascii="Arial" w:eastAsia="Arial" w:hAnsi="Arial" w:cs="Arial"/>
          <w:color w:val="000000" w:themeColor="text1"/>
          <w:spacing w:val="-1"/>
          <w:sz w:val="24"/>
          <w:szCs w:val="24"/>
        </w:rPr>
        <w:t>e</w:t>
      </w:r>
      <w:r w:rsidRPr="00AD46EB">
        <w:rPr>
          <w:rFonts w:ascii="Arial" w:eastAsia="Arial" w:hAnsi="Arial" w:cs="Arial"/>
          <w:color w:val="000000" w:themeColor="text1"/>
          <w:spacing w:val="1"/>
          <w:sz w:val="24"/>
          <w:szCs w:val="24"/>
        </w:rPr>
        <w:t>n</w:t>
      </w:r>
      <w:r w:rsidRPr="00AD46EB">
        <w:rPr>
          <w:rFonts w:ascii="Arial" w:eastAsia="Arial" w:hAnsi="Arial" w:cs="Arial"/>
          <w:color w:val="000000" w:themeColor="text1"/>
          <w:sz w:val="24"/>
          <w:szCs w:val="24"/>
        </w:rPr>
        <w:t>in</w:t>
      </w:r>
      <w:r w:rsidRPr="00AD46EB">
        <w:rPr>
          <w:rFonts w:ascii="Arial" w:eastAsia="Arial" w:hAnsi="Arial" w:cs="Arial"/>
          <w:color w:val="000000" w:themeColor="text1"/>
          <w:spacing w:val="-1"/>
          <w:sz w:val="24"/>
          <w:szCs w:val="24"/>
        </w:rPr>
        <w:t>g</w:t>
      </w:r>
      <w:r w:rsidRPr="00AD46EB">
        <w:rPr>
          <w:rFonts w:ascii="Arial" w:eastAsia="Arial" w:hAnsi="Arial" w:cs="Arial"/>
          <w:color w:val="000000" w:themeColor="text1"/>
          <w:sz w:val="24"/>
          <w:szCs w:val="24"/>
        </w:rPr>
        <w:t>k</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t</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pacing w:val="4"/>
          <w:sz w:val="24"/>
          <w:szCs w:val="24"/>
        </w:rPr>
        <w:t>n</w:t>
      </w:r>
    </w:p>
    <w:p w:rsidR="007C6B27" w:rsidRDefault="00B55CA8" w:rsidP="007C6B27">
      <w:pPr>
        <w:pStyle w:val="ListParagraph"/>
        <w:rPr>
          <w:rFonts w:ascii="Arial" w:eastAsia="Arial" w:hAnsi="Arial" w:cs="Arial"/>
          <w:color w:val="000000" w:themeColor="text1"/>
          <w:sz w:val="24"/>
          <w:szCs w:val="24"/>
        </w:rPr>
      </w:pPr>
      <w:r>
        <w:rPr>
          <w:rFonts w:ascii="Arial" w:eastAsia="Arial" w:hAnsi="Arial" w:cs="Arial"/>
          <w:color w:val="000000" w:themeColor="text1"/>
          <w:sz w:val="24"/>
          <w:szCs w:val="24"/>
        </w:rPr>
        <w:t>Sejauh ini Universitas Ma Chung tengah berupaya melaksanakan praktik baik hasil rekomendasi para pakar, asesor akreditasi hingga asesor hibah, diantaranya:</w:t>
      </w:r>
    </w:p>
    <w:p w:rsidR="001B5488" w:rsidRDefault="001B5488" w:rsidP="00B55CA8">
      <w:pPr>
        <w:pStyle w:val="ListParagraph"/>
        <w:numPr>
          <w:ilvl w:val="0"/>
          <w:numId w:val="34"/>
        </w:numPr>
        <w:rPr>
          <w:rFonts w:ascii="Arial" w:eastAsia="Arial" w:hAnsi="Arial" w:cs="Arial"/>
          <w:color w:val="000000" w:themeColor="text1"/>
          <w:sz w:val="24"/>
          <w:szCs w:val="24"/>
        </w:rPr>
      </w:pPr>
      <w:r>
        <w:rPr>
          <w:rFonts w:ascii="Arial" w:eastAsia="Arial" w:hAnsi="Arial" w:cs="Arial"/>
          <w:color w:val="000000" w:themeColor="text1"/>
          <w:sz w:val="24"/>
          <w:szCs w:val="24"/>
        </w:rPr>
        <w:t>Penajaman mata kuliah program studi sebagai mata kuliah unggulan yang sesuai dengan visi dan misi program studi</w:t>
      </w:r>
    </w:p>
    <w:p w:rsidR="001B5488" w:rsidRDefault="001B5488" w:rsidP="00B55CA8">
      <w:pPr>
        <w:pStyle w:val="ListParagraph"/>
        <w:numPr>
          <w:ilvl w:val="0"/>
          <w:numId w:val="34"/>
        </w:numPr>
        <w:rPr>
          <w:rFonts w:ascii="Arial" w:eastAsia="Arial" w:hAnsi="Arial" w:cs="Arial"/>
          <w:color w:val="000000" w:themeColor="text1"/>
          <w:sz w:val="24"/>
          <w:szCs w:val="24"/>
        </w:rPr>
      </w:pPr>
      <w:r>
        <w:rPr>
          <w:rFonts w:ascii="Arial" w:eastAsia="Arial" w:hAnsi="Arial" w:cs="Arial"/>
          <w:color w:val="000000" w:themeColor="text1"/>
          <w:sz w:val="24"/>
          <w:szCs w:val="24"/>
        </w:rPr>
        <w:t>Penguatan program dan tata pamong MBKM</w:t>
      </w:r>
    </w:p>
    <w:p w:rsidR="001B5488" w:rsidRDefault="00B55CA8" w:rsidP="005019AD">
      <w:pPr>
        <w:pStyle w:val="ListParagraph"/>
        <w:numPr>
          <w:ilvl w:val="0"/>
          <w:numId w:val="34"/>
        </w:numPr>
        <w:rPr>
          <w:rFonts w:ascii="Arial" w:eastAsia="Arial" w:hAnsi="Arial" w:cs="Arial"/>
          <w:color w:val="000000" w:themeColor="text1"/>
          <w:sz w:val="24"/>
          <w:szCs w:val="24"/>
        </w:rPr>
      </w:pPr>
      <w:r>
        <w:rPr>
          <w:rFonts w:ascii="Arial" w:eastAsia="Arial" w:hAnsi="Arial" w:cs="Arial"/>
          <w:color w:val="000000" w:themeColor="text1"/>
          <w:sz w:val="24"/>
          <w:szCs w:val="24"/>
        </w:rPr>
        <w:t xml:space="preserve">Pemanfaatan </w:t>
      </w:r>
      <w:r w:rsidR="001B5488">
        <w:rPr>
          <w:rFonts w:ascii="Arial" w:eastAsia="Arial" w:hAnsi="Arial" w:cs="Arial"/>
          <w:color w:val="000000" w:themeColor="text1"/>
          <w:sz w:val="24"/>
          <w:szCs w:val="24"/>
        </w:rPr>
        <w:t xml:space="preserve">MS Teams untuk kegiatan </w:t>
      </w:r>
      <w:r w:rsidR="001B5488" w:rsidRPr="001B5488">
        <w:rPr>
          <w:rFonts w:ascii="Arial" w:eastAsia="Arial" w:hAnsi="Arial" w:cs="Arial"/>
          <w:i/>
          <w:color w:val="000000" w:themeColor="text1"/>
          <w:sz w:val="24"/>
          <w:szCs w:val="24"/>
        </w:rPr>
        <w:t>blended learning</w:t>
      </w:r>
      <w:r w:rsidR="001B5488">
        <w:rPr>
          <w:rFonts w:ascii="Arial" w:eastAsia="Arial" w:hAnsi="Arial" w:cs="Arial"/>
          <w:color w:val="000000" w:themeColor="text1"/>
          <w:sz w:val="24"/>
          <w:szCs w:val="24"/>
        </w:rPr>
        <w:t>, monevin dan audit internal</w:t>
      </w:r>
    </w:p>
    <w:p w:rsidR="005019AD" w:rsidRDefault="005019AD" w:rsidP="005019AD">
      <w:pPr>
        <w:pStyle w:val="ListParagraph"/>
        <w:numPr>
          <w:ilvl w:val="0"/>
          <w:numId w:val="34"/>
        </w:numPr>
        <w:rPr>
          <w:rFonts w:ascii="Arial" w:eastAsia="Arial" w:hAnsi="Arial" w:cs="Arial"/>
          <w:color w:val="000000" w:themeColor="text1"/>
          <w:sz w:val="24"/>
          <w:szCs w:val="24"/>
        </w:rPr>
      </w:pPr>
      <w:r>
        <w:rPr>
          <w:rFonts w:ascii="Arial" w:eastAsia="Arial" w:hAnsi="Arial" w:cs="Arial"/>
          <w:color w:val="000000" w:themeColor="text1"/>
          <w:sz w:val="24"/>
          <w:szCs w:val="24"/>
        </w:rPr>
        <w:t>Pemanfaatan sistem informasi dan data sebagai dasar pengambilan keputusan manajemen</w:t>
      </w:r>
    </w:p>
    <w:p w:rsidR="005019AD" w:rsidRDefault="004C7667" w:rsidP="005019AD">
      <w:pPr>
        <w:pStyle w:val="ListParagraph"/>
        <w:numPr>
          <w:ilvl w:val="0"/>
          <w:numId w:val="34"/>
        </w:numPr>
        <w:rPr>
          <w:rFonts w:ascii="Arial" w:eastAsia="Arial" w:hAnsi="Arial" w:cs="Arial"/>
          <w:color w:val="000000" w:themeColor="text1"/>
          <w:sz w:val="24"/>
          <w:szCs w:val="24"/>
        </w:rPr>
      </w:pPr>
      <w:r>
        <w:rPr>
          <w:rFonts w:ascii="Arial" w:eastAsia="Arial" w:hAnsi="Arial" w:cs="Arial"/>
          <w:color w:val="000000" w:themeColor="text1"/>
          <w:sz w:val="24"/>
          <w:szCs w:val="24"/>
        </w:rPr>
        <w:t xml:space="preserve">Benchmarking penjaminan mutu </w:t>
      </w:r>
      <w:ins w:id="16" w:author="Irfan Tri Raharjo, SE" w:date="2024-12-23T08:16:00Z">
        <w:r w:rsidR="00394117">
          <w:rPr>
            <w:rFonts w:ascii="Arial" w:eastAsia="Arial" w:hAnsi="Arial" w:cs="Arial"/>
            <w:color w:val="000000" w:themeColor="text1"/>
            <w:sz w:val="24"/>
            <w:szCs w:val="24"/>
          </w:rPr>
          <w:t xml:space="preserve">melalui kegiatan </w:t>
        </w:r>
      </w:ins>
      <w:ins w:id="17" w:author="Irfan Tri Raharjo, SE" w:date="2024-12-23T08:18:00Z">
        <w:r w:rsidR="00394117">
          <w:rPr>
            <w:rFonts w:ascii="Arial" w:eastAsia="Arial" w:hAnsi="Arial" w:cs="Arial"/>
            <w:color w:val="000000" w:themeColor="text1"/>
            <w:sz w:val="24"/>
            <w:szCs w:val="24"/>
          </w:rPr>
          <w:fldChar w:fldCharType="begin"/>
        </w:r>
        <w:r w:rsidR="00394117">
          <w:rPr>
            <w:rFonts w:ascii="Arial" w:eastAsia="Arial" w:hAnsi="Arial" w:cs="Arial"/>
            <w:color w:val="000000" w:themeColor="text1"/>
            <w:sz w:val="24"/>
            <w:szCs w:val="24"/>
          </w:rPr>
          <w:instrText xml:space="preserve"> HYPERLINK "https://www.youtube.com/watch?v=IX2wT-v4r6w" </w:instrText>
        </w:r>
        <w:r w:rsidR="00394117">
          <w:rPr>
            <w:rFonts w:ascii="Arial" w:eastAsia="Arial" w:hAnsi="Arial" w:cs="Arial"/>
            <w:color w:val="000000" w:themeColor="text1"/>
            <w:sz w:val="24"/>
            <w:szCs w:val="24"/>
          </w:rPr>
          <w:fldChar w:fldCharType="separate"/>
        </w:r>
        <w:r w:rsidR="00394117" w:rsidRPr="00394117">
          <w:rPr>
            <w:rStyle w:val="Hyperlink"/>
            <w:rFonts w:ascii="Arial" w:eastAsia="Arial" w:hAnsi="Arial" w:cs="Arial"/>
            <w:sz w:val="24"/>
            <w:szCs w:val="24"/>
          </w:rPr>
          <w:t>workshop bersama pakar penjaminan mutu dan MBKM</w:t>
        </w:r>
        <w:r w:rsidR="00394117">
          <w:rPr>
            <w:rFonts w:ascii="Arial" w:eastAsia="Arial" w:hAnsi="Arial" w:cs="Arial"/>
            <w:color w:val="000000" w:themeColor="text1"/>
            <w:sz w:val="24"/>
            <w:szCs w:val="24"/>
          </w:rPr>
          <w:fldChar w:fldCharType="end"/>
        </w:r>
      </w:ins>
      <w:ins w:id="18" w:author="Irfan Tri Raharjo, SE" w:date="2024-12-23T08:16:00Z">
        <w:r w:rsidR="00394117">
          <w:rPr>
            <w:rFonts w:ascii="Arial" w:eastAsia="Arial" w:hAnsi="Arial" w:cs="Arial"/>
            <w:color w:val="000000" w:themeColor="text1"/>
            <w:sz w:val="24"/>
            <w:szCs w:val="24"/>
          </w:rPr>
          <w:t xml:space="preserve">, </w:t>
        </w:r>
      </w:ins>
      <w:ins w:id="19" w:author="Irfan Tri Raharjo, SE" w:date="2024-12-23T08:18:00Z">
        <w:r w:rsidR="00394117">
          <w:rPr>
            <w:rFonts w:ascii="Arial" w:eastAsia="Arial" w:hAnsi="Arial" w:cs="Arial"/>
            <w:color w:val="000000" w:themeColor="text1"/>
            <w:sz w:val="24"/>
            <w:szCs w:val="24"/>
          </w:rPr>
          <w:fldChar w:fldCharType="begin"/>
        </w:r>
        <w:r w:rsidR="00394117">
          <w:rPr>
            <w:rFonts w:ascii="Arial" w:eastAsia="Arial" w:hAnsi="Arial" w:cs="Arial"/>
            <w:color w:val="000000" w:themeColor="text1"/>
            <w:sz w:val="24"/>
            <w:szCs w:val="24"/>
          </w:rPr>
          <w:instrText xml:space="preserve"> HYPERLINK "https://www.youtube.com/watch?v=CmzhtRiusnY" </w:instrText>
        </w:r>
        <w:r w:rsidR="00394117">
          <w:rPr>
            <w:rFonts w:ascii="Arial" w:eastAsia="Arial" w:hAnsi="Arial" w:cs="Arial"/>
            <w:color w:val="000000" w:themeColor="text1"/>
            <w:sz w:val="24"/>
            <w:szCs w:val="24"/>
          </w:rPr>
          <w:fldChar w:fldCharType="separate"/>
        </w:r>
        <w:r w:rsidR="00394117" w:rsidRPr="00394117">
          <w:rPr>
            <w:rStyle w:val="Hyperlink"/>
            <w:rFonts w:ascii="Arial" w:eastAsia="Arial" w:hAnsi="Arial" w:cs="Arial"/>
            <w:sz w:val="24"/>
            <w:szCs w:val="24"/>
          </w:rPr>
          <w:t>FGD kurikulum dan MBKM</w:t>
        </w:r>
        <w:r w:rsidR="00394117">
          <w:rPr>
            <w:rFonts w:ascii="Arial" w:eastAsia="Arial" w:hAnsi="Arial" w:cs="Arial"/>
            <w:color w:val="000000" w:themeColor="text1"/>
            <w:sz w:val="24"/>
            <w:szCs w:val="24"/>
          </w:rPr>
          <w:fldChar w:fldCharType="end"/>
        </w:r>
      </w:ins>
    </w:p>
    <w:p w:rsidR="004C7667" w:rsidRDefault="004C7667" w:rsidP="004C7667">
      <w:pPr>
        <w:pStyle w:val="ListParagraph"/>
        <w:numPr>
          <w:ilvl w:val="0"/>
          <w:numId w:val="34"/>
        </w:numPr>
        <w:rPr>
          <w:ins w:id="20" w:author="Irfan Tri Raharjo, SE" w:date="2024-12-23T08:15:00Z"/>
          <w:rFonts w:ascii="Arial" w:eastAsia="Arial" w:hAnsi="Arial" w:cs="Arial"/>
          <w:color w:val="000000" w:themeColor="text1"/>
          <w:sz w:val="24"/>
          <w:szCs w:val="24"/>
        </w:rPr>
      </w:pPr>
      <w:r>
        <w:rPr>
          <w:rFonts w:ascii="Arial" w:eastAsia="Arial" w:hAnsi="Arial" w:cs="Arial"/>
          <w:color w:val="000000" w:themeColor="text1"/>
          <w:sz w:val="24"/>
          <w:szCs w:val="24"/>
        </w:rPr>
        <w:t>Penjaringan umpan balik dari alumni, pengguna lulusan, pakar dan mitra kerja sama</w:t>
      </w:r>
      <w:ins w:id="21" w:author="Irfan Tri Raharjo, SE" w:date="2024-12-23T08:07:00Z">
        <w:r>
          <w:rPr>
            <w:rFonts w:ascii="Arial" w:eastAsia="Arial" w:hAnsi="Arial" w:cs="Arial"/>
            <w:color w:val="000000" w:themeColor="text1"/>
            <w:sz w:val="24"/>
            <w:szCs w:val="24"/>
          </w:rPr>
          <w:t>.</w:t>
        </w:r>
      </w:ins>
    </w:p>
    <w:p w:rsidR="00394117" w:rsidRPr="004C7667" w:rsidRDefault="00394117" w:rsidP="004C7667">
      <w:pPr>
        <w:pStyle w:val="ListParagraph"/>
        <w:numPr>
          <w:ilvl w:val="0"/>
          <w:numId w:val="34"/>
        </w:numPr>
        <w:rPr>
          <w:rFonts w:ascii="Arial" w:eastAsia="Arial" w:hAnsi="Arial" w:cs="Arial"/>
          <w:color w:val="000000" w:themeColor="text1"/>
          <w:sz w:val="24"/>
          <w:szCs w:val="24"/>
          <w:rPrChange w:id="22" w:author="Irfan Tri Raharjo, SE" w:date="2024-12-23T08:07:00Z">
            <w:rPr>
              <w:rFonts w:eastAsia="Arial"/>
            </w:rPr>
          </w:rPrChange>
        </w:rPr>
      </w:pPr>
    </w:p>
    <w:p w:rsidR="006D4D5D" w:rsidRPr="005019AD" w:rsidRDefault="006D4D5D" w:rsidP="004C7667">
      <w:pPr>
        <w:pStyle w:val="ListParagraph"/>
        <w:ind w:left="1440"/>
        <w:rPr>
          <w:rFonts w:ascii="Arial" w:eastAsia="Arial" w:hAnsi="Arial" w:cs="Arial"/>
          <w:color w:val="000000" w:themeColor="text1"/>
          <w:sz w:val="24"/>
          <w:szCs w:val="24"/>
        </w:rPr>
      </w:pPr>
    </w:p>
    <w:p w:rsidR="00263807" w:rsidRDefault="00263807" w:rsidP="00263807">
      <w:pPr>
        <w:spacing w:before="41" w:line="275" w:lineRule="auto"/>
        <w:ind w:right="716"/>
        <w:rPr>
          <w:rFonts w:ascii="Arial" w:eastAsia="Arial" w:hAnsi="Arial" w:cs="Arial"/>
          <w:color w:val="000000" w:themeColor="text1"/>
          <w:sz w:val="24"/>
          <w:szCs w:val="24"/>
        </w:rPr>
      </w:pPr>
    </w:p>
    <w:p w:rsidR="00855DAC" w:rsidRDefault="00855DAC" w:rsidP="00855DAC">
      <w:pPr>
        <w:spacing w:before="29"/>
        <w:ind w:left="149"/>
        <w:rPr>
          <w:rFonts w:ascii="Arial" w:eastAsia="Arial" w:hAnsi="Arial" w:cs="Arial"/>
          <w:sz w:val="24"/>
          <w:szCs w:val="24"/>
        </w:rPr>
      </w:pPr>
      <w:r>
        <w:rPr>
          <w:rFonts w:ascii="Arial" w:eastAsia="Arial" w:hAnsi="Arial" w:cs="Arial"/>
          <w:spacing w:val="1"/>
          <w:sz w:val="24"/>
          <w:szCs w:val="24"/>
        </w:rPr>
        <w:t>2</w:t>
      </w:r>
      <w:r>
        <w:rPr>
          <w:rFonts w:ascii="Arial" w:eastAsia="Arial" w:hAnsi="Arial" w:cs="Arial"/>
          <w:sz w:val="24"/>
          <w:szCs w:val="24"/>
        </w:rPr>
        <w:t>.2</w:t>
      </w:r>
      <w:r>
        <w:rPr>
          <w:rFonts w:ascii="Arial" w:eastAsia="Arial" w:hAnsi="Arial" w:cs="Arial"/>
          <w:spacing w:val="2"/>
          <w:sz w:val="24"/>
          <w:szCs w:val="24"/>
        </w:rPr>
        <w:t xml:space="preserve"> </w:t>
      </w:r>
      <w:r>
        <w:rPr>
          <w:rFonts w:ascii="Arial" w:eastAsia="Arial" w:hAnsi="Arial" w:cs="Arial"/>
          <w:sz w:val="24"/>
          <w:szCs w:val="24"/>
        </w:rPr>
        <w:t>Sik</w:t>
      </w:r>
      <w:r>
        <w:rPr>
          <w:rFonts w:ascii="Arial" w:eastAsia="Arial" w:hAnsi="Arial" w:cs="Arial"/>
          <w:spacing w:val="-1"/>
          <w:sz w:val="24"/>
          <w:szCs w:val="24"/>
        </w:rPr>
        <w:t>l</w:t>
      </w:r>
      <w:r>
        <w:rPr>
          <w:rFonts w:ascii="Arial" w:eastAsia="Arial" w:hAnsi="Arial" w:cs="Arial"/>
          <w:spacing w:val="1"/>
          <w:sz w:val="24"/>
          <w:szCs w:val="24"/>
        </w:rPr>
        <w:t>u</w:t>
      </w:r>
      <w:r>
        <w:rPr>
          <w:rFonts w:ascii="Arial" w:eastAsia="Arial" w:hAnsi="Arial" w:cs="Arial"/>
          <w:sz w:val="24"/>
          <w:szCs w:val="24"/>
        </w:rPr>
        <w:t>s</w:t>
      </w:r>
      <w:r>
        <w:rPr>
          <w:rFonts w:ascii="Arial" w:eastAsia="Arial" w:hAnsi="Arial" w:cs="Arial"/>
          <w:spacing w:val="-2"/>
          <w:sz w:val="24"/>
          <w:szCs w:val="24"/>
        </w:rPr>
        <w:t xml:space="preserve"> </w:t>
      </w:r>
      <w:r>
        <w:rPr>
          <w:rFonts w:ascii="Arial" w:eastAsia="Arial" w:hAnsi="Arial" w:cs="Arial"/>
          <w:spacing w:val="1"/>
          <w:sz w:val="24"/>
          <w:szCs w:val="24"/>
        </w:rPr>
        <w:t>S</w:t>
      </w:r>
      <w:r>
        <w:rPr>
          <w:rFonts w:ascii="Arial" w:eastAsia="Arial" w:hAnsi="Arial" w:cs="Arial"/>
          <w:sz w:val="24"/>
          <w:szCs w:val="24"/>
        </w:rPr>
        <w:t>ist</w:t>
      </w:r>
      <w:r>
        <w:rPr>
          <w:rFonts w:ascii="Arial" w:eastAsia="Arial" w:hAnsi="Arial" w:cs="Arial"/>
          <w:spacing w:val="-1"/>
          <w:sz w:val="24"/>
          <w:szCs w:val="24"/>
        </w:rPr>
        <w:t>e</w:t>
      </w:r>
      <w:r>
        <w:rPr>
          <w:rFonts w:ascii="Arial" w:eastAsia="Arial" w:hAnsi="Arial" w:cs="Arial"/>
          <w:sz w:val="24"/>
          <w:szCs w:val="24"/>
        </w:rPr>
        <w:t>m P</w:t>
      </w:r>
      <w:r>
        <w:rPr>
          <w:rFonts w:ascii="Arial" w:eastAsia="Arial" w:hAnsi="Arial" w:cs="Arial"/>
          <w:spacing w:val="1"/>
          <w:sz w:val="24"/>
          <w:szCs w:val="24"/>
        </w:rPr>
        <w:t>en</w:t>
      </w:r>
      <w:r>
        <w:rPr>
          <w:rFonts w:ascii="Arial" w:eastAsia="Arial" w:hAnsi="Arial" w:cs="Arial"/>
          <w:spacing w:val="-3"/>
          <w:sz w:val="24"/>
          <w:szCs w:val="24"/>
        </w:rPr>
        <w:t>j</w:t>
      </w:r>
      <w:r>
        <w:rPr>
          <w:rFonts w:ascii="Arial" w:eastAsia="Arial" w:hAnsi="Arial" w:cs="Arial"/>
          <w:spacing w:val="1"/>
          <w:sz w:val="24"/>
          <w:szCs w:val="24"/>
        </w:rPr>
        <w:t>am</w:t>
      </w:r>
      <w:r>
        <w:rPr>
          <w:rFonts w:ascii="Arial" w:eastAsia="Arial" w:hAnsi="Arial" w:cs="Arial"/>
          <w:sz w:val="24"/>
          <w:szCs w:val="24"/>
        </w:rPr>
        <w:t>i</w:t>
      </w:r>
      <w:r>
        <w:rPr>
          <w:rFonts w:ascii="Arial" w:eastAsia="Arial" w:hAnsi="Arial" w:cs="Arial"/>
          <w:spacing w:val="-2"/>
          <w:sz w:val="24"/>
          <w:szCs w:val="24"/>
        </w:rPr>
        <w:t>n</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Mu</w:t>
      </w:r>
      <w:r>
        <w:rPr>
          <w:rFonts w:ascii="Arial" w:eastAsia="Arial" w:hAnsi="Arial" w:cs="Arial"/>
          <w:spacing w:val="-2"/>
          <w:sz w:val="24"/>
          <w:szCs w:val="24"/>
        </w:rPr>
        <w:t>t</w:t>
      </w:r>
      <w:r>
        <w:rPr>
          <w:rFonts w:ascii="Arial" w:eastAsia="Arial" w:hAnsi="Arial" w:cs="Arial"/>
          <w:sz w:val="24"/>
          <w:szCs w:val="24"/>
        </w:rPr>
        <w:t>u</w:t>
      </w:r>
      <w:r>
        <w:rPr>
          <w:rFonts w:ascii="Arial" w:eastAsia="Arial" w:hAnsi="Arial" w:cs="Arial"/>
          <w:spacing w:val="1"/>
          <w:sz w:val="24"/>
          <w:szCs w:val="24"/>
        </w:rPr>
        <w:t xml:space="preserve"> </w:t>
      </w:r>
      <w:r>
        <w:rPr>
          <w:rFonts w:ascii="Arial" w:eastAsia="Arial" w:hAnsi="Arial" w:cs="Arial"/>
          <w:spacing w:val="-1"/>
          <w:sz w:val="24"/>
          <w:szCs w:val="24"/>
        </w:rPr>
        <w:t>I</w:t>
      </w:r>
      <w:r>
        <w:rPr>
          <w:rFonts w:ascii="Arial" w:eastAsia="Arial" w:hAnsi="Arial" w:cs="Arial"/>
          <w:spacing w:val="1"/>
          <w:sz w:val="24"/>
          <w:szCs w:val="24"/>
        </w:rPr>
        <w:t>n</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2"/>
          <w:sz w:val="24"/>
          <w:szCs w:val="24"/>
        </w:rPr>
        <w:t>n</w:t>
      </w:r>
      <w:r>
        <w:rPr>
          <w:rFonts w:ascii="Arial" w:eastAsia="Arial" w:hAnsi="Arial" w:cs="Arial"/>
          <w:spacing w:val="1"/>
          <w:sz w:val="24"/>
          <w:szCs w:val="24"/>
        </w:rPr>
        <w:t>a</w:t>
      </w:r>
      <w:r>
        <w:rPr>
          <w:rFonts w:ascii="Arial" w:eastAsia="Arial" w:hAnsi="Arial" w:cs="Arial"/>
          <w:sz w:val="24"/>
          <w:szCs w:val="24"/>
        </w:rPr>
        <w:t>l</w:t>
      </w:r>
    </w:p>
    <w:p w:rsidR="00855DAC" w:rsidRDefault="00855DAC" w:rsidP="00855DAC">
      <w:pPr>
        <w:spacing w:line="160" w:lineRule="exact"/>
        <w:rPr>
          <w:sz w:val="16"/>
          <w:szCs w:val="16"/>
        </w:rPr>
      </w:pPr>
    </w:p>
    <w:p w:rsidR="00855DAC" w:rsidRDefault="00855DAC" w:rsidP="00855DAC">
      <w:pPr>
        <w:spacing w:line="200" w:lineRule="exact"/>
      </w:pPr>
    </w:p>
    <w:p w:rsidR="00855DAC" w:rsidRPr="00DB0FF4" w:rsidRDefault="00855DAC" w:rsidP="00855DAC">
      <w:pPr>
        <w:spacing w:line="275" w:lineRule="auto"/>
        <w:ind w:left="574" w:right="66"/>
        <w:jc w:val="both"/>
        <w:rPr>
          <w:rFonts w:ascii="Arial" w:eastAsia="Arial" w:hAnsi="Arial" w:cs="Arial"/>
          <w:i/>
          <w:color w:val="5B9BD5" w:themeColor="accent1"/>
          <w:sz w:val="24"/>
          <w:szCs w:val="24"/>
        </w:rPr>
      </w:pPr>
      <w:r w:rsidRPr="00DB0FF4">
        <w:rPr>
          <w:rFonts w:ascii="Arial" w:eastAsia="Arial" w:hAnsi="Arial" w:cs="Arial"/>
          <w:i/>
          <w:color w:val="5B9BD5" w:themeColor="accent1"/>
          <w:sz w:val="24"/>
          <w:szCs w:val="24"/>
        </w:rPr>
        <w:t>U</w:t>
      </w:r>
      <w:r w:rsidRPr="00DB0FF4">
        <w:rPr>
          <w:rFonts w:ascii="Arial" w:eastAsia="Arial" w:hAnsi="Arial" w:cs="Arial"/>
          <w:i/>
          <w:color w:val="5B9BD5" w:themeColor="accent1"/>
          <w:spacing w:val="-1"/>
          <w:sz w:val="24"/>
          <w:szCs w:val="24"/>
        </w:rPr>
        <w:t>r</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ikan</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z w:val="24"/>
          <w:szCs w:val="24"/>
        </w:rPr>
        <w:t>lak</w:t>
      </w:r>
      <w:r w:rsidRPr="00DB0FF4">
        <w:rPr>
          <w:rFonts w:ascii="Arial" w:eastAsia="Arial" w:hAnsi="Arial" w:cs="Arial"/>
          <w:i/>
          <w:color w:val="5B9BD5" w:themeColor="accent1"/>
          <w:spacing w:val="-2"/>
          <w:sz w:val="24"/>
          <w:szCs w:val="24"/>
        </w:rPr>
        <w:t>s</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n </w:t>
      </w:r>
      <w:r w:rsidRPr="00DB0FF4">
        <w:rPr>
          <w:rFonts w:ascii="Arial" w:eastAsia="Arial" w:hAnsi="Arial" w:cs="Arial"/>
          <w:i/>
          <w:color w:val="5B9BD5" w:themeColor="accent1"/>
          <w:spacing w:val="1"/>
          <w:sz w:val="24"/>
          <w:szCs w:val="24"/>
        </w:rPr>
        <w:t>pen</w:t>
      </w:r>
      <w:r w:rsidRPr="00DB0FF4">
        <w:rPr>
          <w:rFonts w:ascii="Arial" w:eastAsia="Arial" w:hAnsi="Arial" w:cs="Arial"/>
          <w:i/>
          <w:color w:val="5B9BD5" w:themeColor="accent1"/>
          <w:sz w:val="24"/>
          <w:szCs w:val="24"/>
        </w:rPr>
        <w:t>j</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n</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n </w:t>
      </w:r>
      <w:r w:rsidRPr="00DB0FF4">
        <w:rPr>
          <w:rFonts w:ascii="Arial" w:eastAsia="Arial" w:hAnsi="Arial" w:cs="Arial"/>
          <w:i/>
          <w:color w:val="5B9BD5" w:themeColor="accent1"/>
          <w:spacing w:val="1"/>
          <w:sz w:val="24"/>
          <w:szCs w:val="24"/>
        </w:rPr>
        <w:t>mu</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z w:val="24"/>
          <w:szCs w:val="24"/>
        </w:rPr>
        <w:t>u</w:t>
      </w:r>
      <w:r w:rsidRPr="00DB0FF4">
        <w:rPr>
          <w:rFonts w:ascii="Arial" w:eastAsia="Arial" w:hAnsi="Arial" w:cs="Arial"/>
          <w:i/>
          <w:color w:val="5B9BD5" w:themeColor="accent1"/>
          <w:spacing w:val="7"/>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a s</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luruh</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 xml:space="preserve"> o</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2"/>
          <w:sz w:val="24"/>
          <w:szCs w:val="24"/>
        </w:rPr>
        <w:t>g</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3"/>
          <w:sz w:val="24"/>
          <w:szCs w:val="24"/>
        </w:rPr>
        <w:t>s</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si</w:t>
      </w:r>
      <w:r w:rsidRPr="00DB0FF4">
        <w:rPr>
          <w:rFonts w:ascii="Arial" w:eastAsia="Arial" w:hAnsi="Arial" w:cs="Arial"/>
          <w:i/>
          <w:color w:val="5B9BD5" w:themeColor="accent1"/>
          <w:spacing w:val="1"/>
          <w:sz w:val="24"/>
          <w:szCs w:val="24"/>
        </w:rPr>
        <w:t xml:space="preserve"> pe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2"/>
          <w:sz w:val="24"/>
          <w:szCs w:val="24"/>
        </w:rPr>
        <w:t>g</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ru</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 ti</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gg</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rkait</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den</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3"/>
          <w:sz w:val="24"/>
          <w:szCs w:val="24"/>
        </w:rPr>
        <w:t>i</w:t>
      </w:r>
      <w:r w:rsidRPr="00DB0FF4">
        <w:rPr>
          <w:rFonts w:ascii="Arial" w:eastAsia="Arial" w:hAnsi="Arial" w:cs="Arial"/>
          <w:i/>
          <w:color w:val="5B9BD5" w:themeColor="accent1"/>
          <w:sz w:val="24"/>
          <w:szCs w:val="24"/>
        </w:rPr>
        <w:t>klus</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u</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h</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pa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z w:val="24"/>
          <w:szCs w:val="24"/>
        </w:rPr>
        <w:t>SP</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2"/>
          <w:sz w:val="24"/>
          <w:szCs w:val="24"/>
        </w:rPr>
        <w:t>y</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z w:val="24"/>
          <w:szCs w:val="24"/>
        </w:rPr>
        <w:t>g</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rdi</w:t>
      </w:r>
      <w:r w:rsidRPr="00DB0FF4">
        <w:rPr>
          <w:rFonts w:ascii="Arial" w:eastAsia="Arial" w:hAnsi="Arial" w:cs="Arial"/>
          <w:i/>
          <w:color w:val="5B9BD5" w:themeColor="accent1"/>
          <w:spacing w:val="-1"/>
          <w:sz w:val="24"/>
          <w:szCs w:val="24"/>
        </w:rPr>
        <w:t>r</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4"/>
          <w:sz w:val="24"/>
          <w:szCs w:val="24"/>
        </w:rPr>
        <w:t xml:space="preserve"> </w:t>
      </w:r>
      <w:r w:rsidRPr="00DB0FF4">
        <w:rPr>
          <w:rFonts w:ascii="Arial" w:eastAsia="Arial" w:hAnsi="Arial" w:cs="Arial"/>
          <w:i/>
          <w:color w:val="5B9BD5" w:themeColor="accent1"/>
          <w:spacing w:val="1"/>
          <w:sz w:val="24"/>
          <w:szCs w:val="24"/>
        </w:rPr>
        <w:t>1</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 st</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r,  </w:t>
      </w:r>
      <w:r w:rsidRPr="00DB0FF4">
        <w:rPr>
          <w:rFonts w:ascii="Arial" w:eastAsia="Arial" w:hAnsi="Arial" w:cs="Arial"/>
          <w:i/>
          <w:color w:val="5B9BD5" w:themeColor="accent1"/>
          <w:spacing w:val="6"/>
          <w:sz w:val="24"/>
          <w:szCs w:val="24"/>
        </w:rPr>
        <w:t xml:space="preserve"> </w:t>
      </w:r>
      <w:r w:rsidRPr="00DB0FF4">
        <w:rPr>
          <w:rFonts w:ascii="Arial" w:eastAsia="Arial" w:hAnsi="Arial" w:cs="Arial"/>
          <w:i/>
          <w:color w:val="5B9BD5" w:themeColor="accent1"/>
          <w:spacing w:val="1"/>
          <w:sz w:val="24"/>
          <w:szCs w:val="24"/>
        </w:rPr>
        <w:t>2</w:t>
      </w:r>
      <w:r w:rsidRPr="00DB0FF4">
        <w:rPr>
          <w:rFonts w:ascii="Arial" w:eastAsia="Arial" w:hAnsi="Arial" w:cs="Arial"/>
          <w:i/>
          <w:color w:val="5B9BD5" w:themeColor="accent1"/>
          <w:sz w:val="24"/>
          <w:szCs w:val="24"/>
        </w:rPr>
        <w:t xml:space="preserve">)  </w:t>
      </w:r>
      <w:r w:rsidRPr="00DB0FF4">
        <w:rPr>
          <w:rFonts w:ascii="Arial" w:eastAsia="Arial" w:hAnsi="Arial" w:cs="Arial"/>
          <w:i/>
          <w:color w:val="5B9BD5" w:themeColor="accent1"/>
          <w:spacing w:val="4"/>
          <w:sz w:val="24"/>
          <w:szCs w:val="24"/>
        </w:rPr>
        <w:t xml:space="preserve">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z w:val="24"/>
          <w:szCs w:val="24"/>
        </w:rPr>
        <w:t>lak</w:t>
      </w:r>
      <w:r w:rsidRPr="00DB0FF4">
        <w:rPr>
          <w:rFonts w:ascii="Arial" w:eastAsia="Arial" w:hAnsi="Arial" w:cs="Arial"/>
          <w:i/>
          <w:color w:val="5B9BD5" w:themeColor="accent1"/>
          <w:spacing w:val="-2"/>
          <w:sz w:val="24"/>
          <w:szCs w:val="24"/>
        </w:rPr>
        <w:t>s</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aa</w:t>
      </w:r>
      <w:r w:rsidRPr="00DB0FF4">
        <w:rPr>
          <w:rFonts w:ascii="Arial" w:eastAsia="Arial" w:hAnsi="Arial" w:cs="Arial"/>
          <w:i/>
          <w:color w:val="5B9BD5" w:themeColor="accent1"/>
          <w:sz w:val="24"/>
          <w:szCs w:val="24"/>
        </w:rPr>
        <w:t xml:space="preserve">n  </w:t>
      </w:r>
      <w:r w:rsidRPr="00DB0FF4">
        <w:rPr>
          <w:rFonts w:ascii="Arial" w:eastAsia="Arial" w:hAnsi="Arial" w:cs="Arial"/>
          <w:i/>
          <w:color w:val="5B9BD5" w:themeColor="accent1"/>
          <w:spacing w:val="7"/>
          <w:sz w:val="24"/>
          <w:szCs w:val="24"/>
        </w:rPr>
        <w:t xml:space="preserve"> </w:t>
      </w:r>
      <w:r w:rsidRPr="00DB0FF4">
        <w:rPr>
          <w:rFonts w:ascii="Arial" w:eastAsia="Arial" w:hAnsi="Arial" w:cs="Arial"/>
          <w:i/>
          <w:color w:val="5B9BD5" w:themeColor="accent1"/>
          <w:spacing w:val="-2"/>
          <w:sz w:val="24"/>
          <w:szCs w:val="24"/>
        </w:rPr>
        <w:t>s</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da</w:t>
      </w:r>
      <w:r w:rsidRPr="00DB0FF4">
        <w:rPr>
          <w:rFonts w:ascii="Arial" w:eastAsia="Arial" w:hAnsi="Arial" w:cs="Arial"/>
          <w:i/>
          <w:color w:val="5B9BD5" w:themeColor="accent1"/>
          <w:sz w:val="24"/>
          <w:szCs w:val="24"/>
        </w:rPr>
        <w:t xml:space="preserve">r,  </w:t>
      </w:r>
      <w:r w:rsidRPr="00DB0FF4">
        <w:rPr>
          <w:rFonts w:ascii="Arial" w:eastAsia="Arial" w:hAnsi="Arial" w:cs="Arial"/>
          <w:i/>
          <w:color w:val="5B9BD5" w:themeColor="accent1"/>
          <w:spacing w:val="4"/>
          <w:sz w:val="24"/>
          <w:szCs w:val="24"/>
        </w:rPr>
        <w:t xml:space="preserve"> </w:t>
      </w:r>
      <w:r w:rsidRPr="00DB0FF4">
        <w:rPr>
          <w:rFonts w:ascii="Arial" w:eastAsia="Arial" w:hAnsi="Arial" w:cs="Arial"/>
          <w:i/>
          <w:color w:val="5B9BD5" w:themeColor="accent1"/>
          <w:spacing w:val="1"/>
          <w:sz w:val="24"/>
          <w:szCs w:val="24"/>
        </w:rPr>
        <w:t>3</w:t>
      </w:r>
      <w:r w:rsidRPr="00DB0FF4">
        <w:rPr>
          <w:rFonts w:ascii="Arial" w:eastAsia="Arial" w:hAnsi="Arial" w:cs="Arial"/>
          <w:i/>
          <w:color w:val="5B9BD5" w:themeColor="accent1"/>
          <w:sz w:val="24"/>
          <w:szCs w:val="24"/>
        </w:rPr>
        <w:t xml:space="preserve">)  </w:t>
      </w:r>
      <w:r w:rsidRPr="00DB0FF4">
        <w:rPr>
          <w:rFonts w:ascii="Arial" w:eastAsia="Arial" w:hAnsi="Arial" w:cs="Arial"/>
          <w:i/>
          <w:color w:val="5B9BD5" w:themeColor="accent1"/>
          <w:spacing w:val="6"/>
          <w:sz w:val="24"/>
          <w:szCs w:val="24"/>
        </w:rPr>
        <w:t xml:space="preserve"> </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2"/>
          <w:sz w:val="24"/>
          <w:szCs w:val="24"/>
        </w:rPr>
        <w:t>v</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lu</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si  </w:t>
      </w:r>
      <w:r w:rsidRPr="00DB0FF4">
        <w:rPr>
          <w:rFonts w:ascii="Arial" w:eastAsia="Arial" w:hAnsi="Arial" w:cs="Arial"/>
          <w:i/>
          <w:color w:val="5B9BD5" w:themeColor="accent1"/>
          <w:spacing w:val="6"/>
          <w:sz w:val="24"/>
          <w:szCs w:val="24"/>
        </w:rPr>
        <w:t xml:space="preserve"> </w:t>
      </w:r>
      <w:r w:rsidRPr="00DB0FF4">
        <w:rPr>
          <w:rFonts w:ascii="Arial" w:eastAsia="Arial" w:hAnsi="Arial" w:cs="Arial"/>
          <w:i/>
          <w:color w:val="5B9BD5" w:themeColor="accent1"/>
          <w:sz w:val="24"/>
          <w:szCs w:val="24"/>
        </w:rPr>
        <w:t>(p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3"/>
          <w:sz w:val="24"/>
          <w:szCs w:val="24"/>
        </w:rPr>
        <w:t>l</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ks</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 xml:space="preserve">)  </w:t>
      </w:r>
      <w:r w:rsidRPr="00DB0FF4">
        <w:rPr>
          <w:rFonts w:ascii="Arial" w:eastAsia="Arial" w:hAnsi="Arial" w:cs="Arial"/>
          <w:i/>
          <w:color w:val="5B9BD5" w:themeColor="accent1"/>
          <w:spacing w:val="6"/>
          <w:sz w:val="24"/>
          <w:szCs w:val="24"/>
        </w:rPr>
        <w:t xml:space="preserve"> </w:t>
      </w:r>
      <w:r w:rsidRPr="00DB0FF4">
        <w:rPr>
          <w:rFonts w:ascii="Arial" w:eastAsia="Arial" w:hAnsi="Arial" w:cs="Arial"/>
          <w:i/>
          <w:color w:val="5B9BD5" w:themeColor="accent1"/>
          <w:sz w:val="24"/>
          <w:szCs w:val="24"/>
        </w:rPr>
        <w:t>st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da</w:t>
      </w:r>
      <w:r w:rsidRPr="00DB0FF4">
        <w:rPr>
          <w:rFonts w:ascii="Arial" w:eastAsia="Arial" w:hAnsi="Arial" w:cs="Arial"/>
          <w:i/>
          <w:color w:val="5B9BD5" w:themeColor="accent1"/>
          <w:sz w:val="24"/>
          <w:szCs w:val="24"/>
        </w:rPr>
        <w:t xml:space="preserve">r,  </w:t>
      </w:r>
      <w:r w:rsidRPr="00DB0FF4">
        <w:rPr>
          <w:rFonts w:ascii="Arial" w:eastAsia="Arial" w:hAnsi="Arial" w:cs="Arial"/>
          <w:i/>
          <w:color w:val="5B9BD5" w:themeColor="accent1"/>
          <w:spacing w:val="4"/>
          <w:sz w:val="24"/>
          <w:szCs w:val="24"/>
        </w:rPr>
        <w:t xml:space="preserve"> </w:t>
      </w:r>
      <w:r w:rsidRPr="00DB0FF4">
        <w:rPr>
          <w:rFonts w:ascii="Arial" w:eastAsia="Arial" w:hAnsi="Arial" w:cs="Arial"/>
          <w:i/>
          <w:color w:val="5B9BD5" w:themeColor="accent1"/>
          <w:spacing w:val="1"/>
          <w:sz w:val="24"/>
          <w:szCs w:val="24"/>
        </w:rPr>
        <w:t>4</w:t>
      </w:r>
      <w:r w:rsidRPr="00DB0FF4">
        <w:rPr>
          <w:rFonts w:ascii="Arial" w:eastAsia="Arial" w:hAnsi="Arial" w:cs="Arial"/>
          <w:i/>
          <w:color w:val="5B9BD5" w:themeColor="accent1"/>
          <w:sz w:val="24"/>
          <w:szCs w:val="24"/>
        </w:rPr>
        <w:t>)</w:t>
      </w:r>
    </w:p>
    <w:p w:rsidR="00855DAC" w:rsidRDefault="00855DAC" w:rsidP="00B86477">
      <w:pPr>
        <w:spacing w:before="1" w:line="260" w:lineRule="exact"/>
        <w:ind w:left="574" w:right="-16"/>
        <w:jc w:val="both"/>
        <w:rPr>
          <w:rFonts w:ascii="Arial" w:eastAsia="Arial" w:hAnsi="Arial" w:cs="Arial"/>
          <w:i/>
          <w:color w:val="5B9BD5" w:themeColor="accent1"/>
          <w:position w:val="-1"/>
          <w:sz w:val="24"/>
          <w:szCs w:val="24"/>
        </w:rPr>
      </w:pPr>
      <w:r w:rsidRPr="00DB0FF4">
        <w:rPr>
          <w:rFonts w:ascii="Arial" w:eastAsia="Arial" w:hAnsi="Arial" w:cs="Arial"/>
          <w:i/>
          <w:color w:val="5B9BD5" w:themeColor="accent1"/>
          <w:spacing w:val="1"/>
          <w:position w:val="-1"/>
          <w:sz w:val="24"/>
          <w:szCs w:val="24"/>
        </w:rPr>
        <w:t>pen</w:t>
      </w:r>
      <w:r w:rsidRPr="00DB0FF4">
        <w:rPr>
          <w:rFonts w:ascii="Arial" w:eastAsia="Arial" w:hAnsi="Arial" w:cs="Arial"/>
          <w:i/>
          <w:color w:val="5B9BD5" w:themeColor="accent1"/>
          <w:spacing w:val="-1"/>
          <w:position w:val="-1"/>
          <w:sz w:val="24"/>
          <w:szCs w:val="24"/>
        </w:rPr>
        <w:t>g</w:t>
      </w:r>
      <w:r w:rsidRPr="00DB0FF4">
        <w:rPr>
          <w:rFonts w:ascii="Arial" w:eastAsia="Arial" w:hAnsi="Arial" w:cs="Arial"/>
          <w:i/>
          <w:color w:val="5B9BD5" w:themeColor="accent1"/>
          <w:spacing w:val="1"/>
          <w:position w:val="-1"/>
          <w:sz w:val="24"/>
          <w:szCs w:val="24"/>
        </w:rPr>
        <w:t>e</w:t>
      </w:r>
      <w:r w:rsidRPr="00DB0FF4">
        <w:rPr>
          <w:rFonts w:ascii="Arial" w:eastAsia="Arial" w:hAnsi="Arial" w:cs="Arial"/>
          <w:i/>
          <w:color w:val="5B9BD5" w:themeColor="accent1"/>
          <w:spacing w:val="-1"/>
          <w:position w:val="-1"/>
          <w:sz w:val="24"/>
          <w:szCs w:val="24"/>
        </w:rPr>
        <w:t>n</w:t>
      </w:r>
      <w:r w:rsidRPr="00DB0FF4">
        <w:rPr>
          <w:rFonts w:ascii="Arial" w:eastAsia="Arial" w:hAnsi="Arial" w:cs="Arial"/>
          <w:i/>
          <w:color w:val="5B9BD5" w:themeColor="accent1"/>
          <w:spacing w:val="1"/>
          <w:position w:val="-1"/>
          <w:sz w:val="24"/>
          <w:szCs w:val="24"/>
        </w:rPr>
        <w:t>da</w:t>
      </w:r>
      <w:r w:rsidRPr="00DB0FF4">
        <w:rPr>
          <w:rFonts w:ascii="Arial" w:eastAsia="Arial" w:hAnsi="Arial" w:cs="Arial"/>
          <w:i/>
          <w:color w:val="5B9BD5" w:themeColor="accent1"/>
          <w:position w:val="-1"/>
          <w:sz w:val="24"/>
          <w:szCs w:val="24"/>
        </w:rPr>
        <w:t>l</w:t>
      </w:r>
      <w:r w:rsidRPr="00DB0FF4">
        <w:rPr>
          <w:rFonts w:ascii="Arial" w:eastAsia="Arial" w:hAnsi="Arial" w:cs="Arial"/>
          <w:i/>
          <w:color w:val="5B9BD5" w:themeColor="accent1"/>
          <w:spacing w:val="-1"/>
          <w:position w:val="-1"/>
          <w:sz w:val="24"/>
          <w:szCs w:val="24"/>
        </w:rPr>
        <w:t>i</w:t>
      </w:r>
      <w:r w:rsidRPr="00DB0FF4">
        <w:rPr>
          <w:rFonts w:ascii="Arial" w:eastAsia="Arial" w:hAnsi="Arial" w:cs="Arial"/>
          <w:i/>
          <w:color w:val="5B9BD5" w:themeColor="accent1"/>
          <w:spacing w:val="1"/>
          <w:position w:val="-1"/>
          <w:sz w:val="24"/>
          <w:szCs w:val="24"/>
        </w:rPr>
        <w:t>a</w:t>
      </w:r>
      <w:r w:rsidRPr="00DB0FF4">
        <w:rPr>
          <w:rFonts w:ascii="Arial" w:eastAsia="Arial" w:hAnsi="Arial" w:cs="Arial"/>
          <w:i/>
          <w:color w:val="5B9BD5" w:themeColor="accent1"/>
          <w:position w:val="-1"/>
          <w:sz w:val="24"/>
          <w:szCs w:val="24"/>
        </w:rPr>
        <w:t>n</w:t>
      </w:r>
      <w:r w:rsidRPr="00DB0FF4">
        <w:rPr>
          <w:rFonts w:ascii="Arial" w:eastAsia="Arial" w:hAnsi="Arial" w:cs="Arial"/>
          <w:i/>
          <w:color w:val="5B9BD5" w:themeColor="accent1"/>
          <w:spacing w:val="-1"/>
          <w:position w:val="-1"/>
          <w:sz w:val="24"/>
          <w:szCs w:val="24"/>
        </w:rPr>
        <w:t xml:space="preserve"> </w:t>
      </w:r>
      <w:r w:rsidRPr="00DB0FF4">
        <w:rPr>
          <w:rFonts w:ascii="Arial" w:eastAsia="Arial" w:hAnsi="Arial" w:cs="Arial"/>
          <w:i/>
          <w:color w:val="5B9BD5" w:themeColor="accent1"/>
          <w:position w:val="-1"/>
          <w:sz w:val="24"/>
          <w:szCs w:val="24"/>
        </w:rPr>
        <w:t>(p</w:t>
      </w:r>
      <w:r w:rsidRPr="00DB0FF4">
        <w:rPr>
          <w:rFonts w:ascii="Arial" w:eastAsia="Arial" w:hAnsi="Arial" w:cs="Arial"/>
          <w:i/>
          <w:color w:val="5B9BD5" w:themeColor="accent1"/>
          <w:spacing w:val="1"/>
          <w:position w:val="-1"/>
          <w:sz w:val="24"/>
          <w:szCs w:val="24"/>
        </w:rPr>
        <w:t>e</w:t>
      </w:r>
      <w:r w:rsidRPr="00DB0FF4">
        <w:rPr>
          <w:rFonts w:ascii="Arial" w:eastAsia="Arial" w:hAnsi="Arial" w:cs="Arial"/>
          <w:i/>
          <w:color w:val="5B9BD5" w:themeColor="accent1"/>
          <w:position w:val="-1"/>
          <w:sz w:val="24"/>
          <w:szCs w:val="24"/>
        </w:rPr>
        <w:t>lak</w:t>
      </w:r>
      <w:r w:rsidRPr="00DB0FF4">
        <w:rPr>
          <w:rFonts w:ascii="Arial" w:eastAsia="Arial" w:hAnsi="Arial" w:cs="Arial"/>
          <w:i/>
          <w:color w:val="5B9BD5" w:themeColor="accent1"/>
          <w:spacing w:val="-2"/>
          <w:position w:val="-1"/>
          <w:sz w:val="24"/>
          <w:szCs w:val="24"/>
        </w:rPr>
        <w:t>s</w:t>
      </w:r>
      <w:r w:rsidRPr="00DB0FF4">
        <w:rPr>
          <w:rFonts w:ascii="Arial" w:eastAsia="Arial" w:hAnsi="Arial" w:cs="Arial"/>
          <w:i/>
          <w:color w:val="5B9BD5" w:themeColor="accent1"/>
          <w:spacing w:val="-1"/>
          <w:position w:val="-1"/>
          <w:sz w:val="24"/>
          <w:szCs w:val="24"/>
        </w:rPr>
        <w:t>a</w:t>
      </w:r>
      <w:r w:rsidRPr="00DB0FF4">
        <w:rPr>
          <w:rFonts w:ascii="Arial" w:eastAsia="Arial" w:hAnsi="Arial" w:cs="Arial"/>
          <w:i/>
          <w:color w:val="5B9BD5" w:themeColor="accent1"/>
          <w:spacing w:val="1"/>
          <w:position w:val="-1"/>
          <w:sz w:val="24"/>
          <w:szCs w:val="24"/>
        </w:rPr>
        <w:t>na</w:t>
      </w:r>
      <w:r w:rsidRPr="00DB0FF4">
        <w:rPr>
          <w:rFonts w:ascii="Arial" w:eastAsia="Arial" w:hAnsi="Arial" w:cs="Arial"/>
          <w:i/>
          <w:color w:val="5B9BD5" w:themeColor="accent1"/>
          <w:spacing w:val="-1"/>
          <w:position w:val="-1"/>
          <w:sz w:val="24"/>
          <w:szCs w:val="24"/>
        </w:rPr>
        <w:t>a</w:t>
      </w:r>
      <w:r w:rsidRPr="00DB0FF4">
        <w:rPr>
          <w:rFonts w:ascii="Arial" w:eastAsia="Arial" w:hAnsi="Arial" w:cs="Arial"/>
          <w:i/>
          <w:color w:val="5B9BD5" w:themeColor="accent1"/>
          <w:spacing w:val="1"/>
          <w:position w:val="-1"/>
          <w:sz w:val="24"/>
          <w:szCs w:val="24"/>
        </w:rPr>
        <w:t>n</w:t>
      </w:r>
      <w:r w:rsidRPr="00DB0FF4">
        <w:rPr>
          <w:rFonts w:ascii="Arial" w:eastAsia="Arial" w:hAnsi="Arial" w:cs="Arial"/>
          <w:i/>
          <w:color w:val="5B9BD5" w:themeColor="accent1"/>
          <w:position w:val="-1"/>
          <w:sz w:val="24"/>
          <w:szCs w:val="24"/>
        </w:rPr>
        <w:t>) st</w:t>
      </w:r>
      <w:r w:rsidRPr="00DB0FF4">
        <w:rPr>
          <w:rFonts w:ascii="Arial" w:eastAsia="Arial" w:hAnsi="Arial" w:cs="Arial"/>
          <w:i/>
          <w:color w:val="5B9BD5" w:themeColor="accent1"/>
          <w:spacing w:val="1"/>
          <w:position w:val="-1"/>
          <w:sz w:val="24"/>
          <w:szCs w:val="24"/>
        </w:rPr>
        <w:t>a</w:t>
      </w:r>
      <w:r w:rsidRPr="00DB0FF4">
        <w:rPr>
          <w:rFonts w:ascii="Arial" w:eastAsia="Arial" w:hAnsi="Arial" w:cs="Arial"/>
          <w:i/>
          <w:color w:val="5B9BD5" w:themeColor="accent1"/>
          <w:spacing w:val="-1"/>
          <w:position w:val="-1"/>
          <w:sz w:val="24"/>
          <w:szCs w:val="24"/>
        </w:rPr>
        <w:t>n</w:t>
      </w:r>
      <w:r w:rsidRPr="00DB0FF4">
        <w:rPr>
          <w:rFonts w:ascii="Arial" w:eastAsia="Arial" w:hAnsi="Arial" w:cs="Arial"/>
          <w:i/>
          <w:color w:val="5B9BD5" w:themeColor="accent1"/>
          <w:spacing w:val="1"/>
          <w:position w:val="-1"/>
          <w:sz w:val="24"/>
          <w:szCs w:val="24"/>
        </w:rPr>
        <w:t>da</w:t>
      </w:r>
      <w:r w:rsidRPr="00DB0FF4">
        <w:rPr>
          <w:rFonts w:ascii="Arial" w:eastAsia="Arial" w:hAnsi="Arial" w:cs="Arial"/>
          <w:i/>
          <w:color w:val="5B9BD5" w:themeColor="accent1"/>
          <w:position w:val="-1"/>
          <w:sz w:val="24"/>
          <w:szCs w:val="24"/>
        </w:rPr>
        <w:t>r,</w:t>
      </w:r>
      <w:r w:rsidRPr="00DB0FF4">
        <w:rPr>
          <w:rFonts w:ascii="Arial" w:eastAsia="Arial" w:hAnsi="Arial" w:cs="Arial"/>
          <w:i/>
          <w:color w:val="5B9BD5" w:themeColor="accent1"/>
          <w:spacing w:val="-2"/>
          <w:position w:val="-1"/>
          <w:sz w:val="24"/>
          <w:szCs w:val="24"/>
        </w:rPr>
        <w:t xml:space="preserve"> </w:t>
      </w:r>
      <w:r w:rsidRPr="00DB0FF4">
        <w:rPr>
          <w:rFonts w:ascii="Arial" w:eastAsia="Arial" w:hAnsi="Arial" w:cs="Arial"/>
          <w:i/>
          <w:color w:val="5B9BD5" w:themeColor="accent1"/>
          <w:spacing w:val="1"/>
          <w:position w:val="-1"/>
          <w:sz w:val="24"/>
          <w:szCs w:val="24"/>
        </w:rPr>
        <w:t>da</w:t>
      </w:r>
      <w:r w:rsidRPr="00DB0FF4">
        <w:rPr>
          <w:rFonts w:ascii="Arial" w:eastAsia="Arial" w:hAnsi="Arial" w:cs="Arial"/>
          <w:i/>
          <w:color w:val="5B9BD5" w:themeColor="accent1"/>
          <w:position w:val="-1"/>
          <w:sz w:val="24"/>
          <w:szCs w:val="24"/>
        </w:rPr>
        <w:t>n</w:t>
      </w:r>
      <w:r w:rsidRPr="00DB0FF4">
        <w:rPr>
          <w:rFonts w:ascii="Arial" w:eastAsia="Arial" w:hAnsi="Arial" w:cs="Arial"/>
          <w:i/>
          <w:color w:val="5B9BD5" w:themeColor="accent1"/>
          <w:spacing w:val="-1"/>
          <w:position w:val="-1"/>
          <w:sz w:val="24"/>
          <w:szCs w:val="24"/>
        </w:rPr>
        <w:t xml:space="preserve"> </w:t>
      </w:r>
      <w:r w:rsidRPr="00DB0FF4">
        <w:rPr>
          <w:rFonts w:ascii="Arial" w:eastAsia="Arial" w:hAnsi="Arial" w:cs="Arial"/>
          <w:i/>
          <w:color w:val="5B9BD5" w:themeColor="accent1"/>
          <w:spacing w:val="1"/>
          <w:position w:val="-1"/>
          <w:sz w:val="24"/>
          <w:szCs w:val="24"/>
        </w:rPr>
        <w:t>5</w:t>
      </w:r>
      <w:r w:rsidRPr="00DB0FF4">
        <w:rPr>
          <w:rFonts w:ascii="Arial" w:eastAsia="Arial" w:hAnsi="Arial" w:cs="Arial"/>
          <w:i/>
          <w:color w:val="5B9BD5" w:themeColor="accent1"/>
          <w:position w:val="-1"/>
          <w:sz w:val="24"/>
          <w:szCs w:val="24"/>
        </w:rPr>
        <w:t>)</w:t>
      </w:r>
      <w:r w:rsidRPr="00DB0FF4">
        <w:rPr>
          <w:rFonts w:ascii="Arial" w:eastAsia="Arial" w:hAnsi="Arial" w:cs="Arial"/>
          <w:i/>
          <w:color w:val="5B9BD5" w:themeColor="accent1"/>
          <w:spacing w:val="-2"/>
          <w:position w:val="-1"/>
          <w:sz w:val="24"/>
          <w:szCs w:val="24"/>
        </w:rPr>
        <w:t xml:space="preserve"> </w:t>
      </w:r>
      <w:r w:rsidRPr="00DB0FF4">
        <w:rPr>
          <w:rFonts w:ascii="Arial" w:eastAsia="Arial" w:hAnsi="Arial" w:cs="Arial"/>
          <w:i/>
          <w:color w:val="5B9BD5" w:themeColor="accent1"/>
          <w:spacing w:val="1"/>
          <w:position w:val="-1"/>
          <w:sz w:val="24"/>
          <w:szCs w:val="24"/>
        </w:rPr>
        <w:t>pen</w:t>
      </w:r>
      <w:r w:rsidRPr="00DB0FF4">
        <w:rPr>
          <w:rFonts w:ascii="Arial" w:eastAsia="Arial" w:hAnsi="Arial" w:cs="Arial"/>
          <w:i/>
          <w:color w:val="5B9BD5" w:themeColor="accent1"/>
          <w:position w:val="-1"/>
          <w:sz w:val="24"/>
          <w:szCs w:val="24"/>
        </w:rPr>
        <w:t>in</w:t>
      </w:r>
      <w:r w:rsidRPr="00DB0FF4">
        <w:rPr>
          <w:rFonts w:ascii="Arial" w:eastAsia="Arial" w:hAnsi="Arial" w:cs="Arial"/>
          <w:i/>
          <w:color w:val="5B9BD5" w:themeColor="accent1"/>
          <w:spacing w:val="-1"/>
          <w:position w:val="-1"/>
          <w:sz w:val="24"/>
          <w:szCs w:val="24"/>
        </w:rPr>
        <w:t>g</w:t>
      </w:r>
      <w:r w:rsidRPr="00DB0FF4">
        <w:rPr>
          <w:rFonts w:ascii="Arial" w:eastAsia="Arial" w:hAnsi="Arial" w:cs="Arial"/>
          <w:i/>
          <w:color w:val="5B9BD5" w:themeColor="accent1"/>
          <w:position w:val="-1"/>
          <w:sz w:val="24"/>
          <w:szCs w:val="24"/>
        </w:rPr>
        <w:t>k</w:t>
      </w:r>
      <w:r w:rsidRPr="00DB0FF4">
        <w:rPr>
          <w:rFonts w:ascii="Arial" w:eastAsia="Arial" w:hAnsi="Arial" w:cs="Arial"/>
          <w:i/>
          <w:color w:val="5B9BD5" w:themeColor="accent1"/>
          <w:spacing w:val="1"/>
          <w:position w:val="-1"/>
          <w:sz w:val="24"/>
          <w:szCs w:val="24"/>
        </w:rPr>
        <w:t>a</w:t>
      </w:r>
      <w:r w:rsidRPr="00DB0FF4">
        <w:rPr>
          <w:rFonts w:ascii="Arial" w:eastAsia="Arial" w:hAnsi="Arial" w:cs="Arial"/>
          <w:i/>
          <w:color w:val="5B9BD5" w:themeColor="accent1"/>
          <w:spacing w:val="-2"/>
          <w:position w:val="-1"/>
          <w:sz w:val="24"/>
          <w:szCs w:val="24"/>
        </w:rPr>
        <w:t>t</w:t>
      </w:r>
      <w:r w:rsidRPr="00DB0FF4">
        <w:rPr>
          <w:rFonts w:ascii="Arial" w:eastAsia="Arial" w:hAnsi="Arial" w:cs="Arial"/>
          <w:i/>
          <w:color w:val="5B9BD5" w:themeColor="accent1"/>
          <w:spacing w:val="1"/>
          <w:position w:val="-1"/>
          <w:sz w:val="24"/>
          <w:szCs w:val="24"/>
        </w:rPr>
        <w:t>a</w:t>
      </w:r>
      <w:r w:rsidRPr="00DB0FF4">
        <w:rPr>
          <w:rFonts w:ascii="Arial" w:eastAsia="Arial" w:hAnsi="Arial" w:cs="Arial"/>
          <w:i/>
          <w:color w:val="5B9BD5" w:themeColor="accent1"/>
          <w:position w:val="-1"/>
          <w:sz w:val="24"/>
          <w:szCs w:val="24"/>
        </w:rPr>
        <w:t>n</w:t>
      </w:r>
      <w:r w:rsidRPr="00DB0FF4">
        <w:rPr>
          <w:rFonts w:ascii="Arial" w:eastAsia="Arial" w:hAnsi="Arial" w:cs="Arial"/>
          <w:i/>
          <w:color w:val="5B9BD5" w:themeColor="accent1"/>
          <w:spacing w:val="1"/>
          <w:position w:val="-1"/>
          <w:sz w:val="24"/>
          <w:szCs w:val="24"/>
        </w:rPr>
        <w:t xml:space="preserve"> </w:t>
      </w:r>
      <w:r w:rsidRPr="00DB0FF4">
        <w:rPr>
          <w:rFonts w:ascii="Arial" w:eastAsia="Arial" w:hAnsi="Arial" w:cs="Arial"/>
          <w:i/>
          <w:color w:val="5B9BD5" w:themeColor="accent1"/>
          <w:position w:val="-1"/>
          <w:sz w:val="24"/>
          <w:szCs w:val="24"/>
        </w:rPr>
        <w:t>s</w:t>
      </w:r>
      <w:r w:rsidRPr="00DB0FF4">
        <w:rPr>
          <w:rFonts w:ascii="Arial" w:eastAsia="Arial" w:hAnsi="Arial" w:cs="Arial"/>
          <w:i/>
          <w:color w:val="5B9BD5" w:themeColor="accent1"/>
          <w:spacing w:val="-1"/>
          <w:position w:val="-1"/>
          <w:sz w:val="24"/>
          <w:szCs w:val="24"/>
        </w:rPr>
        <w:t>t</w:t>
      </w:r>
      <w:r w:rsidRPr="00DB0FF4">
        <w:rPr>
          <w:rFonts w:ascii="Arial" w:eastAsia="Arial" w:hAnsi="Arial" w:cs="Arial"/>
          <w:i/>
          <w:color w:val="5B9BD5" w:themeColor="accent1"/>
          <w:spacing w:val="1"/>
          <w:position w:val="-1"/>
          <w:sz w:val="24"/>
          <w:szCs w:val="24"/>
        </w:rPr>
        <w:t>a</w:t>
      </w:r>
      <w:r w:rsidRPr="00DB0FF4">
        <w:rPr>
          <w:rFonts w:ascii="Arial" w:eastAsia="Arial" w:hAnsi="Arial" w:cs="Arial"/>
          <w:i/>
          <w:color w:val="5B9BD5" w:themeColor="accent1"/>
          <w:spacing w:val="-1"/>
          <w:position w:val="-1"/>
          <w:sz w:val="24"/>
          <w:szCs w:val="24"/>
        </w:rPr>
        <w:t>n</w:t>
      </w:r>
      <w:r w:rsidRPr="00DB0FF4">
        <w:rPr>
          <w:rFonts w:ascii="Arial" w:eastAsia="Arial" w:hAnsi="Arial" w:cs="Arial"/>
          <w:i/>
          <w:color w:val="5B9BD5" w:themeColor="accent1"/>
          <w:spacing w:val="1"/>
          <w:position w:val="-1"/>
          <w:sz w:val="24"/>
          <w:szCs w:val="24"/>
        </w:rPr>
        <w:t>da</w:t>
      </w:r>
      <w:r w:rsidRPr="00DB0FF4">
        <w:rPr>
          <w:rFonts w:ascii="Arial" w:eastAsia="Arial" w:hAnsi="Arial" w:cs="Arial"/>
          <w:i/>
          <w:color w:val="5B9BD5" w:themeColor="accent1"/>
          <w:position w:val="-1"/>
          <w:sz w:val="24"/>
          <w:szCs w:val="24"/>
        </w:rPr>
        <w:t>r.</w:t>
      </w:r>
    </w:p>
    <w:p w:rsidR="00263807" w:rsidRDefault="00263807" w:rsidP="00B86477">
      <w:pPr>
        <w:spacing w:before="1" w:line="260" w:lineRule="exact"/>
        <w:ind w:left="574" w:right="-16"/>
        <w:jc w:val="both"/>
        <w:rPr>
          <w:rFonts w:ascii="Arial" w:eastAsia="Arial" w:hAnsi="Arial" w:cs="Arial"/>
          <w:color w:val="000000" w:themeColor="text1"/>
          <w:position w:val="-1"/>
          <w:sz w:val="24"/>
          <w:szCs w:val="24"/>
        </w:rPr>
      </w:pPr>
    </w:p>
    <w:p w:rsidR="00B86477" w:rsidRDefault="00B86477" w:rsidP="00B86477">
      <w:pPr>
        <w:spacing w:before="1" w:line="260" w:lineRule="exact"/>
        <w:ind w:left="574" w:right="-16"/>
        <w:jc w:val="both"/>
        <w:rPr>
          <w:rFonts w:ascii="Arial" w:eastAsia="Arial" w:hAnsi="Arial" w:cs="Arial"/>
          <w:color w:val="000000" w:themeColor="text1"/>
          <w:position w:val="-1"/>
          <w:sz w:val="24"/>
          <w:szCs w:val="24"/>
        </w:rPr>
      </w:pPr>
      <w:r>
        <w:rPr>
          <w:rFonts w:ascii="Arial" w:eastAsia="Arial" w:hAnsi="Arial" w:cs="Arial"/>
          <w:color w:val="000000" w:themeColor="text1"/>
          <w:position w:val="-1"/>
          <w:sz w:val="24"/>
          <w:szCs w:val="24"/>
        </w:rPr>
        <w:t xml:space="preserve">Pelaksanaan penjaminan mutu di Universitas Ma Chung mengikuti siklus/tahapan PPEPP. Pada </w:t>
      </w:r>
      <w:r w:rsidRPr="00B86477">
        <w:rPr>
          <w:rFonts w:ascii="Arial" w:eastAsia="Arial" w:hAnsi="Arial" w:cs="Arial"/>
          <w:color w:val="000000" w:themeColor="text1"/>
          <w:position w:val="-1"/>
          <w:sz w:val="24"/>
          <w:szCs w:val="24"/>
          <w:highlight w:val="yellow"/>
        </w:rPr>
        <w:t>tab</w:t>
      </w:r>
      <w:r>
        <w:rPr>
          <w:rFonts w:ascii="Arial" w:eastAsia="Arial" w:hAnsi="Arial" w:cs="Arial"/>
          <w:color w:val="000000" w:themeColor="text1"/>
          <w:position w:val="-1"/>
          <w:sz w:val="24"/>
          <w:szCs w:val="24"/>
          <w:highlight w:val="yellow"/>
        </w:rPr>
        <w:t>el berikut</w:t>
      </w:r>
      <w:r>
        <w:rPr>
          <w:rFonts w:ascii="Arial" w:eastAsia="Arial" w:hAnsi="Arial" w:cs="Arial"/>
          <w:color w:val="000000" w:themeColor="text1"/>
          <w:position w:val="-1"/>
          <w:sz w:val="24"/>
          <w:szCs w:val="24"/>
        </w:rPr>
        <w:t xml:space="preserve"> disajikan bagaimana siklus PPEPP tersebut dilakukan di beberapa ranah, yakni Pendidikan, Penelitian, dan Pengabdian Kepada Masyarakat.</w:t>
      </w:r>
    </w:p>
    <w:p w:rsidR="00263807" w:rsidRDefault="00263807" w:rsidP="00B86477">
      <w:pPr>
        <w:spacing w:before="1" w:line="260" w:lineRule="exact"/>
        <w:ind w:left="574" w:right="-16"/>
        <w:jc w:val="both"/>
        <w:rPr>
          <w:rFonts w:ascii="Arial" w:eastAsia="Arial" w:hAnsi="Arial" w:cs="Arial"/>
          <w:color w:val="000000" w:themeColor="text1"/>
          <w:position w:val="-1"/>
          <w:sz w:val="24"/>
          <w:szCs w:val="24"/>
        </w:rPr>
      </w:pPr>
    </w:p>
    <w:p w:rsidR="00B86477" w:rsidRDefault="00B86477" w:rsidP="00B86477">
      <w:pPr>
        <w:spacing w:before="1" w:line="260" w:lineRule="exact"/>
        <w:ind w:left="574" w:right="-16"/>
        <w:jc w:val="both"/>
        <w:rPr>
          <w:rFonts w:ascii="Arial" w:eastAsia="Arial" w:hAnsi="Arial" w:cs="Arial"/>
          <w:color w:val="000000" w:themeColor="text1"/>
          <w:position w:val="-1"/>
          <w:sz w:val="24"/>
          <w:szCs w:val="24"/>
        </w:rPr>
      </w:pPr>
      <w:r>
        <w:rPr>
          <w:rFonts w:ascii="Arial" w:eastAsia="Arial" w:hAnsi="Arial" w:cs="Arial"/>
          <w:color w:val="000000" w:themeColor="text1"/>
          <w:position w:val="-1"/>
          <w:sz w:val="24"/>
          <w:szCs w:val="24"/>
        </w:rPr>
        <w:t xml:space="preserve">Tabel X. </w:t>
      </w:r>
      <w:r w:rsidR="00263807">
        <w:rPr>
          <w:rFonts w:ascii="Arial" w:eastAsia="Arial" w:hAnsi="Arial" w:cs="Arial"/>
          <w:color w:val="000000" w:themeColor="text1"/>
          <w:position w:val="-1"/>
          <w:sz w:val="24"/>
          <w:szCs w:val="24"/>
        </w:rPr>
        <w:t>Siklus PPEPP bidang Pendidikan</w:t>
      </w:r>
    </w:p>
    <w:tbl>
      <w:tblPr>
        <w:tblStyle w:val="TableGrid"/>
        <w:tblW w:w="9230" w:type="dxa"/>
        <w:jc w:val="center"/>
        <w:tblLook w:val="04A0" w:firstRow="1" w:lastRow="0" w:firstColumn="1" w:lastColumn="0" w:noHBand="0" w:noVBand="1"/>
      </w:tblPr>
      <w:tblGrid>
        <w:gridCol w:w="1980"/>
        <w:gridCol w:w="7250"/>
      </w:tblGrid>
      <w:tr w:rsidR="00B86477" w:rsidRPr="001005FE" w:rsidTr="00263807">
        <w:trPr>
          <w:jc w:val="center"/>
        </w:trPr>
        <w:tc>
          <w:tcPr>
            <w:tcW w:w="1980" w:type="dxa"/>
          </w:tcPr>
          <w:p w:rsidR="00B86477" w:rsidRPr="001005FE" w:rsidRDefault="00B86477" w:rsidP="00263807">
            <w:pPr>
              <w:jc w:val="center"/>
              <w:rPr>
                <w:rFonts w:ascii="Arial" w:hAnsi="Arial" w:cs="Arial"/>
                <w:b/>
                <w:sz w:val="22"/>
                <w:szCs w:val="22"/>
              </w:rPr>
            </w:pPr>
            <w:r w:rsidRPr="001005FE">
              <w:rPr>
                <w:rFonts w:ascii="Arial" w:hAnsi="Arial" w:cs="Arial"/>
                <w:b/>
                <w:sz w:val="22"/>
                <w:szCs w:val="22"/>
              </w:rPr>
              <w:t>Tahap Siklus</w:t>
            </w:r>
          </w:p>
        </w:tc>
        <w:tc>
          <w:tcPr>
            <w:tcW w:w="7250" w:type="dxa"/>
          </w:tcPr>
          <w:p w:rsidR="00B86477" w:rsidRPr="001005FE" w:rsidRDefault="00B86477" w:rsidP="00263807">
            <w:pPr>
              <w:jc w:val="center"/>
              <w:rPr>
                <w:rFonts w:ascii="Arial" w:hAnsi="Arial" w:cs="Arial"/>
                <w:b/>
                <w:sz w:val="22"/>
                <w:szCs w:val="22"/>
              </w:rPr>
            </w:pPr>
            <w:r w:rsidRPr="001005FE">
              <w:rPr>
                <w:rFonts w:ascii="Arial" w:hAnsi="Arial" w:cs="Arial"/>
                <w:b/>
                <w:sz w:val="22"/>
                <w:szCs w:val="22"/>
              </w:rPr>
              <w:t>Uraian</w:t>
            </w:r>
          </w:p>
        </w:tc>
      </w:tr>
      <w:tr w:rsidR="00263807" w:rsidRPr="001005FE" w:rsidTr="00263807">
        <w:trPr>
          <w:jc w:val="center"/>
        </w:trPr>
        <w:tc>
          <w:tcPr>
            <w:tcW w:w="1980" w:type="dxa"/>
          </w:tcPr>
          <w:p w:rsidR="00263807" w:rsidRPr="001005FE" w:rsidRDefault="00263807" w:rsidP="00263807">
            <w:pPr>
              <w:jc w:val="both"/>
              <w:rPr>
                <w:rFonts w:ascii="Arial" w:hAnsi="Arial" w:cs="Arial"/>
                <w:b/>
                <w:sz w:val="22"/>
                <w:szCs w:val="22"/>
              </w:rPr>
            </w:pPr>
            <w:r w:rsidRPr="001005FE">
              <w:rPr>
                <w:rFonts w:ascii="Arial" w:hAnsi="Arial" w:cs="Arial"/>
                <w:b/>
                <w:sz w:val="22"/>
                <w:szCs w:val="22"/>
              </w:rPr>
              <w:t>PENETAPAN</w:t>
            </w:r>
          </w:p>
        </w:tc>
        <w:tc>
          <w:tcPr>
            <w:tcW w:w="7250" w:type="dxa"/>
          </w:tcPr>
          <w:p w:rsidR="00263807" w:rsidRPr="001005FE" w:rsidRDefault="00263807" w:rsidP="00263807">
            <w:pPr>
              <w:numPr>
                <w:ilvl w:val="0"/>
                <w:numId w:val="17"/>
              </w:numPr>
              <w:spacing w:line="259" w:lineRule="auto"/>
              <w:jc w:val="both"/>
              <w:rPr>
                <w:rFonts w:ascii="Arial" w:hAnsi="Arial" w:cs="Arial"/>
                <w:sz w:val="22"/>
                <w:szCs w:val="22"/>
              </w:rPr>
            </w:pPr>
            <w:r w:rsidRPr="001005FE">
              <w:rPr>
                <w:rFonts w:ascii="Arial" w:hAnsi="Arial" w:cs="Arial"/>
                <w:sz w:val="22"/>
                <w:szCs w:val="22"/>
              </w:rPr>
              <w:t xml:space="preserve">Penetapan standar pendidikan </w:t>
            </w:r>
          </w:p>
          <w:p w:rsidR="00263807" w:rsidRPr="001005FE" w:rsidRDefault="00263807" w:rsidP="00263807">
            <w:pPr>
              <w:numPr>
                <w:ilvl w:val="0"/>
                <w:numId w:val="17"/>
              </w:numPr>
              <w:spacing w:line="259" w:lineRule="auto"/>
              <w:jc w:val="both"/>
              <w:rPr>
                <w:rFonts w:ascii="Arial" w:hAnsi="Arial" w:cs="Arial"/>
                <w:sz w:val="22"/>
                <w:szCs w:val="22"/>
              </w:rPr>
            </w:pPr>
            <w:r w:rsidRPr="001005FE">
              <w:rPr>
                <w:rFonts w:ascii="Arial" w:hAnsi="Arial" w:cs="Arial"/>
                <w:sz w:val="22"/>
                <w:szCs w:val="22"/>
              </w:rPr>
              <w:t>Penetapan standar mutu mengacu IKU Universitas Ma Chung</w:t>
            </w:r>
          </w:p>
          <w:p w:rsidR="00263807" w:rsidRPr="001005FE" w:rsidRDefault="00263807" w:rsidP="00263807">
            <w:pPr>
              <w:numPr>
                <w:ilvl w:val="0"/>
                <w:numId w:val="17"/>
              </w:numPr>
              <w:spacing w:line="259" w:lineRule="auto"/>
              <w:jc w:val="both"/>
              <w:rPr>
                <w:rFonts w:ascii="Arial" w:hAnsi="Arial" w:cs="Arial"/>
                <w:sz w:val="22"/>
                <w:szCs w:val="22"/>
              </w:rPr>
            </w:pPr>
            <w:r w:rsidRPr="001005FE">
              <w:rPr>
                <w:rFonts w:ascii="Arial" w:hAnsi="Arial" w:cs="Arial"/>
                <w:sz w:val="22"/>
                <w:szCs w:val="22"/>
              </w:rPr>
              <w:t>Penetapan RPS dan pembagian tugas pengajaran melalui SK Dekan.</w:t>
            </w:r>
          </w:p>
        </w:tc>
      </w:tr>
      <w:tr w:rsidR="00263807" w:rsidRPr="001005FE" w:rsidTr="00263807">
        <w:trPr>
          <w:jc w:val="center"/>
        </w:trPr>
        <w:tc>
          <w:tcPr>
            <w:tcW w:w="1980" w:type="dxa"/>
          </w:tcPr>
          <w:p w:rsidR="00263807" w:rsidRPr="001005FE" w:rsidRDefault="00263807" w:rsidP="00263807">
            <w:pPr>
              <w:jc w:val="both"/>
              <w:rPr>
                <w:rFonts w:ascii="Arial" w:hAnsi="Arial" w:cs="Arial"/>
                <w:b/>
                <w:sz w:val="22"/>
                <w:szCs w:val="22"/>
              </w:rPr>
            </w:pPr>
            <w:r w:rsidRPr="001005FE">
              <w:rPr>
                <w:rFonts w:ascii="Arial" w:hAnsi="Arial" w:cs="Arial"/>
                <w:b/>
                <w:sz w:val="22"/>
                <w:szCs w:val="22"/>
              </w:rPr>
              <w:lastRenderedPageBreak/>
              <w:t>PELAKSANAAN</w:t>
            </w:r>
          </w:p>
        </w:tc>
        <w:tc>
          <w:tcPr>
            <w:tcW w:w="7250" w:type="dxa"/>
          </w:tcPr>
          <w:p w:rsidR="00263807" w:rsidRPr="001005FE" w:rsidRDefault="00263807" w:rsidP="00263807">
            <w:pPr>
              <w:numPr>
                <w:ilvl w:val="0"/>
                <w:numId w:val="18"/>
              </w:numPr>
              <w:spacing w:line="259" w:lineRule="auto"/>
              <w:jc w:val="both"/>
              <w:rPr>
                <w:rFonts w:ascii="Arial" w:hAnsi="Arial" w:cs="Arial"/>
                <w:sz w:val="22"/>
                <w:szCs w:val="22"/>
              </w:rPr>
            </w:pPr>
            <w:r w:rsidRPr="001005FE">
              <w:rPr>
                <w:rFonts w:ascii="Arial" w:hAnsi="Arial" w:cs="Arial"/>
                <w:sz w:val="22"/>
                <w:szCs w:val="22"/>
              </w:rPr>
              <w:t>Pelaksanaan kegiatan pengajaran secara daring dan luring (tatap muka)</w:t>
            </w:r>
          </w:p>
          <w:p w:rsidR="00263807" w:rsidRPr="001005FE" w:rsidRDefault="00263807" w:rsidP="00263807">
            <w:pPr>
              <w:numPr>
                <w:ilvl w:val="0"/>
                <w:numId w:val="18"/>
              </w:numPr>
              <w:spacing w:line="259" w:lineRule="auto"/>
              <w:jc w:val="both"/>
              <w:rPr>
                <w:rFonts w:ascii="Arial" w:hAnsi="Arial" w:cs="Arial"/>
                <w:sz w:val="22"/>
                <w:szCs w:val="22"/>
              </w:rPr>
            </w:pPr>
            <w:r w:rsidRPr="001005FE">
              <w:rPr>
                <w:rFonts w:ascii="Arial" w:hAnsi="Arial" w:cs="Arial"/>
                <w:sz w:val="22"/>
                <w:szCs w:val="22"/>
              </w:rPr>
              <w:t xml:space="preserve">Pelaksanaan praktikum, magang, kegiatan wirausaha dan ujian </w:t>
            </w:r>
          </w:p>
          <w:p w:rsidR="00263807" w:rsidRPr="001005FE" w:rsidRDefault="00263807" w:rsidP="00263807">
            <w:pPr>
              <w:numPr>
                <w:ilvl w:val="0"/>
                <w:numId w:val="18"/>
              </w:numPr>
              <w:spacing w:line="259" w:lineRule="auto"/>
              <w:jc w:val="both"/>
              <w:rPr>
                <w:rFonts w:ascii="Arial" w:hAnsi="Arial" w:cs="Arial"/>
                <w:sz w:val="22"/>
                <w:szCs w:val="22"/>
              </w:rPr>
            </w:pPr>
            <w:r w:rsidRPr="001005FE">
              <w:rPr>
                <w:rFonts w:ascii="Arial" w:hAnsi="Arial" w:cs="Arial"/>
                <w:sz w:val="22"/>
                <w:szCs w:val="22"/>
              </w:rPr>
              <w:t>Pembimbingan mahasiswa</w:t>
            </w:r>
          </w:p>
          <w:p w:rsidR="00263807" w:rsidRPr="001005FE" w:rsidRDefault="00263807" w:rsidP="00263807">
            <w:pPr>
              <w:spacing w:line="259" w:lineRule="auto"/>
              <w:jc w:val="both"/>
              <w:rPr>
                <w:rFonts w:ascii="Arial" w:hAnsi="Arial" w:cs="Arial"/>
                <w:sz w:val="22"/>
                <w:szCs w:val="22"/>
              </w:rPr>
            </w:pPr>
          </w:p>
        </w:tc>
      </w:tr>
      <w:tr w:rsidR="00263807" w:rsidRPr="001005FE" w:rsidTr="00263807">
        <w:trPr>
          <w:jc w:val="center"/>
        </w:trPr>
        <w:tc>
          <w:tcPr>
            <w:tcW w:w="1980" w:type="dxa"/>
          </w:tcPr>
          <w:p w:rsidR="00263807" w:rsidRPr="001005FE" w:rsidRDefault="00263807" w:rsidP="00263807">
            <w:pPr>
              <w:jc w:val="both"/>
              <w:rPr>
                <w:rFonts w:ascii="Arial" w:hAnsi="Arial" w:cs="Arial"/>
                <w:b/>
                <w:sz w:val="22"/>
                <w:szCs w:val="22"/>
              </w:rPr>
            </w:pPr>
            <w:r w:rsidRPr="001005FE">
              <w:rPr>
                <w:rFonts w:ascii="Arial" w:hAnsi="Arial" w:cs="Arial"/>
                <w:b/>
                <w:sz w:val="22"/>
                <w:szCs w:val="22"/>
              </w:rPr>
              <w:t>EVALUASI</w:t>
            </w:r>
          </w:p>
        </w:tc>
        <w:tc>
          <w:tcPr>
            <w:tcW w:w="7250" w:type="dxa"/>
          </w:tcPr>
          <w:p w:rsidR="00263807" w:rsidRPr="001005FE" w:rsidRDefault="00263807" w:rsidP="00263807">
            <w:pPr>
              <w:spacing w:line="259" w:lineRule="auto"/>
              <w:jc w:val="both"/>
              <w:rPr>
                <w:rFonts w:ascii="Arial" w:hAnsi="Arial" w:cs="Arial"/>
                <w:sz w:val="22"/>
                <w:szCs w:val="22"/>
              </w:rPr>
            </w:pPr>
            <w:r w:rsidRPr="001005FE">
              <w:rPr>
                <w:rFonts w:ascii="Arial" w:hAnsi="Arial" w:cs="Arial"/>
                <w:sz w:val="22"/>
                <w:szCs w:val="22"/>
              </w:rPr>
              <w:t>Bentuk evaluasi dan monitoring yang dilakukan oleh program studi dan fakultas, yaitu:</w:t>
            </w:r>
          </w:p>
          <w:p w:rsidR="00263807" w:rsidRPr="001005FE" w:rsidRDefault="00263807" w:rsidP="00263807">
            <w:pPr>
              <w:numPr>
                <w:ilvl w:val="0"/>
                <w:numId w:val="19"/>
              </w:numPr>
              <w:spacing w:line="259" w:lineRule="auto"/>
              <w:jc w:val="both"/>
              <w:rPr>
                <w:rFonts w:ascii="Arial" w:hAnsi="Arial" w:cs="Arial"/>
                <w:sz w:val="22"/>
                <w:szCs w:val="22"/>
              </w:rPr>
            </w:pPr>
            <w:r w:rsidRPr="001005FE">
              <w:rPr>
                <w:rFonts w:ascii="Arial" w:hAnsi="Arial" w:cs="Arial"/>
                <w:sz w:val="22"/>
                <w:szCs w:val="22"/>
              </w:rPr>
              <w:t>Evaluasi perkuliahan, suasana akademik, kepenasihatan akademik hingga fasilitas pembelajaran dilakukan oleh mahasiswa secara online, berkala, dan terintegrasi dalam sistem Ma Chung Information System (MaCis) Mahasiswa (</w:t>
            </w:r>
            <w:hyperlink>
              <w:r w:rsidRPr="001005FE">
                <w:rPr>
                  <w:rStyle w:val="Hyperlink"/>
                  <w:rFonts w:ascii="Arial" w:hAnsi="Arial" w:cs="Arial"/>
                  <w:sz w:val="22"/>
                  <w:szCs w:val="22"/>
                </w:rPr>
                <w:t>http://mahasiswa.machung.ac.id).</w:t>
              </w:r>
            </w:hyperlink>
          </w:p>
          <w:p w:rsidR="00263807" w:rsidRPr="001005FE" w:rsidRDefault="00263807" w:rsidP="00263807">
            <w:pPr>
              <w:numPr>
                <w:ilvl w:val="0"/>
                <w:numId w:val="19"/>
              </w:numPr>
              <w:spacing w:line="259" w:lineRule="auto"/>
              <w:jc w:val="both"/>
              <w:rPr>
                <w:rFonts w:ascii="Arial" w:hAnsi="Arial" w:cs="Arial"/>
                <w:sz w:val="22"/>
                <w:szCs w:val="22"/>
              </w:rPr>
            </w:pPr>
            <w:r w:rsidRPr="001005FE">
              <w:rPr>
                <w:rFonts w:ascii="Arial" w:hAnsi="Arial" w:cs="Arial"/>
                <w:sz w:val="22"/>
                <w:szCs w:val="22"/>
              </w:rPr>
              <w:t xml:space="preserve">Selain evaluasi secara daring, mahasiswa menyelenggarakan </w:t>
            </w:r>
            <w:hyperlink r:id="rId64">
              <w:r w:rsidRPr="001005FE">
                <w:rPr>
                  <w:rStyle w:val="Hyperlink"/>
                  <w:rFonts w:ascii="Arial" w:hAnsi="Arial" w:cs="Arial"/>
                  <w:i/>
                  <w:iCs/>
                  <w:sz w:val="22"/>
                  <w:szCs w:val="22"/>
                </w:rPr>
                <w:t>open forum</w:t>
              </w:r>
            </w:hyperlink>
            <w:r w:rsidRPr="001005FE">
              <w:rPr>
                <w:rFonts w:ascii="Arial" w:hAnsi="Arial" w:cs="Arial"/>
                <w:sz w:val="22"/>
                <w:szCs w:val="22"/>
              </w:rPr>
              <w:t xml:space="preserve"> yang dihadiri oleh ketua program studi dan perwakilan mahasiswa;</w:t>
            </w:r>
          </w:p>
          <w:p w:rsidR="00263807" w:rsidRPr="001005FE" w:rsidRDefault="00263807" w:rsidP="00263807">
            <w:pPr>
              <w:numPr>
                <w:ilvl w:val="0"/>
                <w:numId w:val="19"/>
              </w:numPr>
              <w:spacing w:line="259" w:lineRule="auto"/>
              <w:jc w:val="both"/>
              <w:rPr>
                <w:rFonts w:ascii="Arial" w:hAnsi="Arial" w:cs="Arial"/>
                <w:sz w:val="22"/>
                <w:szCs w:val="22"/>
              </w:rPr>
            </w:pPr>
            <w:r w:rsidRPr="001005FE">
              <w:rPr>
                <w:rFonts w:ascii="Arial" w:hAnsi="Arial" w:cs="Arial"/>
                <w:sz w:val="22"/>
                <w:szCs w:val="22"/>
              </w:rPr>
              <w:t xml:space="preserve">Memasukkan ketua program studi (KPS) dalam kelas </w:t>
            </w:r>
            <w:r w:rsidRPr="001005FE">
              <w:rPr>
                <w:rFonts w:ascii="Arial" w:hAnsi="Arial" w:cs="Arial"/>
                <w:i/>
                <w:iCs/>
                <w:sz w:val="22"/>
                <w:szCs w:val="22"/>
              </w:rPr>
              <w:t xml:space="preserve">MS. Teams </w:t>
            </w:r>
            <w:r w:rsidRPr="001005FE">
              <w:rPr>
                <w:rFonts w:ascii="Arial" w:hAnsi="Arial" w:cs="Arial"/>
                <w:sz w:val="22"/>
                <w:szCs w:val="22"/>
              </w:rPr>
              <w:t>sehingga KPS dapat melakukan monitoring langsung pelaksanaan kegiatan pembelajaran.</w:t>
            </w:r>
          </w:p>
          <w:p w:rsidR="00263807" w:rsidRPr="001005FE" w:rsidRDefault="00263807" w:rsidP="00263807">
            <w:pPr>
              <w:numPr>
                <w:ilvl w:val="0"/>
                <w:numId w:val="19"/>
              </w:numPr>
              <w:spacing w:line="259" w:lineRule="auto"/>
              <w:jc w:val="both"/>
              <w:rPr>
                <w:rFonts w:ascii="Arial" w:hAnsi="Arial" w:cs="Arial"/>
                <w:sz w:val="22"/>
                <w:szCs w:val="22"/>
              </w:rPr>
            </w:pPr>
            <w:r w:rsidRPr="001005FE">
              <w:rPr>
                <w:rFonts w:ascii="Arial" w:hAnsi="Arial" w:cs="Arial"/>
                <w:sz w:val="22"/>
                <w:szCs w:val="22"/>
              </w:rPr>
              <w:t>Monitoring dan evaluasi capaian IKU oleh Koordinator Penjaminan Mutu Fakultas (KPM) setiap tiga bulan.</w:t>
            </w:r>
          </w:p>
          <w:p w:rsidR="00263807" w:rsidRPr="001005FE" w:rsidRDefault="00263807" w:rsidP="00263807">
            <w:pPr>
              <w:numPr>
                <w:ilvl w:val="0"/>
                <w:numId w:val="19"/>
              </w:numPr>
              <w:spacing w:line="259" w:lineRule="auto"/>
              <w:jc w:val="both"/>
              <w:rPr>
                <w:rFonts w:ascii="Arial" w:hAnsi="Arial" w:cs="Arial"/>
                <w:sz w:val="22"/>
                <w:szCs w:val="22"/>
              </w:rPr>
            </w:pPr>
            <w:r w:rsidRPr="001005FE">
              <w:rPr>
                <w:rFonts w:ascii="Arial" w:hAnsi="Arial" w:cs="Arial"/>
                <w:sz w:val="22"/>
                <w:szCs w:val="22"/>
              </w:rPr>
              <w:t>Audit Mutu Akademik Internal (AMAI) diselenggarakan secara terpusat oleh Lembaga Penjaminan Mutu dan Pengawas Internal. AMAI diselenggarakan sekali setiap tahun. Ruang lingkup audit meliputi standar mutu Tri Dharma dan beberapa bidang tambahan lain.</w:t>
            </w:r>
          </w:p>
          <w:p w:rsidR="00263807" w:rsidRPr="001005FE" w:rsidRDefault="00263807" w:rsidP="00263807">
            <w:pPr>
              <w:numPr>
                <w:ilvl w:val="0"/>
                <w:numId w:val="19"/>
              </w:numPr>
              <w:spacing w:line="259" w:lineRule="auto"/>
              <w:jc w:val="both"/>
              <w:rPr>
                <w:rFonts w:ascii="Arial" w:hAnsi="Arial" w:cs="Arial"/>
                <w:sz w:val="22"/>
                <w:szCs w:val="22"/>
              </w:rPr>
            </w:pPr>
            <w:r w:rsidRPr="001005FE">
              <w:rPr>
                <w:rFonts w:ascii="Arial" w:hAnsi="Arial" w:cs="Arial"/>
                <w:sz w:val="22"/>
                <w:szCs w:val="22"/>
              </w:rPr>
              <w:t>Rapat fakultas/program studi</w:t>
            </w:r>
          </w:p>
          <w:p w:rsidR="00263807" w:rsidRPr="001005FE" w:rsidRDefault="00263807" w:rsidP="00263807">
            <w:pPr>
              <w:spacing w:line="259" w:lineRule="auto"/>
              <w:jc w:val="both"/>
              <w:rPr>
                <w:rFonts w:ascii="Arial" w:hAnsi="Arial" w:cs="Arial"/>
                <w:sz w:val="22"/>
                <w:szCs w:val="22"/>
              </w:rPr>
            </w:pPr>
          </w:p>
        </w:tc>
      </w:tr>
      <w:tr w:rsidR="00263807" w:rsidRPr="001005FE" w:rsidTr="00263807">
        <w:trPr>
          <w:jc w:val="center"/>
        </w:trPr>
        <w:tc>
          <w:tcPr>
            <w:tcW w:w="1980" w:type="dxa"/>
          </w:tcPr>
          <w:p w:rsidR="00263807" w:rsidRPr="001005FE" w:rsidRDefault="00263807" w:rsidP="00263807">
            <w:pPr>
              <w:jc w:val="both"/>
              <w:rPr>
                <w:rFonts w:ascii="Arial" w:hAnsi="Arial" w:cs="Arial"/>
                <w:b/>
                <w:sz w:val="22"/>
                <w:szCs w:val="22"/>
              </w:rPr>
            </w:pPr>
            <w:r w:rsidRPr="001005FE">
              <w:rPr>
                <w:rFonts w:ascii="Arial" w:hAnsi="Arial" w:cs="Arial"/>
                <w:b/>
                <w:sz w:val="22"/>
                <w:szCs w:val="22"/>
              </w:rPr>
              <w:t>PENGENDALIAN</w:t>
            </w:r>
          </w:p>
        </w:tc>
        <w:tc>
          <w:tcPr>
            <w:tcW w:w="7250" w:type="dxa"/>
          </w:tcPr>
          <w:p w:rsidR="00263807" w:rsidRPr="001005FE" w:rsidRDefault="00263807" w:rsidP="00263807">
            <w:pPr>
              <w:spacing w:line="259" w:lineRule="auto"/>
              <w:jc w:val="both"/>
              <w:rPr>
                <w:rFonts w:ascii="Arial" w:hAnsi="Arial" w:cs="Arial"/>
                <w:sz w:val="22"/>
                <w:szCs w:val="22"/>
              </w:rPr>
            </w:pPr>
            <w:r w:rsidRPr="001005FE">
              <w:rPr>
                <w:rFonts w:ascii="Arial" w:hAnsi="Arial" w:cs="Arial"/>
                <w:sz w:val="22"/>
                <w:szCs w:val="22"/>
              </w:rPr>
              <w:t>Tahapan pengendalian dilakukan dalam bentuk:</w:t>
            </w:r>
          </w:p>
          <w:p w:rsidR="00263807" w:rsidRPr="001005FE" w:rsidRDefault="0058451C" w:rsidP="00263807">
            <w:pPr>
              <w:numPr>
                <w:ilvl w:val="0"/>
                <w:numId w:val="20"/>
              </w:numPr>
              <w:spacing w:line="259" w:lineRule="auto"/>
              <w:jc w:val="both"/>
              <w:rPr>
                <w:rFonts w:ascii="Arial" w:hAnsi="Arial" w:cs="Arial"/>
                <w:sz w:val="22"/>
                <w:szCs w:val="22"/>
              </w:rPr>
            </w:pPr>
            <w:hyperlink r:id="rId65">
              <w:r w:rsidR="00263807" w:rsidRPr="001005FE">
                <w:rPr>
                  <w:rStyle w:val="Hyperlink"/>
                  <w:rFonts w:ascii="Arial" w:hAnsi="Arial" w:cs="Arial"/>
                  <w:sz w:val="22"/>
                  <w:szCs w:val="22"/>
                </w:rPr>
                <w:t>Rapat Program Studi</w:t>
              </w:r>
            </w:hyperlink>
          </w:p>
          <w:p w:rsidR="00263807" w:rsidRPr="001005FE" w:rsidRDefault="00263807" w:rsidP="00263807">
            <w:pPr>
              <w:spacing w:line="259" w:lineRule="auto"/>
              <w:jc w:val="both"/>
              <w:rPr>
                <w:rFonts w:ascii="Arial" w:hAnsi="Arial" w:cs="Arial"/>
                <w:sz w:val="22"/>
                <w:szCs w:val="22"/>
              </w:rPr>
            </w:pPr>
            <w:r w:rsidRPr="001005FE">
              <w:rPr>
                <w:rFonts w:ascii="Arial" w:hAnsi="Arial" w:cs="Arial"/>
                <w:sz w:val="22"/>
                <w:szCs w:val="22"/>
              </w:rPr>
              <w:t>Rapat wajib internal program studi dipimpin oleh Kaprodi untuk membahas dan menyelesaikan temuan-temuan monitoring/evaluasi serta audit pada level program studi</w:t>
            </w:r>
          </w:p>
          <w:p w:rsidR="00263807" w:rsidRPr="001005FE" w:rsidRDefault="0058451C" w:rsidP="00263807">
            <w:pPr>
              <w:numPr>
                <w:ilvl w:val="0"/>
                <w:numId w:val="20"/>
              </w:numPr>
              <w:spacing w:line="259" w:lineRule="auto"/>
              <w:jc w:val="both"/>
              <w:rPr>
                <w:rFonts w:ascii="Arial" w:hAnsi="Arial" w:cs="Arial"/>
                <w:sz w:val="22"/>
                <w:szCs w:val="22"/>
              </w:rPr>
            </w:pPr>
            <w:hyperlink r:id="rId66">
              <w:r w:rsidR="00263807" w:rsidRPr="001005FE">
                <w:rPr>
                  <w:rStyle w:val="Hyperlink"/>
                  <w:rFonts w:ascii="Arial" w:hAnsi="Arial" w:cs="Arial"/>
                  <w:sz w:val="22"/>
                  <w:szCs w:val="22"/>
                </w:rPr>
                <w:t>Rapat Fakultas</w:t>
              </w:r>
            </w:hyperlink>
          </w:p>
          <w:p w:rsidR="00263807" w:rsidRPr="001005FE" w:rsidRDefault="00263807" w:rsidP="00263807">
            <w:pPr>
              <w:spacing w:line="259" w:lineRule="auto"/>
              <w:jc w:val="both"/>
              <w:rPr>
                <w:rFonts w:ascii="Arial" w:hAnsi="Arial" w:cs="Arial"/>
                <w:sz w:val="22"/>
                <w:szCs w:val="22"/>
              </w:rPr>
            </w:pPr>
            <w:r w:rsidRPr="001005FE">
              <w:rPr>
                <w:rFonts w:ascii="Arial" w:hAnsi="Arial" w:cs="Arial"/>
                <w:sz w:val="22"/>
                <w:szCs w:val="22"/>
              </w:rPr>
              <w:t>Rapat fakultas dipimpin oleh Dekan untuk membahas dan menyelesaikan temuan-temuan monitoring/evaluasi, serta audit pada tiap program studi yang berada dalam fakultas</w:t>
            </w:r>
          </w:p>
          <w:p w:rsidR="00263807" w:rsidRPr="001005FE" w:rsidRDefault="00263807" w:rsidP="00263807">
            <w:pPr>
              <w:numPr>
                <w:ilvl w:val="0"/>
                <w:numId w:val="20"/>
              </w:numPr>
              <w:spacing w:line="259" w:lineRule="auto"/>
              <w:jc w:val="both"/>
              <w:rPr>
                <w:rFonts w:ascii="Arial" w:hAnsi="Arial" w:cs="Arial"/>
                <w:sz w:val="22"/>
                <w:szCs w:val="22"/>
              </w:rPr>
            </w:pPr>
            <w:r w:rsidRPr="001005FE">
              <w:rPr>
                <w:rFonts w:ascii="Arial" w:hAnsi="Arial" w:cs="Arial"/>
                <w:sz w:val="22"/>
                <w:szCs w:val="22"/>
              </w:rPr>
              <w:t>Rapat Koordinasi Pimpinan Universitas</w:t>
            </w:r>
          </w:p>
          <w:p w:rsidR="00263807" w:rsidRPr="001005FE" w:rsidRDefault="00263807" w:rsidP="00263807">
            <w:pPr>
              <w:spacing w:line="259" w:lineRule="auto"/>
              <w:jc w:val="both"/>
              <w:rPr>
                <w:rFonts w:ascii="Arial" w:hAnsi="Arial" w:cs="Arial"/>
                <w:sz w:val="22"/>
                <w:szCs w:val="22"/>
              </w:rPr>
            </w:pPr>
            <w:r w:rsidRPr="001005FE">
              <w:rPr>
                <w:rFonts w:ascii="Arial" w:hAnsi="Arial" w:cs="Arial"/>
                <w:sz w:val="22"/>
                <w:szCs w:val="22"/>
              </w:rPr>
              <w:t>Rapat yang dihadiri oleh Rektor, Wakil Rektor, Kepala Lembaga, dan Dekan untuk membahas hasil temuan monitoring/evaluasi, serta audit, atau hal lain sesuai bidang kerja Wakil Rektor.</w:t>
            </w:r>
          </w:p>
          <w:p w:rsidR="00263807" w:rsidRPr="001005FE" w:rsidRDefault="0058451C" w:rsidP="00263807">
            <w:pPr>
              <w:numPr>
                <w:ilvl w:val="0"/>
                <w:numId w:val="20"/>
              </w:numPr>
              <w:spacing w:line="259" w:lineRule="auto"/>
              <w:jc w:val="both"/>
              <w:rPr>
                <w:rFonts w:ascii="Arial" w:hAnsi="Arial" w:cs="Arial"/>
                <w:sz w:val="22"/>
                <w:szCs w:val="22"/>
              </w:rPr>
            </w:pPr>
            <w:hyperlink r:id="rId67">
              <w:r w:rsidR="00263807" w:rsidRPr="001005FE">
                <w:rPr>
                  <w:rStyle w:val="Hyperlink"/>
                  <w:rFonts w:ascii="Arial" w:hAnsi="Arial" w:cs="Arial"/>
                  <w:sz w:val="22"/>
                  <w:szCs w:val="22"/>
                </w:rPr>
                <w:t>Rapat Tinjauan Manajemen level Universitas</w:t>
              </w:r>
            </w:hyperlink>
          </w:p>
          <w:p w:rsidR="00263807" w:rsidRPr="001005FE" w:rsidRDefault="00263807" w:rsidP="00263807">
            <w:pPr>
              <w:spacing w:line="259" w:lineRule="auto"/>
              <w:jc w:val="both"/>
              <w:rPr>
                <w:rFonts w:ascii="Arial" w:hAnsi="Arial" w:cs="Arial"/>
                <w:sz w:val="22"/>
                <w:szCs w:val="22"/>
              </w:rPr>
            </w:pPr>
            <w:r w:rsidRPr="001005FE">
              <w:rPr>
                <w:rFonts w:ascii="Arial" w:hAnsi="Arial" w:cs="Arial"/>
                <w:sz w:val="22"/>
                <w:szCs w:val="22"/>
              </w:rPr>
              <w:t>Kegiatan ini dihadiri oleh seluruh elemen pimpinan program studi, fakultas hingga universitas. Fokus kegiatan rapat ini adalah pembahasan hasil temuan-temuan audit mutu akademik internal (AMAI) dan penentuan tindak lanjut.</w:t>
            </w:r>
          </w:p>
          <w:p w:rsidR="00263807" w:rsidRPr="001005FE" w:rsidRDefault="00263807" w:rsidP="00263807">
            <w:pPr>
              <w:spacing w:line="259" w:lineRule="auto"/>
              <w:jc w:val="both"/>
              <w:rPr>
                <w:rFonts w:ascii="Arial" w:hAnsi="Arial" w:cs="Arial"/>
                <w:sz w:val="22"/>
                <w:szCs w:val="22"/>
              </w:rPr>
            </w:pPr>
          </w:p>
        </w:tc>
      </w:tr>
      <w:tr w:rsidR="00263807" w:rsidRPr="001005FE" w:rsidTr="00263807">
        <w:trPr>
          <w:jc w:val="center"/>
        </w:trPr>
        <w:tc>
          <w:tcPr>
            <w:tcW w:w="1980" w:type="dxa"/>
          </w:tcPr>
          <w:p w:rsidR="00263807" w:rsidRPr="001005FE" w:rsidRDefault="00263807" w:rsidP="00263807">
            <w:pPr>
              <w:jc w:val="both"/>
              <w:rPr>
                <w:rFonts w:ascii="Arial" w:hAnsi="Arial" w:cs="Arial"/>
                <w:b/>
                <w:sz w:val="22"/>
                <w:szCs w:val="22"/>
              </w:rPr>
            </w:pPr>
            <w:r w:rsidRPr="001005FE">
              <w:rPr>
                <w:rFonts w:ascii="Arial" w:hAnsi="Arial" w:cs="Arial"/>
                <w:b/>
                <w:sz w:val="22"/>
                <w:szCs w:val="22"/>
              </w:rPr>
              <w:t>PENINGKATAN</w:t>
            </w:r>
          </w:p>
        </w:tc>
        <w:tc>
          <w:tcPr>
            <w:tcW w:w="7250" w:type="dxa"/>
          </w:tcPr>
          <w:p w:rsidR="00263807" w:rsidRPr="001005FE" w:rsidRDefault="00263807" w:rsidP="00263807">
            <w:pPr>
              <w:spacing w:line="259" w:lineRule="auto"/>
              <w:jc w:val="both"/>
              <w:rPr>
                <w:rFonts w:ascii="Arial" w:hAnsi="Arial" w:cs="Arial"/>
                <w:sz w:val="22"/>
                <w:szCs w:val="22"/>
              </w:rPr>
            </w:pPr>
          </w:p>
          <w:p w:rsidR="00263807" w:rsidRPr="001005FE" w:rsidRDefault="00263807" w:rsidP="00263807">
            <w:pPr>
              <w:spacing w:line="259" w:lineRule="auto"/>
              <w:jc w:val="both"/>
              <w:rPr>
                <w:rFonts w:ascii="Arial" w:hAnsi="Arial" w:cs="Arial"/>
                <w:sz w:val="22"/>
                <w:szCs w:val="22"/>
              </w:rPr>
            </w:pPr>
            <w:r w:rsidRPr="001005FE">
              <w:rPr>
                <w:rFonts w:ascii="Arial" w:hAnsi="Arial" w:cs="Arial"/>
                <w:sz w:val="22"/>
                <w:szCs w:val="22"/>
              </w:rPr>
              <w:t xml:space="preserve">Penyusunan program kerja yang berkaitan dengan peningkatan standar pendidikan. Selain itu, hasil evaluasi dan pelaksanaan analisis SWOT dipakai sebagai acuan utama dan dituangkan ke dalam rencana strategis berikutnya. </w:t>
            </w:r>
          </w:p>
          <w:p w:rsidR="00263807" w:rsidRPr="001005FE" w:rsidRDefault="00263807" w:rsidP="00263807">
            <w:pPr>
              <w:spacing w:line="259" w:lineRule="auto"/>
              <w:jc w:val="both"/>
              <w:rPr>
                <w:rFonts w:ascii="Arial" w:hAnsi="Arial" w:cs="Arial"/>
                <w:sz w:val="22"/>
                <w:szCs w:val="22"/>
              </w:rPr>
            </w:pPr>
          </w:p>
        </w:tc>
      </w:tr>
    </w:tbl>
    <w:p w:rsidR="00B86477" w:rsidRDefault="00B86477" w:rsidP="00B86477">
      <w:pPr>
        <w:spacing w:before="1" w:line="260" w:lineRule="exact"/>
        <w:ind w:left="574" w:right="-16"/>
        <w:jc w:val="center"/>
        <w:rPr>
          <w:rFonts w:ascii="Arial" w:eastAsia="Arial" w:hAnsi="Arial" w:cs="Arial"/>
          <w:color w:val="000000" w:themeColor="text1"/>
          <w:position w:val="-1"/>
          <w:sz w:val="24"/>
          <w:szCs w:val="24"/>
        </w:rPr>
      </w:pPr>
    </w:p>
    <w:p w:rsidR="00263807" w:rsidRDefault="00263807" w:rsidP="00263807">
      <w:pPr>
        <w:spacing w:before="1" w:line="260" w:lineRule="exact"/>
        <w:ind w:left="574" w:right="-16"/>
        <w:jc w:val="both"/>
        <w:rPr>
          <w:rFonts w:ascii="Arial" w:eastAsia="Arial" w:hAnsi="Arial" w:cs="Arial"/>
          <w:color w:val="000000" w:themeColor="text1"/>
          <w:position w:val="-1"/>
          <w:sz w:val="24"/>
          <w:szCs w:val="24"/>
        </w:rPr>
      </w:pPr>
      <w:r>
        <w:rPr>
          <w:rFonts w:ascii="Arial" w:eastAsia="Arial" w:hAnsi="Arial" w:cs="Arial"/>
          <w:color w:val="000000" w:themeColor="text1"/>
          <w:position w:val="-1"/>
          <w:sz w:val="24"/>
          <w:szCs w:val="24"/>
        </w:rPr>
        <w:t>Tabel X. Siklus PPEPP bidang Penelitian</w:t>
      </w:r>
    </w:p>
    <w:tbl>
      <w:tblPr>
        <w:tblStyle w:val="TableGrid"/>
        <w:tblW w:w="9230" w:type="dxa"/>
        <w:jc w:val="center"/>
        <w:tblLook w:val="04A0" w:firstRow="1" w:lastRow="0" w:firstColumn="1" w:lastColumn="0" w:noHBand="0" w:noVBand="1"/>
      </w:tblPr>
      <w:tblGrid>
        <w:gridCol w:w="1980"/>
        <w:gridCol w:w="7250"/>
      </w:tblGrid>
      <w:tr w:rsidR="00263807" w:rsidRPr="001005FE" w:rsidTr="00263807">
        <w:trPr>
          <w:jc w:val="center"/>
        </w:trPr>
        <w:tc>
          <w:tcPr>
            <w:tcW w:w="1980" w:type="dxa"/>
          </w:tcPr>
          <w:p w:rsidR="00263807" w:rsidRPr="001005FE" w:rsidRDefault="00263807" w:rsidP="00263807">
            <w:pPr>
              <w:jc w:val="center"/>
              <w:rPr>
                <w:rFonts w:ascii="Arial" w:hAnsi="Arial" w:cs="Arial"/>
                <w:b/>
                <w:sz w:val="22"/>
                <w:szCs w:val="22"/>
              </w:rPr>
            </w:pPr>
            <w:r w:rsidRPr="001005FE">
              <w:rPr>
                <w:rFonts w:ascii="Arial" w:hAnsi="Arial" w:cs="Arial"/>
                <w:b/>
                <w:sz w:val="22"/>
                <w:szCs w:val="22"/>
              </w:rPr>
              <w:lastRenderedPageBreak/>
              <w:t>Tahap Siklus</w:t>
            </w:r>
          </w:p>
        </w:tc>
        <w:tc>
          <w:tcPr>
            <w:tcW w:w="7250" w:type="dxa"/>
          </w:tcPr>
          <w:p w:rsidR="00263807" w:rsidRPr="001005FE" w:rsidRDefault="00263807" w:rsidP="00263807">
            <w:pPr>
              <w:jc w:val="center"/>
              <w:rPr>
                <w:rFonts w:ascii="Arial" w:hAnsi="Arial" w:cs="Arial"/>
                <w:b/>
                <w:sz w:val="22"/>
                <w:szCs w:val="22"/>
              </w:rPr>
            </w:pPr>
            <w:r w:rsidRPr="001005FE">
              <w:rPr>
                <w:rFonts w:ascii="Arial" w:hAnsi="Arial" w:cs="Arial"/>
                <w:b/>
                <w:sz w:val="22"/>
                <w:szCs w:val="22"/>
              </w:rPr>
              <w:t>Uraian</w:t>
            </w:r>
          </w:p>
        </w:tc>
      </w:tr>
      <w:tr w:rsidR="00263807" w:rsidRPr="001005FE" w:rsidTr="00263807">
        <w:trPr>
          <w:jc w:val="center"/>
        </w:trPr>
        <w:tc>
          <w:tcPr>
            <w:tcW w:w="1980" w:type="dxa"/>
          </w:tcPr>
          <w:p w:rsidR="00263807" w:rsidRPr="001005FE" w:rsidRDefault="00263807" w:rsidP="00263807">
            <w:pPr>
              <w:jc w:val="both"/>
              <w:rPr>
                <w:rFonts w:ascii="Arial" w:hAnsi="Arial" w:cs="Arial"/>
                <w:b/>
                <w:sz w:val="22"/>
                <w:szCs w:val="22"/>
              </w:rPr>
            </w:pPr>
            <w:r w:rsidRPr="001005FE">
              <w:rPr>
                <w:rFonts w:ascii="Arial" w:hAnsi="Arial" w:cs="Arial"/>
                <w:b/>
                <w:sz w:val="22"/>
                <w:szCs w:val="22"/>
              </w:rPr>
              <w:t>PENETAPAN</w:t>
            </w:r>
          </w:p>
        </w:tc>
        <w:tc>
          <w:tcPr>
            <w:tcW w:w="7250" w:type="dxa"/>
          </w:tcPr>
          <w:p w:rsidR="00263807" w:rsidRPr="001005FE" w:rsidRDefault="00263807" w:rsidP="00263807">
            <w:pPr>
              <w:numPr>
                <w:ilvl w:val="0"/>
                <w:numId w:val="21"/>
              </w:numPr>
              <w:spacing w:line="259" w:lineRule="auto"/>
              <w:jc w:val="both"/>
              <w:rPr>
                <w:rFonts w:ascii="Arial" w:hAnsi="Arial" w:cs="Arial"/>
                <w:sz w:val="22"/>
                <w:szCs w:val="22"/>
              </w:rPr>
            </w:pPr>
            <w:r w:rsidRPr="001005FE">
              <w:rPr>
                <w:rFonts w:ascii="Arial" w:hAnsi="Arial" w:cs="Arial"/>
                <w:sz w:val="22"/>
                <w:szCs w:val="22"/>
              </w:rPr>
              <w:t xml:space="preserve">Lembaga Penelitian, Pengabdian Masyarakat, dan Inovasi (LPPMI) melakukan evaluasi diri terhadap ketercapaian </w:t>
            </w:r>
            <w:hyperlink r:id="rId68">
              <w:r w:rsidRPr="001005FE">
                <w:rPr>
                  <w:rStyle w:val="Hyperlink"/>
                  <w:rFonts w:ascii="Arial" w:hAnsi="Arial" w:cs="Arial"/>
                  <w:sz w:val="22"/>
                  <w:szCs w:val="22"/>
                </w:rPr>
                <w:t>standar mutu penelitian</w:t>
              </w:r>
            </w:hyperlink>
            <w:r w:rsidRPr="001005FE">
              <w:rPr>
                <w:rFonts w:ascii="Arial" w:hAnsi="Arial" w:cs="Arial"/>
                <w:sz w:val="22"/>
                <w:szCs w:val="22"/>
              </w:rPr>
              <w:t xml:space="preserve"> dan </w:t>
            </w:r>
            <w:hyperlink r:id="rId69">
              <w:r w:rsidRPr="001005FE">
                <w:rPr>
                  <w:rStyle w:val="Hyperlink"/>
                  <w:rFonts w:ascii="Arial" w:hAnsi="Arial" w:cs="Arial"/>
                  <w:sz w:val="22"/>
                  <w:szCs w:val="22"/>
                </w:rPr>
                <w:t>Renstra Penelitian Universitas</w:t>
              </w:r>
            </w:hyperlink>
            <w:r w:rsidRPr="001005FE">
              <w:rPr>
                <w:rFonts w:ascii="Arial" w:hAnsi="Arial" w:cs="Arial"/>
                <w:sz w:val="22"/>
                <w:szCs w:val="22"/>
              </w:rPr>
              <w:t>.</w:t>
            </w:r>
          </w:p>
          <w:p w:rsidR="00263807" w:rsidRPr="001005FE" w:rsidRDefault="00263807" w:rsidP="00263807">
            <w:pPr>
              <w:numPr>
                <w:ilvl w:val="0"/>
                <w:numId w:val="21"/>
              </w:numPr>
              <w:spacing w:line="259" w:lineRule="auto"/>
              <w:jc w:val="both"/>
              <w:rPr>
                <w:rFonts w:ascii="Arial" w:hAnsi="Arial" w:cs="Arial"/>
                <w:sz w:val="22"/>
                <w:szCs w:val="22"/>
              </w:rPr>
            </w:pPr>
            <w:r w:rsidRPr="001005FE">
              <w:rPr>
                <w:rFonts w:ascii="Arial" w:hAnsi="Arial" w:cs="Arial"/>
                <w:sz w:val="22"/>
                <w:szCs w:val="22"/>
              </w:rPr>
              <w:t xml:space="preserve">LPPMI menyampaikan </w:t>
            </w:r>
            <w:hyperlink r:id="rId70">
              <w:r w:rsidRPr="001005FE">
                <w:rPr>
                  <w:rStyle w:val="Hyperlink"/>
                  <w:rFonts w:ascii="Arial" w:hAnsi="Arial" w:cs="Arial"/>
                  <w:sz w:val="22"/>
                  <w:szCs w:val="22"/>
                </w:rPr>
                <w:t>hasil evaluasi diri  dan data</w:t>
              </w:r>
            </w:hyperlink>
            <w:r w:rsidRPr="001005FE">
              <w:rPr>
                <w:rFonts w:ascii="Arial" w:hAnsi="Arial" w:cs="Arial"/>
                <w:sz w:val="22"/>
                <w:szCs w:val="22"/>
              </w:rPr>
              <w:t xml:space="preserve"> penelitian pada kepada pemangku kepentingan internal dan/atau eksternal untuk mendapatkan umpan balik.</w:t>
            </w:r>
          </w:p>
          <w:p w:rsidR="00263807" w:rsidRPr="001005FE" w:rsidRDefault="00263807" w:rsidP="00263807">
            <w:pPr>
              <w:numPr>
                <w:ilvl w:val="0"/>
                <w:numId w:val="21"/>
              </w:numPr>
              <w:spacing w:line="259" w:lineRule="auto"/>
              <w:jc w:val="both"/>
              <w:rPr>
                <w:rFonts w:ascii="Arial" w:hAnsi="Arial" w:cs="Arial"/>
                <w:sz w:val="22"/>
                <w:szCs w:val="22"/>
              </w:rPr>
            </w:pPr>
            <w:r w:rsidRPr="001005FE">
              <w:rPr>
                <w:rFonts w:ascii="Arial" w:hAnsi="Arial" w:cs="Arial"/>
                <w:sz w:val="22"/>
                <w:szCs w:val="22"/>
              </w:rPr>
              <w:t>LPPMI merancang skema penelitian dengan memperhatikan hasil umpan balik.</w:t>
            </w:r>
          </w:p>
          <w:p w:rsidR="00263807" w:rsidRPr="001005FE" w:rsidRDefault="00263807" w:rsidP="00263807">
            <w:pPr>
              <w:numPr>
                <w:ilvl w:val="0"/>
                <w:numId w:val="21"/>
              </w:numPr>
              <w:spacing w:line="259" w:lineRule="auto"/>
              <w:jc w:val="both"/>
              <w:rPr>
                <w:rFonts w:ascii="Arial" w:hAnsi="Arial" w:cs="Arial"/>
                <w:sz w:val="22"/>
                <w:szCs w:val="22"/>
              </w:rPr>
            </w:pPr>
            <w:r w:rsidRPr="001005FE">
              <w:rPr>
                <w:rFonts w:ascii="Arial" w:hAnsi="Arial" w:cs="Arial"/>
                <w:sz w:val="22"/>
                <w:szCs w:val="22"/>
              </w:rPr>
              <w:t xml:space="preserve">LPPMI menetapkan dan memberlakukan </w:t>
            </w:r>
            <w:hyperlink r:id="rId71">
              <w:r w:rsidRPr="001005FE">
                <w:rPr>
                  <w:rStyle w:val="Hyperlink"/>
                  <w:rFonts w:ascii="Arial" w:hAnsi="Arial" w:cs="Arial"/>
                  <w:sz w:val="22"/>
                  <w:szCs w:val="22"/>
                </w:rPr>
                <w:t>skema penelitian</w:t>
              </w:r>
            </w:hyperlink>
            <w:r w:rsidRPr="001005FE">
              <w:rPr>
                <w:rFonts w:ascii="Arial" w:hAnsi="Arial" w:cs="Arial"/>
                <w:sz w:val="22"/>
                <w:szCs w:val="22"/>
              </w:rPr>
              <w:t xml:space="preserve"> berdasarkan hasil rapat </w:t>
            </w:r>
          </w:p>
          <w:p w:rsidR="00263807" w:rsidRPr="001005FE" w:rsidRDefault="00263807" w:rsidP="00263807">
            <w:pPr>
              <w:spacing w:line="259" w:lineRule="auto"/>
              <w:ind w:left="720"/>
              <w:jc w:val="both"/>
              <w:rPr>
                <w:rFonts w:ascii="Arial" w:hAnsi="Arial" w:cs="Arial"/>
                <w:sz w:val="22"/>
                <w:szCs w:val="22"/>
              </w:rPr>
            </w:pPr>
          </w:p>
        </w:tc>
      </w:tr>
      <w:tr w:rsidR="00263807" w:rsidRPr="001005FE" w:rsidTr="00263807">
        <w:trPr>
          <w:jc w:val="center"/>
        </w:trPr>
        <w:tc>
          <w:tcPr>
            <w:tcW w:w="1980" w:type="dxa"/>
          </w:tcPr>
          <w:p w:rsidR="00263807" w:rsidRPr="001005FE" w:rsidRDefault="00263807" w:rsidP="00263807">
            <w:pPr>
              <w:jc w:val="both"/>
              <w:rPr>
                <w:rFonts w:ascii="Arial" w:hAnsi="Arial" w:cs="Arial"/>
                <w:b/>
                <w:sz w:val="22"/>
                <w:szCs w:val="22"/>
              </w:rPr>
            </w:pPr>
            <w:r w:rsidRPr="001005FE">
              <w:rPr>
                <w:rFonts w:ascii="Arial" w:hAnsi="Arial" w:cs="Arial"/>
                <w:b/>
                <w:sz w:val="22"/>
                <w:szCs w:val="22"/>
              </w:rPr>
              <w:t>PELAKSANAAN</w:t>
            </w:r>
          </w:p>
        </w:tc>
        <w:tc>
          <w:tcPr>
            <w:tcW w:w="7250" w:type="dxa"/>
          </w:tcPr>
          <w:p w:rsidR="00263807" w:rsidRPr="001005FE" w:rsidRDefault="00263807" w:rsidP="00263807">
            <w:pPr>
              <w:numPr>
                <w:ilvl w:val="0"/>
                <w:numId w:val="22"/>
              </w:numPr>
              <w:spacing w:line="259" w:lineRule="auto"/>
              <w:jc w:val="both"/>
              <w:rPr>
                <w:rFonts w:ascii="Arial" w:hAnsi="Arial" w:cs="Arial"/>
                <w:sz w:val="22"/>
                <w:szCs w:val="22"/>
              </w:rPr>
            </w:pPr>
            <w:r w:rsidRPr="001005FE">
              <w:rPr>
                <w:rFonts w:ascii="Arial" w:hAnsi="Arial" w:cs="Arial"/>
                <w:sz w:val="22"/>
                <w:szCs w:val="22"/>
              </w:rPr>
              <w:t xml:space="preserve">Lembaga Penelitian, Pengabdian Masyarakat, dan Inovasi (LPPMI) </w:t>
            </w:r>
            <w:hyperlink r:id="rId72">
              <w:r w:rsidRPr="001005FE">
                <w:rPr>
                  <w:rStyle w:val="Hyperlink"/>
                  <w:rFonts w:ascii="Arial" w:hAnsi="Arial" w:cs="Arial"/>
                  <w:sz w:val="22"/>
                  <w:szCs w:val="22"/>
                </w:rPr>
                <w:t>melakukan sosialisasi</w:t>
              </w:r>
            </w:hyperlink>
            <w:r w:rsidRPr="001005FE">
              <w:rPr>
                <w:rFonts w:ascii="Arial" w:hAnsi="Arial" w:cs="Arial"/>
                <w:sz w:val="22"/>
                <w:szCs w:val="22"/>
              </w:rPr>
              <w:t xml:space="preserve"> terhadap skema penelitian kepada civitas akademika.</w:t>
            </w:r>
          </w:p>
          <w:p w:rsidR="00263807" w:rsidRPr="001005FE" w:rsidRDefault="00263807" w:rsidP="00263807">
            <w:pPr>
              <w:numPr>
                <w:ilvl w:val="0"/>
                <w:numId w:val="22"/>
              </w:numPr>
              <w:spacing w:line="259" w:lineRule="auto"/>
              <w:jc w:val="both"/>
              <w:rPr>
                <w:rFonts w:ascii="Arial" w:hAnsi="Arial" w:cs="Arial"/>
                <w:sz w:val="22"/>
                <w:szCs w:val="22"/>
              </w:rPr>
            </w:pPr>
            <w:r w:rsidRPr="001005FE">
              <w:rPr>
                <w:rFonts w:ascii="Arial" w:hAnsi="Arial" w:cs="Arial"/>
                <w:sz w:val="22"/>
                <w:szCs w:val="22"/>
              </w:rPr>
              <w:t xml:space="preserve">LPPMI mempersiapkan dokumen </w:t>
            </w:r>
            <w:r w:rsidRPr="001005FE">
              <w:rPr>
                <w:rFonts w:ascii="Arial" w:hAnsi="Arial" w:cs="Arial"/>
                <w:i/>
                <w:iCs/>
                <w:sz w:val="22"/>
                <w:szCs w:val="22"/>
              </w:rPr>
              <w:t xml:space="preserve">standar operating procedure (SOP), </w:t>
            </w:r>
            <w:r w:rsidRPr="001005FE">
              <w:rPr>
                <w:rFonts w:ascii="Arial" w:hAnsi="Arial" w:cs="Arial"/>
                <w:sz w:val="22"/>
                <w:szCs w:val="22"/>
              </w:rPr>
              <w:t>panduan penelitian, formulir usulan penelitian, dan formulir penggunaan anggaran untuk setiap skim penelitian internal dan eksternal</w:t>
            </w:r>
          </w:p>
          <w:p w:rsidR="00263807" w:rsidRPr="001005FE" w:rsidRDefault="00263807" w:rsidP="00263807">
            <w:pPr>
              <w:numPr>
                <w:ilvl w:val="0"/>
                <w:numId w:val="22"/>
              </w:numPr>
              <w:spacing w:line="259" w:lineRule="auto"/>
              <w:jc w:val="both"/>
              <w:rPr>
                <w:rFonts w:ascii="Arial" w:hAnsi="Arial" w:cs="Arial"/>
                <w:sz w:val="22"/>
                <w:szCs w:val="22"/>
              </w:rPr>
            </w:pPr>
            <w:r w:rsidRPr="001005FE">
              <w:rPr>
                <w:rFonts w:ascii="Arial" w:hAnsi="Arial" w:cs="Arial"/>
                <w:sz w:val="22"/>
                <w:szCs w:val="22"/>
              </w:rPr>
              <w:t xml:space="preserve">LPPMI </w:t>
            </w:r>
            <w:hyperlink r:id="rId73">
              <w:r w:rsidRPr="001005FE">
                <w:rPr>
                  <w:rStyle w:val="Hyperlink"/>
                  <w:rFonts w:ascii="Arial" w:hAnsi="Arial" w:cs="Arial"/>
                  <w:sz w:val="22"/>
                  <w:szCs w:val="22"/>
                </w:rPr>
                <w:t>menetapkan penanggung jawab</w:t>
              </w:r>
            </w:hyperlink>
            <w:r w:rsidRPr="001005FE">
              <w:rPr>
                <w:rFonts w:ascii="Arial" w:hAnsi="Arial" w:cs="Arial"/>
                <w:sz w:val="22"/>
                <w:szCs w:val="22"/>
              </w:rPr>
              <w:t xml:space="preserve"> pelaksana penelitian/penerima hibah internal berdasar hasil penilaian. </w:t>
            </w:r>
          </w:p>
          <w:p w:rsidR="00263807" w:rsidRPr="001005FE" w:rsidRDefault="00263807" w:rsidP="00263807">
            <w:pPr>
              <w:numPr>
                <w:ilvl w:val="0"/>
                <w:numId w:val="22"/>
              </w:numPr>
              <w:spacing w:line="259" w:lineRule="auto"/>
              <w:jc w:val="both"/>
              <w:rPr>
                <w:rFonts w:ascii="Arial" w:hAnsi="Arial" w:cs="Arial"/>
                <w:sz w:val="22"/>
                <w:szCs w:val="22"/>
              </w:rPr>
            </w:pPr>
            <w:r w:rsidRPr="001005FE">
              <w:rPr>
                <w:rFonts w:ascii="Arial" w:hAnsi="Arial" w:cs="Arial"/>
                <w:sz w:val="22"/>
                <w:szCs w:val="22"/>
              </w:rPr>
              <w:t xml:space="preserve">Penanggung jawab pelaksana penelitian melaksanakan kegiatan penelitian dengan menggunakan </w:t>
            </w:r>
            <w:hyperlink r:id="rId74">
              <w:r w:rsidRPr="001005FE">
                <w:rPr>
                  <w:rStyle w:val="Hyperlink"/>
                  <w:rFonts w:ascii="Arial" w:hAnsi="Arial" w:cs="Arial"/>
                  <w:sz w:val="22"/>
                  <w:szCs w:val="22"/>
                </w:rPr>
                <w:t>standar penelitian</w:t>
              </w:r>
            </w:hyperlink>
            <w:r w:rsidRPr="001005FE">
              <w:rPr>
                <w:rFonts w:ascii="Arial" w:hAnsi="Arial" w:cs="Arial"/>
                <w:sz w:val="22"/>
                <w:szCs w:val="22"/>
              </w:rPr>
              <w:t xml:space="preserve"> sebagai tolak ukur pencapaian </w:t>
            </w:r>
          </w:p>
          <w:p w:rsidR="00263807" w:rsidRPr="001005FE" w:rsidRDefault="00263807" w:rsidP="00263807">
            <w:pPr>
              <w:spacing w:line="259" w:lineRule="auto"/>
              <w:ind w:left="720"/>
              <w:jc w:val="both"/>
              <w:rPr>
                <w:rFonts w:ascii="Arial" w:hAnsi="Arial" w:cs="Arial"/>
                <w:sz w:val="22"/>
                <w:szCs w:val="22"/>
              </w:rPr>
            </w:pPr>
          </w:p>
        </w:tc>
      </w:tr>
      <w:tr w:rsidR="00263807" w:rsidRPr="001005FE" w:rsidTr="00263807">
        <w:trPr>
          <w:jc w:val="center"/>
        </w:trPr>
        <w:tc>
          <w:tcPr>
            <w:tcW w:w="1980" w:type="dxa"/>
          </w:tcPr>
          <w:p w:rsidR="00263807" w:rsidRPr="001005FE" w:rsidRDefault="00263807" w:rsidP="00263807">
            <w:pPr>
              <w:jc w:val="both"/>
              <w:rPr>
                <w:rFonts w:ascii="Arial" w:hAnsi="Arial" w:cs="Arial"/>
                <w:b/>
                <w:sz w:val="22"/>
                <w:szCs w:val="22"/>
              </w:rPr>
            </w:pPr>
            <w:r w:rsidRPr="001005FE">
              <w:rPr>
                <w:rFonts w:ascii="Arial" w:hAnsi="Arial" w:cs="Arial"/>
                <w:b/>
                <w:sz w:val="22"/>
                <w:szCs w:val="22"/>
              </w:rPr>
              <w:t>EVALUASI</w:t>
            </w:r>
          </w:p>
        </w:tc>
        <w:tc>
          <w:tcPr>
            <w:tcW w:w="7250" w:type="dxa"/>
          </w:tcPr>
          <w:p w:rsidR="00263807" w:rsidRPr="001005FE" w:rsidRDefault="00263807" w:rsidP="00263807">
            <w:pPr>
              <w:numPr>
                <w:ilvl w:val="0"/>
                <w:numId w:val="23"/>
              </w:numPr>
              <w:spacing w:line="259" w:lineRule="auto"/>
              <w:jc w:val="both"/>
              <w:rPr>
                <w:rFonts w:ascii="Arial" w:hAnsi="Arial" w:cs="Arial"/>
                <w:sz w:val="22"/>
                <w:szCs w:val="22"/>
              </w:rPr>
            </w:pPr>
            <w:r w:rsidRPr="001005FE">
              <w:rPr>
                <w:rFonts w:ascii="Arial" w:hAnsi="Arial" w:cs="Arial"/>
                <w:sz w:val="22"/>
                <w:szCs w:val="22"/>
              </w:rPr>
              <w:t xml:space="preserve">Lembaga Penelitian, Pengabdian Masyarakat, dan Inovasi (LPPMI) membentuk tim reviu masing-masing untuk kegiatan </w:t>
            </w:r>
            <w:hyperlink r:id="rId75">
              <w:r w:rsidRPr="001005FE">
                <w:rPr>
                  <w:rStyle w:val="Hyperlink"/>
                  <w:rFonts w:ascii="Arial" w:hAnsi="Arial" w:cs="Arial"/>
                  <w:sz w:val="22"/>
                  <w:szCs w:val="22"/>
                </w:rPr>
                <w:t>monev penelitian internal</w:t>
              </w:r>
            </w:hyperlink>
            <w:r w:rsidRPr="001005FE">
              <w:rPr>
                <w:rFonts w:ascii="Arial" w:hAnsi="Arial" w:cs="Arial"/>
                <w:sz w:val="22"/>
                <w:szCs w:val="22"/>
              </w:rPr>
              <w:t xml:space="preserve"> dan monevin penelitian eksternal </w:t>
            </w:r>
          </w:p>
          <w:p w:rsidR="00263807" w:rsidRPr="001005FE" w:rsidRDefault="00263807" w:rsidP="00263807">
            <w:pPr>
              <w:numPr>
                <w:ilvl w:val="0"/>
                <w:numId w:val="23"/>
              </w:numPr>
              <w:spacing w:line="259" w:lineRule="auto"/>
              <w:jc w:val="both"/>
              <w:rPr>
                <w:rFonts w:ascii="Arial" w:hAnsi="Arial" w:cs="Arial"/>
                <w:sz w:val="22"/>
                <w:szCs w:val="22"/>
              </w:rPr>
            </w:pPr>
            <w:r w:rsidRPr="001005FE">
              <w:rPr>
                <w:rFonts w:ascii="Arial" w:hAnsi="Arial" w:cs="Arial"/>
                <w:sz w:val="22"/>
                <w:szCs w:val="22"/>
              </w:rPr>
              <w:t xml:space="preserve">LPPMI melakukan kegiatan </w:t>
            </w:r>
            <w:hyperlink r:id="rId76">
              <w:r w:rsidRPr="001005FE">
                <w:rPr>
                  <w:rStyle w:val="Hyperlink"/>
                  <w:rFonts w:ascii="Arial" w:hAnsi="Arial" w:cs="Arial"/>
                  <w:sz w:val="22"/>
                  <w:szCs w:val="22"/>
                </w:rPr>
                <w:t>monitoring dan evaluasi internal</w:t>
              </w:r>
            </w:hyperlink>
            <w:r w:rsidRPr="001005FE">
              <w:rPr>
                <w:rFonts w:ascii="Arial" w:hAnsi="Arial" w:cs="Arial"/>
                <w:sz w:val="22"/>
                <w:szCs w:val="22"/>
              </w:rPr>
              <w:t xml:space="preserve"> (monevin) terhadap luaran penelitian yang dijanjikan. </w:t>
            </w:r>
          </w:p>
          <w:p w:rsidR="00263807" w:rsidRPr="001005FE" w:rsidRDefault="00263807" w:rsidP="00263807">
            <w:pPr>
              <w:numPr>
                <w:ilvl w:val="0"/>
                <w:numId w:val="23"/>
              </w:numPr>
              <w:spacing w:line="259" w:lineRule="auto"/>
              <w:jc w:val="both"/>
              <w:rPr>
                <w:rFonts w:ascii="Arial" w:hAnsi="Arial" w:cs="Arial"/>
                <w:sz w:val="22"/>
                <w:szCs w:val="22"/>
              </w:rPr>
            </w:pPr>
            <w:r w:rsidRPr="001005FE">
              <w:rPr>
                <w:rFonts w:ascii="Arial" w:hAnsi="Arial" w:cs="Arial"/>
                <w:sz w:val="22"/>
                <w:szCs w:val="22"/>
              </w:rPr>
              <w:t xml:space="preserve">LPPMI melakukan </w:t>
            </w:r>
            <w:hyperlink r:id="rId77">
              <w:r w:rsidRPr="001005FE">
                <w:rPr>
                  <w:rStyle w:val="Hyperlink"/>
                  <w:rFonts w:ascii="Arial" w:hAnsi="Arial" w:cs="Arial"/>
                  <w:sz w:val="22"/>
                  <w:szCs w:val="22"/>
                </w:rPr>
                <w:t>dokumentasi, merekam, dan menilai seluruh temuan</w:t>
              </w:r>
            </w:hyperlink>
            <w:r w:rsidRPr="001005FE">
              <w:rPr>
                <w:rFonts w:ascii="Arial" w:hAnsi="Arial" w:cs="Arial"/>
                <w:sz w:val="22"/>
                <w:szCs w:val="22"/>
              </w:rPr>
              <w:t xml:space="preserve"> berupa ketercapaian luaran wajib, luaran tambahan, kesesuaian usulan, integritas peneliti/tim, hingga potensi keberlanjutan.</w:t>
            </w:r>
          </w:p>
          <w:p w:rsidR="00263807" w:rsidRPr="001005FE" w:rsidRDefault="00263807" w:rsidP="00263807">
            <w:pPr>
              <w:numPr>
                <w:ilvl w:val="0"/>
                <w:numId w:val="23"/>
              </w:numPr>
              <w:spacing w:line="259" w:lineRule="auto"/>
              <w:jc w:val="both"/>
              <w:rPr>
                <w:rFonts w:ascii="Arial" w:hAnsi="Arial" w:cs="Arial"/>
                <w:sz w:val="22"/>
                <w:szCs w:val="22"/>
              </w:rPr>
            </w:pPr>
            <w:r w:rsidRPr="001005FE">
              <w:rPr>
                <w:rFonts w:ascii="Arial" w:hAnsi="Arial" w:cs="Arial"/>
                <w:sz w:val="22"/>
                <w:szCs w:val="22"/>
              </w:rPr>
              <w:t>LPPMI menyampaikan kepada penanggung jawab pelaksana penelitian tentang hasil monevin agar menindaklanjuti hasil/temuan</w:t>
            </w:r>
          </w:p>
          <w:p w:rsidR="00263807" w:rsidRPr="001005FE" w:rsidRDefault="00263807" w:rsidP="00263807">
            <w:pPr>
              <w:spacing w:line="259" w:lineRule="auto"/>
              <w:ind w:left="720"/>
              <w:jc w:val="both"/>
              <w:rPr>
                <w:rFonts w:ascii="Arial" w:hAnsi="Arial" w:cs="Arial"/>
                <w:sz w:val="22"/>
                <w:szCs w:val="22"/>
              </w:rPr>
            </w:pPr>
          </w:p>
        </w:tc>
      </w:tr>
      <w:tr w:rsidR="00263807" w:rsidRPr="001005FE" w:rsidTr="00263807">
        <w:trPr>
          <w:jc w:val="center"/>
        </w:trPr>
        <w:tc>
          <w:tcPr>
            <w:tcW w:w="1980" w:type="dxa"/>
          </w:tcPr>
          <w:p w:rsidR="00263807" w:rsidRPr="001005FE" w:rsidRDefault="00263807" w:rsidP="00263807">
            <w:pPr>
              <w:jc w:val="both"/>
              <w:rPr>
                <w:rFonts w:ascii="Arial" w:hAnsi="Arial" w:cs="Arial"/>
                <w:b/>
                <w:sz w:val="22"/>
                <w:szCs w:val="22"/>
              </w:rPr>
            </w:pPr>
            <w:r w:rsidRPr="001005FE">
              <w:rPr>
                <w:rFonts w:ascii="Arial" w:hAnsi="Arial" w:cs="Arial"/>
                <w:b/>
                <w:sz w:val="22"/>
                <w:szCs w:val="22"/>
              </w:rPr>
              <w:t>PENGENDALIAN</w:t>
            </w:r>
          </w:p>
        </w:tc>
        <w:tc>
          <w:tcPr>
            <w:tcW w:w="7250" w:type="dxa"/>
          </w:tcPr>
          <w:p w:rsidR="00263807" w:rsidRPr="001005FE" w:rsidRDefault="00263807" w:rsidP="00263807">
            <w:pPr>
              <w:numPr>
                <w:ilvl w:val="0"/>
                <w:numId w:val="24"/>
              </w:numPr>
              <w:spacing w:line="259" w:lineRule="auto"/>
              <w:jc w:val="both"/>
              <w:rPr>
                <w:rFonts w:ascii="Arial" w:hAnsi="Arial" w:cs="Arial"/>
                <w:sz w:val="22"/>
                <w:szCs w:val="22"/>
              </w:rPr>
            </w:pPr>
            <w:r w:rsidRPr="001005FE">
              <w:rPr>
                <w:rFonts w:ascii="Arial" w:hAnsi="Arial" w:cs="Arial"/>
                <w:sz w:val="22"/>
                <w:szCs w:val="22"/>
              </w:rPr>
              <w:t>Lembaga Penelitian, Pengabdian Masyarakat, dan Inovasi (LPPMI) melakukan pemanggilan langsung kepada penanggung jawab pelaksana penelitian untuk membahas hasil monevin</w:t>
            </w:r>
          </w:p>
          <w:p w:rsidR="00263807" w:rsidRPr="001005FE" w:rsidRDefault="00263807" w:rsidP="00263807">
            <w:pPr>
              <w:numPr>
                <w:ilvl w:val="0"/>
                <w:numId w:val="24"/>
              </w:numPr>
              <w:spacing w:line="259" w:lineRule="auto"/>
              <w:jc w:val="both"/>
              <w:rPr>
                <w:rFonts w:ascii="Arial" w:hAnsi="Arial" w:cs="Arial"/>
                <w:sz w:val="22"/>
                <w:szCs w:val="22"/>
              </w:rPr>
            </w:pPr>
            <w:r w:rsidRPr="001005FE">
              <w:rPr>
                <w:rFonts w:ascii="Arial" w:hAnsi="Arial" w:cs="Arial"/>
                <w:sz w:val="22"/>
                <w:szCs w:val="22"/>
              </w:rPr>
              <w:t xml:space="preserve">LPPMI </w:t>
            </w:r>
            <w:hyperlink r:id="rId78">
              <w:r w:rsidRPr="001005FE">
                <w:rPr>
                  <w:rStyle w:val="Hyperlink"/>
                  <w:rFonts w:ascii="Arial" w:hAnsi="Arial" w:cs="Arial"/>
                  <w:sz w:val="22"/>
                  <w:szCs w:val="22"/>
                </w:rPr>
                <w:t>menyampaikan data capaian penelitian</w:t>
              </w:r>
            </w:hyperlink>
            <w:r w:rsidRPr="001005FE">
              <w:rPr>
                <w:rFonts w:ascii="Arial" w:hAnsi="Arial" w:cs="Arial"/>
                <w:sz w:val="22"/>
                <w:szCs w:val="22"/>
              </w:rPr>
              <w:t xml:space="preserve"> kepada Pimpinan Universitas dan program studi untuk tindakan pengendalian/korektif yang akan dilaksanakan</w:t>
            </w:r>
          </w:p>
          <w:p w:rsidR="00263807" w:rsidRPr="001005FE" w:rsidRDefault="00263807" w:rsidP="00263807">
            <w:pPr>
              <w:numPr>
                <w:ilvl w:val="0"/>
                <w:numId w:val="24"/>
              </w:numPr>
              <w:spacing w:line="259" w:lineRule="auto"/>
              <w:jc w:val="both"/>
              <w:rPr>
                <w:rFonts w:ascii="Arial" w:hAnsi="Arial" w:cs="Arial"/>
                <w:sz w:val="22"/>
                <w:szCs w:val="22"/>
              </w:rPr>
            </w:pPr>
            <w:r w:rsidRPr="001005FE">
              <w:rPr>
                <w:rFonts w:ascii="Arial" w:hAnsi="Arial" w:cs="Arial"/>
                <w:sz w:val="22"/>
                <w:szCs w:val="22"/>
              </w:rPr>
              <w:t>LPMPI melakukan pemantauan hasil tindakan/efektivitas pengendalian/korektif yang dilaksanakan</w:t>
            </w:r>
          </w:p>
          <w:p w:rsidR="00263807" w:rsidRPr="001005FE" w:rsidRDefault="00263807" w:rsidP="00263807">
            <w:pPr>
              <w:numPr>
                <w:ilvl w:val="0"/>
                <w:numId w:val="24"/>
              </w:numPr>
              <w:spacing w:line="259" w:lineRule="auto"/>
              <w:jc w:val="both"/>
              <w:rPr>
                <w:rFonts w:ascii="Arial" w:hAnsi="Arial" w:cs="Arial"/>
                <w:sz w:val="22"/>
                <w:szCs w:val="22"/>
              </w:rPr>
            </w:pPr>
            <w:r w:rsidRPr="001005FE">
              <w:rPr>
                <w:rFonts w:ascii="Arial" w:hAnsi="Arial" w:cs="Arial"/>
                <w:sz w:val="22"/>
                <w:szCs w:val="22"/>
              </w:rPr>
              <w:t>LPMPI melaporkan  hasil pemantauan/pengendalian kepada pimpinan universitas.</w:t>
            </w:r>
          </w:p>
          <w:p w:rsidR="00263807" w:rsidRPr="001005FE" w:rsidRDefault="00263807" w:rsidP="00263807">
            <w:pPr>
              <w:spacing w:line="259" w:lineRule="auto"/>
              <w:ind w:left="720"/>
              <w:jc w:val="both"/>
              <w:rPr>
                <w:rFonts w:ascii="Arial" w:hAnsi="Arial" w:cs="Arial"/>
                <w:sz w:val="22"/>
                <w:szCs w:val="22"/>
              </w:rPr>
            </w:pPr>
          </w:p>
        </w:tc>
      </w:tr>
      <w:tr w:rsidR="00263807" w:rsidRPr="001005FE" w:rsidTr="00263807">
        <w:trPr>
          <w:jc w:val="center"/>
        </w:trPr>
        <w:tc>
          <w:tcPr>
            <w:tcW w:w="1980" w:type="dxa"/>
          </w:tcPr>
          <w:p w:rsidR="00263807" w:rsidRPr="001005FE" w:rsidRDefault="00263807" w:rsidP="00263807">
            <w:pPr>
              <w:jc w:val="both"/>
              <w:rPr>
                <w:rFonts w:ascii="Arial" w:hAnsi="Arial" w:cs="Arial"/>
                <w:b/>
                <w:sz w:val="22"/>
                <w:szCs w:val="22"/>
              </w:rPr>
            </w:pPr>
            <w:r w:rsidRPr="001005FE">
              <w:rPr>
                <w:rFonts w:ascii="Arial" w:hAnsi="Arial" w:cs="Arial"/>
                <w:b/>
                <w:sz w:val="22"/>
                <w:szCs w:val="22"/>
              </w:rPr>
              <w:t>PENINGKATAN</w:t>
            </w:r>
          </w:p>
        </w:tc>
        <w:tc>
          <w:tcPr>
            <w:tcW w:w="7250" w:type="dxa"/>
          </w:tcPr>
          <w:p w:rsidR="00263807" w:rsidRPr="001005FE" w:rsidRDefault="00263807" w:rsidP="00263807">
            <w:pPr>
              <w:numPr>
                <w:ilvl w:val="0"/>
                <w:numId w:val="25"/>
              </w:numPr>
              <w:spacing w:line="259" w:lineRule="auto"/>
              <w:jc w:val="both"/>
              <w:rPr>
                <w:rFonts w:ascii="Arial" w:hAnsi="Arial" w:cs="Arial"/>
                <w:sz w:val="22"/>
                <w:szCs w:val="22"/>
              </w:rPr>
            </w:pPr>
            <w:r w:rsidRPr="001005FE">
              <w:rPr>
                <w:rFonts w:ascii="Arial" w:hAnsi="Arial" w:cs="Arial"/>
                <w:sz w:val="22"/>
                <w:szCs w:val="22"/>
              </w:rPr>
              <w:t>Pimpinan universitas mempelajari laporan hasil pengendalian dan mengadakan rapat pembahasan bersama Dekan dan Kaprodi</w:t>
            </w:r>
          </w:p>
          <w:p w:rsidR="00263807" w:rsidRPr="001005FE" w:rsidRDefault="00263807" w:rsidP="00263807">
            <w:pPr>
              <w:numPr>
                <w:ilvl w:val="0"/>
                <w:numId w:val="25"/>
              </w:numPr>
              <w:spacing w:line="259" w:lineRule="auto"/>
              <w:jc w:val="both"/>
              <w:rPr>
                <w:rFonts w:ascii="Arial" w:hAnsi="Arial" w:cs="Arial"/>
                <w:sz w:val="22"/>
                <w:szCs w:val="22"/>
              </w:rPr>
            </w:pPr>
            <w:r w:rsidRPr="001005FE">
              <w:rPr>
                <w:rFonts w:ascii="Arial" w:hAnsi="Arial" w:cs="Arial"/>
                <w:sz w:val="22"/>
                <w:szCs w:val="22"/>
              </w:rPr>
              <w:t xml:space="preserve">Kaprodi menyelenggarakan rapat koordinasi bersama seluruh dosen untuk membahas tindak lanjut hasil rapat </w:t>
            </w:r>
          </w:p>
          <w:p w:rsidR="00263807" w:rsidRPr="001005FE" w:rsidRDefault="00263807" w:rsidP="00263807">
            <w:pPr>
              <w:numPr>
                <w:ilvl w:val="0"/>
                <w:numId w:val="25"/>
              </w:numPr>
              <w:spacing w:line="259" w:lineRule="auto"/>
              <w:jc w:val="both"/>
              <w:rPr>
                <w:rFonts w:ascii="Arial" w:hAnsi="Arial" w:cs="Arial"/>
                <w:sz w:val="22"/>
                <w:szCs w:val="22"/>
                <w:u w:val="single"/>
              </w:rPr>
            </w:pPr>
            <w:r w:rsidRPr="001005FE">
              <w:rPr>
                <w:rFonts w:ascii="Arial" w:hAnsi="Arial" w:cs="Arial"/>
                <w:sz w:val="22"/>
                <w:szCs w:val="22"/>
              </w:rPr>
              <w:lastRenderedPageBreak/>
              <w:t xml:space="preserve">Pimpinan universitas bersama dengan LPMPI merumuskan upaya/optimalisasi kegiatan penelitian dari sisi jumlah skim, pendanaan, dan </w:t>
            </w:r>
            <w:hyperlink r:id="rId79">
              <w:r w:rsidRPr="001005FE">
                <w:rPr>
                  <w:rStyle w:val="Hyperlink"/>
                  <w:rFonts w:ascii="Arial" w:hAnsi="Arial" w:cs="Arial"/>
                  <w:sz w:val="22"/>
                  <w:szCs w:val="22"/>
                </w:rPr>
                <w:t>fasilitasi</w:t>
              </w:r>
            </w:hyperlink>
            <w:r w:rsidRPr="001005FE">
              <w:rPr>
                <w:rFonts w:ascii="Arial" w:hAnsi="Arial" w:cs="Arial"/>
                <w:sz w:val="22"/>
                <w:szCs w:val="22"/>
              </w:rPr>
              <w:t xml:space="preserve">. </w:t>
            </w:r>
          </w:p>
          <w:p w:rsidR="00263807" w:rsidRPr="001005FE" w:rsidRDefault="00263807" w:rsidP="00263807">
            <w:pPr>
              <w:spacing w:line="259" w:lineRule="auto"/>
              <w:ind w:left="720"/>
              <w:jc w:val="both"/>
              <w:rPr>
                <w:rFonts w:ascii="Arial" w:hAnsi="Arial" w:cs="Arial"/>
                <w:sz w:val="22"/>
                <w:szCs w:val="22"/>
                <w:u w:val="single"/>
              </w:rPr>
            </w:pPr>
            <w:r w:rsidRPr="001005FE">
              <w:rPr>
                <w:rFonts w:ascii="Arial" w:hAnsi="Arial" w:cs="Arial"/>
                <w:sz w:val="22"/>
                <w:szCs w:val="22"/>
                <w:u w:val="single"/>
              </w:rPr>
              <w:t>Ditambahkan informasi bahwa hasil evaluasi dibagai sebagai dasar penyusunan renstra berikutnya.</w:t>
            </w:r>
          </w:p>
          <w:p w:rsidR="00263807" w:rsidRPr="001005FE" w:rsidRDefault="00263807" w:rsidP="00263807">
            <w:pPr>
              <w:spacing w:line="259" w:lineRule="auto"/>
              <w:jc w:val="both"/>
              <w:rPr>
                <w:rFonts w:ascii="Arial" w:hAnsi="Arial" w:cs="Arial"/>
                <w:sz w:val="22"/>
                <w:szCs w:val="22"/>
              </w:rPr>
            </w:pPr>
          </w:p>
        </w:tc>
      </w:tr>
    </w:tbl>
    <w:p w:rsidR="00B86477" w:rsidRPr="00B86477" w:rsidRDefault="00B86477" w:rsidP="00B86477">
      <w:pPr>
        <w:spacing w:before="1" w:line="260" w:lineRule="exact"/>
        <w:ind w:left="574" w:right="-16"/>
        <w:jc w:val="both"/>
        <w:rPr>
          <w:rFonts w:ascii="Arial" w:eastAsia="Arial" w:hAnsi="Arial" w:cs="Arial"/>
          <w:color w:val="000000" w:themeColor="text1"/>
          <w:position w:val="-1"/>
          <w:sz w:val="24"/>
          <w:szCs w:val="24"/>
        </w:rPr>
      </w:pPr>
    </w:p>
    <w:p w:rsidR="00263807" w:rsidRDefault="00263807" w:rsidP="00263807">
      <w:pPr>
        <w:spacing w:before="1" w:line="260" w:lineRule="exact"/>
        <w:ind w:left="574" w:right="-16"/>
        <w:jc w:val="both"/>
        <w:rPr>
          <w:rFonts w:ascii="Arial" w:eastAsia="Arial" w:hAnsi="Arial" w:cs="Arial"/>
          <w:color w:val="000000" w:themeColor="text1"/>
          <w:position w:val="-1"/>
          <w:sz w:val="24"/>
          <w:szCs w:val="24"/>
        </w:rPr>
      </w:pPr>
      <w:r>
        <w:rPr>
          <w:rFonts w:ascii="Arial" w:eastAsia="Arial" w:hAnsi="Arial" w:cs="Arial"/>
          <w:color w:val="000000" w:themeColor="text1"/>
          <w:position w:val="-1"/>
          <w:sz w:val="24"/>
          <w:szCs w:val="24"/>
        </w:rPr>
        <w:t>Tabel X. Siklus PPEPP bidang Pengabdian Kepada Masyarakat</w:t>
      </w:r>
    </w:p>
    <w:tbl>
      <w:tblPr>
        <w:tblStyle w:val="TableGrid"/>
        <w:tblW w:w="9230" w:type="dxa"/>
        <w:jc w:val="center"/>
        <w:tblLook w:val="04A0" w:firstRow="1" w:lastRow="0" w:firstColumn="1" w:lastColumn="0" w:noHBand="0" w:noVBand="1"/>
      </w:tblPr>
      <w:tblGrid>
        <w:gridCol w:w="1980"/>
        <w:gridCol w:w="7250"/>
      </w:tblGrid>
      <w:tr w:rsidR="00263807" w:rsidRPr="001005FE" w:rsidTr="00263807">
        <w:trPr>
          <w:jc w:val="center"/>
        </w:trPr>
        <w:tc>
          <w:tcPr>
            <w:tcW w:w="1980" w:type="dxa"/>
          </w:tcPr>
          <w:p w:rsidR="00263807" w:rsidRPr="001005FE" w:rsidRDefault="00263807" w:rsidP="00263807">
            <w:pPr>
              <w:jc w:val="center"/>
              <w:rPr>
                <w:rFonts w:ascii="Arial" w:hAnsi="Arial" w:cs="Arial"/>
                <w:b/>
                <w:sz w:val="22"/>
                <w:szCs w:val="22"/>
              </w:rPr>
            </w:pPr>
            <w:r w:rsidRPr="001005FE">
              <w:rPr>
                <w:rFonts w:ascii="Arial" w:hAnsi="Arial" w:cs="Arial"/>
                <w:b/>
                <w:sz w:val="22"/>
                <w:szCs w:val="22"/>
              </w:rPr>
              <w:t>Tahap Siklus</w:t>
            </w:r>
          </w:p>
        </w:tc>
        <w:tc>
          <w:tcPr>
            <w:tcW w:w="7250" w:type="dxa"/>
          </w:tcPr>
          <w:p w:rsidR="00263807" w:rsidRPr="001005FE" w:rsidRDefault="00263807" w:rsidP="00263807">
            <w:pPr>
              <w:jc w:val="center"/>
              <w:rPr>
                <w:rFonts w:ascii="Arial" w:hAnsi="Arial" w:cs="Arial"/>
                <w:b/>
                <w:sz w:val="22"/>
                <w:szCs w:val="22"/>
              </w:rPr>
            </w:pPr>
            <w:r w:rsidRPr="001005FE">
              <w:rPr>
                <w:rFonts w:ascii="Arial" w:hAnsi="Arial" w:cs="Arial"/>
                <w:b/>
                <w:sz w:val="22"/>
                <w:szCs w:val="22"/>
              </w:rPr>
              <w:t>Uraian</w:t>
            </w:r>
          </w:p>
        </w:tc>
      </w:tr>
      <w:tr w:rsidR="00263807" w:rsidRPr="001005FE" w:rsidTr="00263807">
        <w:trPr>
          <w:jc w:val="center"/>
        </w:trPr>
        <w:tc>
          <w:tcPr>
            <w:tcW w:w="1980" w:type="dxa"/>
          </w:tcPr>
          <w:p w:rsidR="00263807" w:rsidRPr="001005FE" w:rsidRDefault="00263807" w:rsidP="00263807">
            <w:pPr>
              <w:jc w:val="both"/>
              <w:rPr>
                <w:rFonts w:ascii="Arial" w:hAnsi="Arial" w:cs="Arial"/>
                <w:b/>
                <w:sz w:val="22"/>
                <w:szCs w:val="22"/>
              </w:rPr>
            </w:pPr>
            <w:r w:rsidRPr="001005FE">
              <w:rPr>
                <w:rFonts w:ascii="Arial" w:hAnsi="Arial" w:cs="Arial"/>
                <w:b/>
                <w:sz w:val="22"/>
                <w:szCs w:val="22"/>
              </w:rPr>
              <w:t>PENETAPAN</w:t>
            </w:r>
          </w:p>
        </w:tc>
        <w:tc>
          <w:tcPr>
            <w:tcW w:w="7250" w:type="dxa"/>
          </w:tcPr>
          <w:p w:rsidR="00263807" w:rsidRPr="001005FE" w:rsidRDefault="00263807" w:rsidP="00263807">
            <w:pPr>
              <w:numPr>
                <w:ilvl w:val="0"/>
                <w:numId w:val="26"/>
              </w:numPr>
              <w:spacing w:line="259" w:lineRule="auto"/>
              <w:jc w:val="both"/>
              <w:rPr>
                <w:rFonts w:ascii="Arial" w:hAnsi="Arial" w:cs="Arial"/>
                <w:sz w:val="22"/>
                <w:szCs w:val="22"/>
              </w:rPr>
            </w:pPr>
            <w:r w:rsidRPr="001005FE">
              <w:rPr>
                <w:rFonts w:ascii="Arial" w:hAnsi="Arial" w:cs="Arial"/>
                <w:sz w:val="22"/>
                <w:szCs w:val="22"/>
              </w:rPr>
              <w:t xml:space="preserve">Lembaga Penelitian, Pengabdian Masyarakat, dan Inovasi (LPPMI) melakukan evaluasi diri terhadap ketercapaian standar mutu pengabdian kepada masyarakat (PkM) dan </w:t>
            </w:r>
            <w:hyperlink r:id="rId80">
              <w:r w:rsidRPr="001005FE">
                <w:rPr>
                  <w:rStyle w:val="Hyperlink"/>
                  <w:rFonts w:ascii="Arial" w:hAnsi="Arial" w:cs="Arial"/>
                  <w:sz w:val="22"/>
                  <w:szCs w:val="22"/>
                </w:rPr>
                <w:t>Renstra Pengabdian Kepada Masyarakat Universitas</w:t>
              </w:r>
            </w:hyperlink>
            <w:r w:rsidRPr="001005FE">
              <w:rPr>
                <w:rFonts w:ascii="Arial" w:hAnsi="Arial" w:cs="Arial"/>
                <w:sz w:val="22"/>
                <w:szCs w:val="22"/>
              </w:rPr>
              <w:t xml:space="preserve">. </w:t>
            </w:r>
          </w:p>
          <w:p w:rsidR="00263807" w:rsidRPr="001005FE" w:rsidRDefault="00263807" w:rsidP="00263807">
            <w:pPr>
              <w:numPr>
                <w:ilvl w:val="0"/>
                <w:numId w:val="26"/>
              </w:numPr>
              <w:spacing w:line="259" w:lineRule="auto"/>
              <w:jc w:val="both"/>
              <w:rPr>
                <w:rFonts w:ascii="Arial" w:hAnsi="Arial" w:cs="Arial"/>
                <w:sz w:val="22"/>
                <w:szCs w:val="22"/>
              </w:rPr>
            </w:pPr>
            <w:r w:rsidRPr="001005FE">
              <w:rPr>
                <w:rFonts w:ascii="Arial" w:hAnsi="Arial" w:cs="Arial"/>
                <w:sz w:val="22"/>
                <w:szCs w:val="22"/>
              </w:rPr>
              <w:t xml:space="preserve">LPPMI menyampaikan </w:t>
            </w:r>
            <w:hyperlink r:id="rId81">
              <w:r w:rsidRPr="001005FE">
                <w:rPr>
                  <w:rStyle w:val="Hyperlink"/>
                  <w:rFonts w:ascii="Arial" w:hAnsi="Arial" w:cs="Arial"/>
                  <w:sz w:val="22"/>
                  <w:szCs w:val="22"/>
                </w:rPr>
                <w:t>hasil evaluasi diri</w:t>
              </w:r>
            </w:hyperlink>
            <w:r w:rsidRPr="001005FE">
              <w:rPr>
                <w:rFonts w:ascii="Arial" w:hAnsi="Arial" w:cs="Arial"/>
                <w:sz w:val="22"/>
                <w:szCs w:val="22"/>
              </w:rPr>
              <w:t xml:space="preserve"> pada kepada pemangku kepentingan internal dan/atau eksternal untuk mendapatkan umpan balik. </w:t>
            </w:r>
          </w:p>
          <w:p w:rsidR="00263807" w:rsidRPr="001005FE" w:rsidRDefault="00263807" w:rsidP="00263807">
            <w:pPr>
              <w:numPr>
                <w:ilvl w:val="0"/>
                <w:numId w:val="26"/>
              </w:numPr>
              <w:spacing w:line="259" w:lineRule="auto"/>
              <w:jc w:val="both"/>
              <w:rPr>
                <w:rFonts w:ascii="Arial" w:hAnsi="Arial" w:cs="Arial"/>
                <w:sz w:val="22"/>
                <w:szCs w:val="22"/>
              </w:rPr>
            </w:pPr>
            <w:r w:rsidRPr="001005FE">
              <w:rPr>
                <w:rFonts w:ascii="Arial" w:hAnsi="Arial" w:cs="Arial"/>
                <w:sz w:val="22"/>
                <w:szCs w:val="22"/>
              </w:rPr>
              <w:t>LPPMI merancang skema pengabdian kepada masyarakat (PkM) dengan memperhatikan hasil umpan balik.</w:t>
            </w:r>
          </w:p>
          <w:p w:rsidR="00263807" w:rsidRPr="001005FE" w:rsidRDefault="00263807" w:rsidP="00263807">
            <w:pPr>
              <w:numPr>
                <w:ilvl w:val="0"/>
                <w:numId w:val="26"/>
              </w:numPr>
              <w:spacing w:line="259" w:lineRule="auto"/>
              <w:jc w:val="both"/>
              <w:rPr>
                <w:rFonts w:ascii="Arial" w:hAnsi="Arial" w:cs="Arial"/>
                <w:sz w:val="22"/>
                <w:szCs w:val="22"/>
              </w:rPr>
            </w:pPr>
            <w:r w:rsidRPr="001005FE">
              <w:rPr>
                <w:rFonts w:ascii="Arial" w:hAnsi="Arial" w:cs="Arial"/>
                <w:sz w:val="22"/>
                <w:szCs w:val="22"/>
              </w:rPr>
              <w:t>Wakil Rektor I mengesahkan dan memberlakukan skema PkM.</w:t>
            </w:r>
          </w:p>
          <w:p w:rsidR="00263807" w:rsidRPr="001005FE" w:rsidRDefault="00263807" w:rsidP="00263807">
            <w:pPr>
              <w:spacing w:line="259" w:lineRule="auto"/>
              <w:ind w:left="720"/>
              <w:jc w:val="both"/>
              <w:rPr>
                <w:rFonts w:ascii="Arial" w:hAnsi="Arial" w:cs="Arial"/>
                <w:sz w:val="22"/>
                <w:szCs w:val="22"/>
              </w:rPr>
            </w:pPr>
          </w:p>
        </w:tc>
      </w:tr>
      <w:tr w:rsidR="00263807" w:rsidRPr="001005FE" w:rsidTr="00263807">
        <w:trPr>
          <w:jc w:val="center"/>
        </w:trPr>
        <w:tc>
          <w:tcPr>
            <w:tcW w:w="1980" w:type="dxa"/>
          </w:tcPr>
          <w:p w:rsidR="00263807" w:rsidRPr="001005FE" w:rsidRDefault="00263807" w:rsidP="00263807">
            <w:pPr>
              <w:jc w:val="both"/>
              <w:rPr>
                <w:rFonts w:ascii="Arial" w:hAnsi="Arial" w:cs="Arial"/>
                <w:b/>
                <w:sz w:val="22"/>
                <w:szCs w:val="22"/>
              </w:rPr>
            </w:pPr>
            <w:r w:rsidRPr="001005FE">
              <w:rPr>
                <w:rFonts w:ascii="Arial" w:hAnsi="Arial" w:cs="Arial"/>
                <w:b/>
                <w:sz w:val="22"/>
                <w:szCs w:val="22"/>
              </w:rPr>
              <w:t>PELAKSANAAN</w:t>
            </w:r>
          </w:p>
        </w:tc>
        <w:tc>
          <w:tcPr>
            <w:tcW w:w="7250" w:type="dxa"/>
          </w:tcPr>
          <w:p w:rsidR="00263807" w:rsidRPr="001005FE" w:rsidRDefault="00263807" w:rsidP="00263807">
            <w:pPr>
              <w:numPr>
                <w:ilvl w:val="0"/>
                <w:numId w:val="27"/>
              </w:numPr>
              <w:spacing w:line="259" w:lineRule="auto"/>
              <w:jc w:val="both"/>
              <w:rPr>
                <w:rFonts w:ascii="Arial" w:hAnsi="Arial" w:cs="Arial"/>
                <w:sz w:val="22"/>
                <w:szCs w:val="22"/>
              </w:rPr>
            </w:pPr>
            <w:r w:rsidRPr="001005FE">
              <w:rPr>
                <w:rFonts w:ascii="Arial" w:hAnsi="Arial" w:cs="Arial"/>
                <w:sz w:val="22"/>
                <w:szCs w:val="22"/>
              </w:rPr>
              <w:t xml:space="preserve">Lembaga Penelitian, Pengabdian Masyarakat, dan Inovasi (LPPMI) </w:t>
            </w:r>
            <w:hyperlink r:id="rId82">
              <w:r w:rsidRPr="001005FE">
                <w:rPr>
                  <w:rStyle w:val="Hyperlink"/>
                  <w:rFonts w:ascii="Arial" w:hAnsi="Arial" w:cs="Arial"/>
                  <w:sz w:val="22"/>
                  <w:szCs w:val="22"/>
                </w:rPr>
                <w:t>melakukan sosialisasi</w:t>
              </w:r>
            </w:hyperlink>
            <w:r w:rsidRPr="001005FE">
              <w:rPr>
                <w:rFonts w:ascii="Arial" w:hAnsi="Arial" w:cs="Arial"/>
                <w:sz w:val="22"/>
                <w:szCs w:val="22"/>
              </w:rPr>
              <w:t xml:space="preserve"> terhadap skema pengabdian kepada masyarakat (PkM)  kepada civitas akademika </w:t>
            </w:r>
          </w:p>
          <w:p w:rsidR="00263807" w:rsidRPr="001005FE" w:rsidRDefault="00263807" w:rsidP="00263807">
            <w:pPr>
              <w:numPr>
                <w:ilvl w:val="0"/>
                <w:numId w:val="27"/>
              </w:numPr>
              <w:spacing w:line="259" w:lineRule="auto"/>
              <w:jc w:val="both"/>
              <w:rPr>
                <w:rFonts w:ascii="Arial" w:hAnsi="Arial" w:cs="Arial"/>
                <w:sz w:val="22"/>
                <w:szCs w:val="22"/>
              </w:rPr>
            </w:pPr>
            <w:r w:rsidRPr="001005FE">
              <w:rPr>
                <w:rFonts w:ascii="Arial" w:hAnsi="Arial" w:cs="Arial"/>
                <w:sz w:val="22"/>
                <w:szCs w:val="22"/>
              </w:rPr>
              <w:t xml:space="preserve">LPPMI mempersiapkan dokumen </w:t>
            </w:r>
            <w:r w:rsidRPr="001005FE">
              <w:rPr>
                <w:rFonts w:ascii="Arial" w:hAnsi="Arial" w:cs="Arial"/>
                <w:i/>
                <w:iCs/>
                <w:sz w:val="22"/>
                <w:szCs w:val="22"/>
              </w:rPr>
              <w:t xml:space="preserve">standar operating procedure (SOP), </w:t>
            </w:r>
            <w:r w:rsidRPr="001005FE">
              <w:rPr>
                <w:rFonts w:ascii="Arial" w:hAnsi="Arial" w:cs="Arial"/>
                <w:sz w:val="22"/>
                <w:szCs w:val="22"/>
              </w:rPr>
              <w:t>panduan PkM, formulir usulan PkM, dan formulir penggunaan anggaran untuk setiap skim pengabdian kepada masyarakat internal dan eksternal</w:t>
            </w:r>
          </w:p>
          <w:p w:rsidR="00263807" w:rsidRPr="001005FE" w:rsidRDefault="00263807" w:rsidP="00263807">
            <w:pPr>
              <w:numPr>
                <w:ilvl w:val="0"/>
                <w:numId w:val="27"/>
              </w:numPr>
              <w:spacing w:line="259" w:lineRule="auto"/>
              <w:jc w:val="both"/>
              <w:rPr>
                <w:rFonts w:ascii="Arial" w:hAnsi="Arial" w:cs="Arial"/>
                <w:sz w:val="22"/>
                <w:szCs w:val="22"/>
              </w:rPr>
            </w:pPr>
            <w:r w:rsidRPr="001005FE">
              <w:rPr>
                <w:rFonts w:ascii="Arial" w:hAnsi="Arial" w:cs="Arial"/>
                <w:sz w:val="22"/>
                <w:szCs w:val="22"/>
              </w:rPr>
              <w:t>LPPMI menetapkan penanggung jawab pelaksana pengabdian kepada masyarakat/penerima hibah internal berdasar hasil penilaian.</w:t>
            </w:r>
          </w:p>
          <w:p w:rsidR="00263807" w:rsidRPr="001005FE" w:rsidRDefault="00263807" w:rsidP="00263807">
            <w:pPr>
              <w:numPr>
                <w:ilvl w:val="0"/>
                <w:numId w:val="27"/>
              </w:numPr>
              <w:spacing w:line="259" w:lineRule="auto"/>
              <w:jc w:val="both"/>
              <w:rPr>
                <w:rFonts w:ascii="Arial" w:hAnsi="Arial" w:cs="Arial"/>
                <w:sz w:val="22"/>
                <w:szCs w:val="22"/>
              </w:rPr>
            </w:pPr>
            <w:r w:rsidRPr="001005FE">
              <w:rPr>
                <w:rFonts w:ascii="Arial" w:hAnsi="Arial" w:cs="Arial"/>
                <w:sz w:val="22"/>
                <w:szCs w:val="22"/>
              </w:rPr>
              <w:t xml:space="preserve">Penanggung jawab pelaksana pengabdian kepada masyarakat melaksanakan kegiatan penelitian dengan menggunakan </w:t>
            </w:r>
            <w:hyperlink r:id="rId83">
              <w:r w:rsidRPr="001005FE">
                <w:rPr>
                  <w:rStyle w:val="Hyperlink"/>
                  <w:rFonts w:ascii="Arial" w:hAnsi="Arial" w:cs="Arial"/>
                  <w:sz w:val="22"/>
                  <w:szCs w:val="22"/>
                </w:rPr>
                <w:t>standar pengabdian kepada masyarakat</w:t>
              </w:r>
            </w:hyperlink>
            <w:r w:rsidRPr="001005FE">
              <w:rPr>
                <w:rFonts w:ascii="Arial" w:hAnsi="Arial" w:cs="Arial"/>
                <w:sz w:val="22"/>
                <w:szCs w:val="22"/>
              </w:rPr>
              <w:t xml:space="preserve"> sebagai tolok ukur pencapaian.</w:t>
            </w:r>
          </w:p>
          <w:p w:rsidR="00263807" w:rsidRPr="001005FE" w:rsidRDefault="00263807" w:rsidP="00263807">
            <w:pPr>
              <w:spacing w:line="259" w:lineRule="auto"/>
              <w:ind w:left="720"/>
              <w:jc w:val="both"/>
              <w:rPr>
                <w:rFonts w:ascii="Arial" w:hAnsi="Arial" w:cs="Arial"/>
                <w:sz w:val="22"/>
                <w:szCs w:val="22"/>
              </w:rPr>
            </w:pPr>
          </w:p>
        </w:tc>
      </w:tr>
      <w:tr w:rsidR="00263807" w:rsidRPr="001005FE" w:rsidTr="00263807">
        <w:trPr>
          <w:jc w:val="center"/>
        </w:trPr>
        <w:tc>
          <w:tcPr>
            <w:tcW w:w="1980" w:type="dxa"/>
          </w:tcPr>
          <w:p w:rsidR="00263807" w:rsidRPr="001005FE" w:rsidRDefault="00263807" w:rsidP="00263807">
            <w:pPr>
              <w:jc w:val="both"/>
              <w:rPr>
                <w:rFonts w:ascii="Arial" w:hAnsi="Arial" w:cs="Arial"/>
                <w:b/>
                <w:sz w:val="22"/>
                <w:szCs w:val="22"/>
              </w:rPr>
            </w:pPr>
            <w:r w:rsidRPr="001005FE">
              <w:rPr>
                <w:rFonts w:ascii="Arial" w:hAnsi="Arial" w:cs="Arial"/>
                <w:b/>
                <w:sz w:val="22"/>
                <w:szCs w:val="22"/>
              </w:rPr>
              <w:t>EVALUASI</w:t>
            </w:r>
          </w:p>
        </w:tc>
        <w:tc>
          <w:tcPr>
            <w:tcW w:w="7250" w:type="dxa"/>
          </w:tcPr>
          <w:p w:rsidR="00263807" w:rsidRPr="001005FE" w:rsidRDefault="00263807" w:rsidP="00263807">
            <w:pPr>
              <w:numPr>
                <w:ilvl w:val="0"/>
                <w:numId w:val="28"/>
              </w:numPr>
              <w:spacing w:line="259" w:lineRule="auto"/>
              <w:jc w:val="both"/>
              <w:rPr>
                <w:rFonts w:ascii="Arial" w:hAnsi="Arial" w:cs="Arial"/>
                <w:sz w:val="22"/>
                <w:szCs w:val="22"/>
              </w:rPr>
            </w:pPr>
            <w:r w:rsidRPr="001005FE">
              <w:rPr>
                <w:rFonts w:ascii="Arial" w:hAnsi="Arial" w:cs="Arial"/>
                <w:sz w:val="22"/>
                <w:szCs w:val="22"/>
              </w:rPr>
              <w:t xml:space="preserve">Lembaga Penelitian, Pengabdian Masyarakat, dan Inovasi (LPPMI) membentuk tim reviu masing-masing untuk kegiatan monev pengabdian kepada masyarakat internal dan monevin pengabdian kepada masyarakat eksternal </w:t>
            </w:r>
          </w:p>
          <w:p w:rsidR="00263807" w:rsidRPr="001005FE" w:rsidRDefault="00263807" w:rsidP="00263807">
            <w:pPr>
              <w:numPr>
                <w:ilvl w:val="0"/>
                <w:numId w:val="28"/>
              </w:numPr>
              <w:spacing w:line="259" w:lineRule="auto"/>
              <w:jc w:val="both"/>
              <w:rPr>
                <w:rFonts w:ascii="Arial" w:hAnsi="Arial" w:cs="Arial"/>
                <w:sz w:val="22"/>
                <w:szCs w:val="22"/>
              </w:rPr>
            </w:pPr>
            <w:r w:rsidRPr="001005FE">
              <w:rPr>
                <w:rFonts w:ascii="Arial" w:hAnsi="Arial" w:cs="Arial"/>
                <w:sz w:val="22"/>
                <w:szCs w:val="22"/>
              </w:rPr>
              <w:t xml:space="preserve">LPPMI melakukan kegiatan </w:t>
            </w:r>
            <w:hyperlink r:id="rId84">
              <w:r w:rsidRPr="001005FE">
                <w:rPr>
                  <w:rStyle w:val="Hyperlink"/>
                  <w:rFonts w:ascii="Arial" w:hAnsi="Arial" w:cs="Arial"/>
                  <w:sz w:val="22"/>
                  <w:szCs w:val="22"/>
                </w:rPr>
                <w:t>monitoring dan evaluasi internal (monevin)</w:t>
              </w:r>
            </w:hyperlink>
            <w:r w:rsidRPr="001005FE">
              <w:rPr>
                <w:rFonts w:ascii="Arial" w:hAnsi="Arial" w:cs="Arial"/>
                <w:sz w:val="22"/>
                <w:szCs w:val="22"/>
              </w:rPr>
              <w:t xml:space="preserve"> terhadap luaran PkM yang dijanjikan.</w:t>
            </w:r>
          </w:p>
          <w:p w:rsidR="00263807" w:rsidRPr="001005FE" w:rsidRDefault="00263807" w:rsidP="00263807">
            <w:pPr>
              <w:numPr>
                <w:ilvl w:val="0"/>
                <w:numId w:val="28"/>
              </w:numPr>
              <w:spacing w:line="259" w:lineRule="auto"/>
              <w:jc w:val="both"/>
              <w:rPr>
                <w:rFonts w:ascii="Arial" w:hAnsi="Arial" w:cs="Arial"/>
                <w:sz w:val="22"/>
                <w:szCs w:val="22"/>
              </w:rPr>
            </w:pPr>
            <w:r w:rsidRPr="001005FE">
              <w:rPr>
                <w:rFonts w:ascii="Arial" w:hAnsi="Arial" w:cs="Arial"/>
                <w:sz w:val="22"/>
                <w:szCs w:val="22"/>
              </w:rPr>
              <w:t xml:space="preserve">LPPMI melakukan dokumentasi, </w:t>
            </w:r>
            <w:hyperlink r:id="rId85">
              <w:r w:rsidRPr="001005FE">
                <w:rPr>
                  <w:rStyle w:val="Hyperlink"/>
                  <w:rFonts w:ascii="Arial" w:hAnsi="Arial" w:cs="Arial"/>
                  <w:sz w:val="22"/>
                  <w:szCs w:val="22"/>
                </w:rPr>
                <w:t>merekam,</w:t>
              </w:r>
            </w:hyperlink>
            <w:r w:rsidRPr="001005FE">
              <w:rPr>
                <w:rFonts w:ascii="Arial" w:hAnsi="Arial" w:cs="Arial"/>
                <w:sz w:val="22"/>
                <w:szCs w:val="22"/>
              </w:rPr>
              <w:t xml:space="preserve"> dan menilai seluruh temuan berupa ketercapaian luaran wajib, luaran tambahan, kesesuaian usulan, integritas pelaksana/tim, hingga potensi keberlanjutan </w:t>
            </w:r>
          </w:p>
          <w:p w:rsidR="00263807" w:rsidRPr="001005FE" w:rsidRDefault="00263807" w:rsidP="00263807">
            <w:pPr>
              <w:numPr>
                <w:ilvl w:val="0"/>
                <w:numId w:val="28"/>
              </w:numPr>
              <w:spacing w:line="259" w:lineRule="auto"/>
              <w:jc w:val="both"/>
              <w:rPr>
                <w:rFonts w:ascii="Arial" w:hAnsi="Arial" w:cs="Arial"/>
                <w:sz w:val="22"/>
                <w:szCs w:val="22"/>
              </w:rPr>
            </w:pPr>
            <w:r w:rsidRPr="001005FE">
              <w:rPr>
                <w:rFonts w:ascii="Arial" w:hAnsi="Arial" w:cs="Arial"/>
                <w:sz w:val="22"/>
                <w:szCs w:val="22"/>
              </w:rPr>
              <w:t>LPPMI menyampaikan kepada penanggung jawab pelaksana PkM tentang hasil monevin agar menindaklanjuti hasil/temuan.</w:t>
            </w:r>
          </w:p>
          <w:p w:rsidR="00263807" w:rsidRPr="001005FE" w:rsidRDefault="00263807" w:rsidP="00263807">
            <w:pPr>
              <w:spacing w:line="259" w:lineRule="auto"/>
              <w:ind w:left="720"/>
              <w:jc w:val="both"/>
              <w:rPr>
                <w:rFonts w:ascii="Arial" w:hAnsi="Arial" w:cs="Arial"/>
                <w:sz w:val="22"/>
                <w:szCs w:val="22"/>
              </w:rPr>
            </w:pPr>
          </w:p>
        </w:tc>
      </w:tr>
      <w:tr w:rsidR="00263807" w:rsidRPr="001005FE" w:rsidTr="00263807">
        <w:trPr>
          <w:jc w:val="center"/>
        </w:trPr>
        <w:tc>
          <w:tcPr>
            <w:tcW w:w="1980" w:type="dxa"/>
          </w:tcPr>
          <w:p w:rsidR="00263807" w:rsidRPr="001005FE" w:rsidRDefault="00263807" w:rsidP="00263807">
            <w:pPr>
              <w:jc w:val="both"/>
              <w:rPr>
                <w:rFonts w:ascii="Arial" w:hAnsi="Arial" w:cs="Arial"/>
                <w:b/>
                <w:sz w:val="22"/>
                <w:szCs w:val="22"/>
              </w:rPr>
            </w:pPr>
            <w:r w:rsidRPr="001005FE">
              <w:rPr>
                <w:rFonts w:ascii="Arial" w:hAnsi="Arial" w:cs="Arial"/>
                <w:b/>
                <w:sz w:val="22"/>
                <w:szCs w:val="22"/>
              </w:rPr>
              <w:t>PENGENDALIAN</w:t>
            </w:r>
          </w:p>
        </w:tc>
        <w:tc>
          <w:tcPr>
            <w:tcW w:w="7250" w:type="dxa"/>
          </w:tcPr>
          <w:p w:rsidR="00263807" w:rsidRPr="001005FE" w:rsidRDefault="00263807" w:rsidP="00263807">
            <w:pPr>
              <w:numPr>
                <w:ilvl w:val="0"/>
                <w:numId w:val="29"/>
              </w:numPr>
              <w:spacing w:line="259" w:lineRule="auto"/>
              <w:jc w:val="both"/>
              <w:rPr>
                <w:rFonts w:ascii="Arial" w:hAnsi="Arial" w:cs="Arial"/>
                <w:sz w:val="22"/>
                <w:szCs w:val="22"/>
              </w:rPr>
            </w:pPr>
            <w:r w:rsidRPr="001005FE">
              <w:rPr>
                <w:rFonts w:ascii="Arial" w:hAnsi="Arial" w:cs="Arial"/>
                <w:sz w:val="22"/>
                <w:szCs w:val="22"/>
              </w:rPr>
              <w:t>Lembaga Penelitian, Pengabdian Masyarakat, dan Inovasi (LPPMI) melakukan pemanggilan langsung kepada penanggung jawab pelaksana pengabdian kepada masyarakat terkait hasil monevin</w:t>
            </w:r>
          </w:p>
          <w:p w:rsidR="00263807" w:rsidRPr="001005FE" w:rsidRDefault="00263807" w:rsidP="00263807">
            <w:pPr>
              <w:numPr>
                <w:ilvl w:val="0"/>
                <w:numId w:val="29"/>
              </w:numPr>
              <w:spacing w:line="259" w:lineRule="auto"/>
              <w:jc w:val="both"/>
              <w:rPr>
                <w:rFonts w:ascii="Arial" w:hAnsi="Arial" w:cs="Arial"/>
                <w:sz w:val="22"/>
                <w:szCs w:val="22"/>
              </w:rPr>
            </w:pPr>
            <w:r w:rsidRPr="001005FE">
              <w:rPr>
                <w:rFonts w:ascii="Arial" w:hAnsi="Arial" w:cs="Arial"/>
                <w:sz w:val="22"/>
                <w:szCs w:val="22"/>
              </w:rPr>
              <w:t>LPPMI menyampaikan data capaian penelitian kepada Pimpinan Universitas dan program studi untuk tindakan pengendalian/korektif yang akan dilaksanakan</w:t>
            </w:r>
          </w:p>
          <w:p w:rsidR="00263807" w:rsidRPr="001005FE" w:rsidRDefault="00263807" w:rsidP="00263807">
            <w:pPr>
              <w:numPr>
                <w:ilvl w:val="0"/>
                <w:numId w:val="29"/>
              </w:numPr>
              <w:spacing w:line="259" w:lineRule="auto"/>
              <w:jc w:val="both"/>
              <w:rPr>
                <w:rFonts w:ascii="Arial" w:hAnsi="Arial" w:cs="Arial"/>
                <w:sz w:val="22"/>
                <w:szCs w:val="22"/>
              </w:rPr>
            </w:pPr>
            <w:r w:rsidRPr="001005FE">
              <w:rPr>
                <w:rFonts w:ascii="Arial" w:hAnsi="Arial" w:cs="Arial"/>
                <w:sz w:val="22"/>
                <w:szCs w:val="22"/>
              </w:rPr>
              <w:lastRenderedPageBreak/>
              <w:t>LPMPI melakukan pemantauan hasil tindakan/efektivitas pengendalian/korektif yang dilaksanakan</w:t>
            </w:r>
          </w:p>
          <w:p w:rsidR="00263807" w:rsidRPr="001005FE" w:rsidRDefault="00263807" w:rsidP="00263807">
            <w:pPr>
              <w:numPr>
                <w:ilvl w:val="0"/>
                <w:numId w:val="29"/>
              </w:numPr>
              <w:spacing w:line="259" w:lineRule="auto"/>
              <w:jc w:val="both"/>
              <w:rPr>
                <w:rFonts w:ascii="Arial" w:hAnsi="Arial" w:cs="Arial"/>
                <w:sz w:val="22"/>
                <w:szCs w:val="22"/>
              </w:rPr>
            </w:pPr>
            <w:r w:rsidRPr="001005FE">
              <w:rPr>
                <w:rFonts w:ascii="Arial" w:hAnsi="Arial" w:cs="Arial"/>
                <w:sz w:val="22"/>
                <w:szCs w:val="22"/>
              </w:rPr>
              <w:t>LPMPI melaporkan kepada pimpinan universitas terkait hasil pemantauan/pengendalian.</w:t>
            </w:r>
          </w:p>
          <w:p w:rsidR="00263807" w:rsidRPr="001005FE" w:rsidRDefault="00263807" w:rsidP="00263807">
            <w:pPr>
              <w:spacing w:line="259" w:lineRule="auto"/>
              <w:jc w:val="both"/>
              <w:rPr>
                <w:rFonts w:ascii="Arial" w:hAnsi="Arial" w:cs="Arial"/>
                <w:sz w:val="22"/>
                <w:szCs w:val="22"/>
              </w:rPr>
            </w:pPr>
          </w:p>
        </w:tc>
      </w:tr>
      <w:tr w:rsidR="00263807" w:rsidRPr="001005FE" w:rsidTr="00263807">
        <w:trPr>
          <w:jc w:val="center"/>
        </w:trPr>
        <w:tc>
          <w:tcPr>
            <w:tcW w:w="1980" w:type="dxa"/>
          </w:tcPr>
          <w:p w:rsidR="00263807" w:rsidRPr="001005FE" w:rsidRDefault="00263807" w:rsidP="00263807">
            <w:pPr>
              <w:jc w:val="both"/>
              <w:rPr>
                <w:rFonts w:ascii="Arial" w:hAnsi="Arial" w:cs="Arial"/>
                <w:b/>
                <w:sz w:val="22"/>
                <w:szCs w:val="22"/>
              </w:rPr>
            </w:pPr>
            <w:r w:rsidRPr="001005FE">
              <w:rPr>
                <w:rFonts w:ascii="Arial" w:hAnsi="Arial" w:cs="Arial"/>
                <w:b/>
                <w:sz w:val="22"/>
                <w:szCs w:val="22"/>
              </w:rPr>
              <w:lastRenderedPageBreak/>
              <w:t>PENINGKATAN</w:t>
            </w:r>
          </w:p>
        </w:tc>
        <w:tc>
          <w:tcPr>
            <w:tcW w:w="7250" w:type="dxa"/>
          </w:tcPr>
          <w:p w:rsidR="00263807" w:rsidRPr="001005FE" w:rsidRDefault="00263807" w:rsidP="00263807">
            <w:pPr>
              <w:numPr>
                <w:ilvl w:val="0"/>
                <w:numId w:val="30"/>
              </w:numPr>
              <w:spacing w:line="259" w:lineRule="auto"/>
              <w:jc w:val="both"/>
              <w:rPr>
                <w:rFonts w:ascii="Arial" w:hAnsi="Arial" w:cs="Arial"/>
                <w:sz w:val="22"/>
                <w:szCs w:val="22"/>
              </w:rPr>
            </w:pPr>
            <w:r w:rsidRPr="001005FE">
              <w:rPr>
                <w:rFonts w:ascii="Arial" w:hAnsi="Arial" w:cs="Arial"/>
                <w:sz w:val="22"/>
                <w:szCs w:val="22"/>
              </w:rPr>
              <w:t>Pimpinan universitas mempelajari laporan hasil pengendalian dan mengadakan rapat pembahasan bersama Dekan dan Kaprodi</w:t>
            </w:r>
          </w:p>
          <w:p w:rsidR="00263807" w:rsidRPr="001005FE" w:rsidRDefault="00263807" w:rsidP="00263807">
            <w:pPr>
              <w:numPr>
                <w:ilvl w:val="0"/>
                <w:numId w:val="30"/>
              </w:numPr>
              <w:spacing w:line="259" w:lineRule="auto"/>
              <w:jc w:val="both"/>
              <w:rPr>
                <w:rFonts w:ascii="Arial" w:hAnsi="Arial" w:cs="Arial"/>
                <w:sz w:val="22"/>
                <w:szCs w:val="22"/>
              </w:rPr>
            </w:pPr>
            <w:r w:rsidRPr="001005FE">
              <w:rPr>
                <w:rFonts w:ascii="Arial" w:hAnsi="Arial" w:cs="Arial"/>
                <w:sz w:val="22"/>
                <w:szCs w:val="22"/>
              </w:rPr>
              <w:t xml:space="preserve">Kaprodi menyelenggarakan rapat koordinasi bersama seluruh dosen untuk membahas tindak lanjut hasil rapat </w:t>
            </w:r>
          </w:p>
          <w:p w:rsidR="00263807" w:rsidRPr="001005FE" w:rsidRDefault="00263807" w:rsidP="00263807">
            <w:pPr>
              <w:numPr>
                <w:ilvl w:val="0"/>
                <w:numId w:val="30"/>
              </w:numPr>
              <w:spacing w:line="259" w:lineRule="auto"/>
              <w:jc w:val="both"/>
              <w:rPr>
                <w:rFonts w:ascii="Arial" w:hAnsi="Arial" w:cs="Arial"/>
                <w:sz w:val="22"/>
                <w:szCs w:val="22"/>
              </w:rPr>
            </w:pPr>
            <w:r w:rsidRPr="001005FE">
              <w:rPr>
                <w:rFonts w:ascii="Arial" w:hAnsi="Arial" w:cs="Arial"/>
                <w:sz w:val="22"/>
                <w:szCs w:val="22"/>
              </w:rPr>
              <w:t>Pimpinan universitas bersama dengan LPPMI merumuskan upaya/optimalisasi kegiatan pengabdian kepada masyarakat (PkM) dari sisi jumlah skim, pendanaan, dan fasilitasi.</w:t>
            </w:r>
          </w:p>
          <w:p w:rsidR="00263807" w:rsidRPr="001005FE" w:rsidRDefault="00263807" w:rsidP="00263807">
            <w:pPr>
              <w:numPr>
                <w:ilvl w:val="0"/>
                <w:numId w:val="30"/>
              </w:numPr>
              <w:spacing w:line="259" w:lineRule="auto"/>
              <w:jc w:val="both"/>
              <w:rPr>
                <w:rFonts w:ascii="Arial" w:hAnsi="Arial" w:cs="Arial"/>
                <w:sz w:val="22"/>
                <w:szCs w:val="22"/>
              </w:rPr>
            </w:pPr>
            <w:r w:rsidRPr="001005FE">
              <w:rPr>
                <w:rFonts w:ascii="Arial" w:hAnsi="Arial" w:cs="Arial"/>
                <w:sz w:val="22"/>
                <w:szCs w:val="22"/>
              </w:rPr>
              <w:t xml:space="preserve">Selanjutnya hasil evaluasi dipakai sebagai dasar penyusunan renstra PkM selanjutnya. </w:t>
            </w:r>
          </w:p>
          <w:p w:rsidR="00263807" w:rsidRPr="001005FE" w:rsidRDefault="00263807" w:rsidP="00263807">
            <w:pPr>
              <w:spacing w:line="259" w:lineRule="auto"/>
              <w:ind w:left="720"/>
              <w:jc w:val="both"/>
              <w:rPr>
                <w:rFonts w:ascii="Arial" w:hAnsi="Arial" w:cs="Arial"/>
                <w:sz w:val="22"/>
                <w:szCs w:val="22"/>
              </w:rPr>
            </w:pPr>
          </w:p>
        </w:tc>
      </w:tr>
    </w:tbl>
    <w:p w:rsidR="00855DAC" w:rsidRDefault="00855DAC" w:rsidP="00855DAC">
      <w:pPr>
        <w:spacing w:line="200" w:lineRule="exact"/>
      </w:pPr>
    </w:p>
    <w:p w:rsidR="00855DAC" w:rsidRDefault="00855DAC" w:rsidP="00855DAC">
      <w:pPr>
        <w:spacing w:line="200" w:lineRule="exact"/>
      </w:pPr>
    </w:p>
    <w:p w:rsidR="00855DAC" w:rsidRDefault="00855DAC" w:rsidP="00855DAC">
      <w:pPr>
        <w:spacing w:line="200" w:lineRule="exact"/>
      </w:pPr>
    </w:p>
    <w:p w:rsidR="001005FE" w:rsidRDefault="001005FE" w:rsidP="00855DAC">
      <w:pPr>
        <w:spacing w:line="200" w:lineRule="exact"/>
        <w:sectPr w:rsidR="001005FE">
          <w:pgSz w:w="11920" w:h="16840"/>
          <w:pgMar w:top="1560" w:right="1140" w:bottom="280" w:left="1440" w:header="0" w:footer="821" w:gutter="0"/>
          <w:cols w:space="720"/>
        </w:sectPr>
      </w:pPr>
    </w:p>
    <w:p w:rsidR="00855DAC" w:rsidRDefault="00855DAC" w:rsidP="00855DAC">
      <w:pPr>
        <w:spacing w:before="29"/>
        <w:ind w:left="149"/>
        <w:rPr>
          <w:rFonts w:ascii="Arial" w:eastAsia="Arial" w:hAnsi="Arial" w:cs="Arial"/>
          <w:sz w:val="24"/>
          <w:szCs w:val="24"/>
        </w:rPr>
      </w:pPr>
      <w:r>
        <w:rPr>
          <w:rFonts w:ascii="Arial" w:eastAsia="Arial" w:hAnsi="Arial" w:cs="Arial"/>
          <w:spacing w:val="1"/>
          <w:sz w:val="24"/>
          <w:szCs w:val="24"/>
        </w:rPr>
        <w:lastRenderedPageBreak/>
        <w:t>2</w:t>
      </w:r>
      <w:r>
        <w:rPr>
          <w:rFonts w:ascii="Arial" w:eastAsia="Arial" w:hAnsi="Arial" w:cs="Arial"/>
          <w:sz w:val="24"/>
          <w:szCs w:val="24"/>
        </w:rPr>
        <w:t>.3</w:t>
      </w:r>
      <w:r>
        <w:rPr>
          <w:rFonts w:ascii="Arial" w:eastAsia="Arial" w:hAnsi="Arial" w:cs="Arial"/>
          <w:spacing w:val="2"/>
          <w:sz w:val="24"/>
          <w:szCs w:val="24"/>
        </w:rPr>
        <w:t xml:space="preserve"> </w:t>
      </w:r>
      <w:r>
        <w:rPr>
          <w:rFonts w:ascii="Arial" w:eastAsia="Arial" w:hAnsi="Arial" w:cs="Arial"/>
          <w:spacing w:val="-2"/>
          <w:sz w:val="24"/>
          <w:szCs w:val="24"/>
        </w:rPr>
        <w:t>P</w:t>
      </w:r>
      <w:r>
        <w:rPr>
          <w:rFonts w:ascii="Arial" w:eastAsia="Arial" w:hAnsi="Arial" w:cs="Arial"/>
          <w:spacing w:val="1"/>
          <w:sz w:val="24"/>
          <w:szCs w:val="24"/>
        </w:rPr>
        <w:t>e</w:t>
      </w:r>
      <w:r>
        <w:rPr>
          <w:rFonts w:ascii="Arial" w:eastAsia="Arial" w:hAnsi="Arial" w:cs="Arial"/>
          <w:sz w:val="24"/>
          <w:szCs w:val="24"/>
        </w:rPr>
        <w:t>l</w:t>
      </w:r>
      <w:r>
        <w:rPr>
          <w:rFonts w:ascii="Arial" w:eastAsia="Arial" w:hAnsi="Arial" w:cs="Arial"/>
          <w:spacing w:val="-2"/>
          <w:sz w:val="24"/>
          <w:szCs w:val="24"/>
        </w:rPr>
        <w:t>a</w:t>
      </w:r>
      <w:r>
        <w:rPr>
          <w:rFonts w:ascii="Arial" w:eastAsia="Arial" w:hAnsi="Arial" w:cs="Arial"/>
          <w:spacing w:val="1"/>
          <w:sz w:val="24"/>
          <w:szCs w:val="24"/>
        </w:rPr>
        <w:t>mp</w:t>
      </w:r>
      <w:r>
        <w:rPr>
          <w:rFonts w:ascii="Arial" w:eastAsia="Arial" w:hAnsi="Arial" w:cs="Arial"/>
          <w:spacing w:val="-1"/>
          <w:sz w:val="24"/>
          <w:szCs w:val="24"/>
        </w:rPr>
        <w:t>a</w:t>
      </w:r>
      <w:r>
        <w:rPr>
          <w:rFonts w:ascii="Arial" w:eastAsia="Arial" w:hAnsi="Arial" w:cs="Arial"/>
          <w:spacing w:val="1"/>
          <w:sz w:val="24"/>
          <w:szCs w:val="24"/>
        </w:rPr>
        <w:t>u</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S</w:t>
      </w:r>
      <w:r>
        <w:rPr>
          <w:rFonts w:ascii="Arial" w:eastAsia="Arial" w:hAnsi="Arial" w:cs="Arial"/>
          <w:sz w:val="24"/>
          <w:szCs w:val="24"/>
        </w:rPr>
        <w:t>N</w:t>
      </w:r>
      <w:r>
        <w:rPr>
          <w:rFonts w:ascii="Arial" w:eastAsia="Arial" w:hAnsi="Arial" w:cs="Arial"/>
          <w:spacing w:val="-1"/>
          <w:sz w:val="24"/>
          <w:szCs w:val="24"/>
        </w:rPr>
        <w:t>-</w:t>
      </w:r>
      <w:r>
        <w:rPr>
          <w:rFonts w:ascii="Arial" w:eastAsia="Arial" w:hAnsi="Arial" w:cs="Arial"/>
          <w:sz w:val="24"/>
          <w:szCs w:val="24"/>
        </w:rPr>
        <w:t>DIKTI</w:t>
      </w:r>
    </w:p>
    <w:p w:rsidR="00855DAC" w:rsidRDefault="00855DAC" w:rsidP="00855DAC">
      <w:pPr>
        <w:spacing w:line="160" w:lineRule="exact"/>
        <w:rPr>
          <w:sz w:val="16"/>
          <w:szCs w:val="16"/>
        </w:rPr>
      </w:pPr>
    </w:p>
    <w:p w:rsidR="00855DAC" w:rsidRDefault="00855DAC" w:rsidP="00855DAC">
      <w:pPr>
        <w:spacing w:line="200" w:lineRule="exact"/>
      </w:pPr>
    </w:p>
    <w:p w:rsidR="00855DAC" w:rsidRPr="00DB0FF4" w:rsidRDefault="00855DAC" w:rsidP="00855DAC">
      <w:pPr>
        <w:spacing w:line="275" w:lineRule="auto"/>
        <w:ind w:left="574" w:right="61"/>
        <w:jc w:val="both"/>
        <w:rPr>
          <w:rFonts w:ascii="Arial" w:eastAsia="Arial" w:hAnsi="Arial" w:cs="Arial"/>
          <w:i/>
          <w:color w:val="5B9BD5" w:themeColor="accent1"/>
          <w:sz w:val="24"/>
          <w:szCs w:val="24"/>
        </w:rPr>
      </w:pP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1"/>
          <w:sz w:val="24"/>
          <w:szCs w:val="24"/>
        </w:rPr>
        <w:t>i</w:t>
      </w:r>
      <w:r w:rsidRPr="00DB0FF4">
        <w:rPr>
          <w:rFonts w:ascii="Arial" w:eastAsia="Arial" w:hAnsi="Arial" w:cs="Arial"/>
          <w:i/>
          <w:color w:val="5B9BD5" w:themeColor="accent1"/>
          <w:sz w:val="24"/>
          <w:szCs w:val="24"/>
        </w:rPr>
        <w:t>sk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z w:val="24"/>
          <w:szCs w:val="24"/>
        </w:rPr>
        <w:t>in</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ik</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z w:val="24"/>
          <w:szCs w:val="24"/>
        </w:rPr>
        <w:t>ki</w:t>
      </w:r>
      <w:r w:rsidRPr="00DB0FF4">
        <w:rPr>
          <w:rFonts w:ascii="Arial" w:eastAsia="Arial" w:hAnsi="Arial" w:cs="Arial"/>
          <w:i/>
          <w:color w:val="5B9BD5" w:themeColor="accent1"/>
          <w:spacing w:val="-2"/>
          <w:sz w:val="24"/>
          <w:szCs w:val="24"/>
        </w:rPr>
        <w:t>n</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j</w:t>
      </w:r>
      <w:r w:rsidRPr="00DB0FF4">
        <w:rPr>
          <w:rFonts w:ascii="Arial" w:eastAsia="Arial" w:hAnsi="Arial" w:cs="Arial"/>
          <w:i/>
          <w:color w:val="5B9BD5" w:themeColor="accent1"/>
          <w:sz w:val="24"/>
          <w:szCs w:val="24"/>
        </w:rPr>
        <w:t>a</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idik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z w:val="24"/>
          <w:szCs w:val="24"/>
        </w:rPr>
        <w:t>ti</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gg</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2"/>
          <w:sz w:val="24"/>
          <w:szCs w:val="24"/>
        </w:rPr>
        <w:t>y</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z w:val="24"/>
          <w:szCs w:val="24"/>
        </w:rPr>
        <w:t xml:space="preserve">g </w:t>
      </w:r>
      <w:r w:rsidRPr="00DB0FF4">
        <w:rPr>
          <w:rFonts w:ascii="Arial" w:eastAsia="Arial" w:hAnsi="Arial" w:cs="Arial"/>
          <w:i/>
          <w:color w:val="5B9BD5" w:themeColor="accent1"/>
          <w:spacing w:val="1"/>
          <w:sz w:val="24"/>
          <w:szCs w:val="24"/>
        </w:rPr>
        <w:t>me</w:t>
      </w:r>
      <w:r w:rsidRPr="00DB0FF4">
        <w:rPr>
          <w:rFonts w:ascii="Arial" w:eastAsia="Arial" w:hAnsi="Arial" w:cs="Arial"/>
          <w:i/>
          <w:color w:val="5B9BD5" w:themeColor="accent1"/>
          <w:sz w:val="24"/>
          <w:szCs w:val="24"/>
        </w:rPr>
        <w:t>lamp</w:t>
      </w:r>
      <w:r w:rsidRPr="00DB0FF4">
        <w:rPr>
          <w:rFonts w:ascii="Arial" w:eastAsia="Arial" w:hAnsi="Arial" w:cs="Arial"/>
          <w:i/>
          <w:color w:val="5B9BD5" w:themeColor="accent1"/>
          <w:spacing w:val="1"/>
          <w:sz w:val="24"/>
          <w:szCs w:val="24"/>
        </w:rPr>
        <w:t>au</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8"/>
          <w:sz w:val="24"/>
          <w:szCs w:val="24"/>
        </w:rPr>
        <w:t xml:space="preserve"> </w:t>
      </w:r>
      <w:r w:rsidRPr="00DB0FF4">
        <w:rPr>
          <w:rFonts w:ascii="Arial" w:eastAsia="Arial" w:hAnsi="Arial" w:cs="Arial"/>
          <w:i/>
          <w:color w:val="5B9BD5" w:themeColor="accent1"/>
          <w:spacing w:val="-2"/>
          <w:sz w:val="24"/>
          <w:szCs w:val="24"/>
        </w:rPr>
        <w:t>S</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w:t>
      </w:r>
      <w:r w:rsidRPr="00DB0FF4">
        <w:rPr>
          <w:rFonts w:ascii="Arial" w:eastAsia="Arial" w:hAnsi="Arial" w:cs="Arial"/>
          <w:i/>
          <w:color w:val="5B9BD5" w:themeColor="accent1"/>
          <w:sz w:val="24"/>
          <w:szCs w:val="24"/>
        </w:rPr>
        <w:t>DIK</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n </w:t>
      </w:r>
      <w:r w:rsidRPr="00DB0FF4">
        <w:rPr>
          <w:rFonts w:ascii="Arial" w:eastAsia="Arial" w:hAnsi="Arial" w:cs="Arial"/>
          <w:i/>
          <w:color w:val="5B9BD5" w:themeColor="accent1"/>
          <w:spacing w:val="1"/>
          <w:sz w:val="24"/>
          <w:szCs w:val="24"/>
        </w:rPr>
        <w:t>pen</w:t>
      </w:r>
      <w:r w:rsidRPr="00DB0FF4">
        <w:rPr>
          <w:rFonts w:ascii="Arial" w:eastAsia="Arial" w:hAnsi="Arial" w:cs="Arial"/>
          <w:i/>
          <w:color w:val="5B9BD5" w:themeColor="accent1"/>
          <w:spacing w:val="-2"/>
          <w:sz w:val="24"/>
          <w:szCs w:val="24"/>
        </w:rPr>
        <w:t>c</w:t>
      </w:r>
      <w:r w:rsidRPr="00DB0FF4">
        <w:rPr>
          <w:rFonts w:ascii="Arial" w:eastAsia="Arial" w:hAnsi="Arial" w:cs="Arial"/>
          <w:i/>
          <w:color w:val="5B9BD5" w:themeColor="accent1"/>
          <w:spacing w:val="1"/>
          <w:sz w:val="24"/>
          <w:szCs w:val="24"/>
        </w:rPr>
        <w:t>apa</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n</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ika</w:t>
      </w:r>
      <w:r w:rsidRPr="00DB0FF4">
        <w:rPr>
          <w:rFonts w:ascii="Arial" w:eastAsia="Arial" w:hAnsi="Arial" w:cs="Arial"/>
          <w:i/>
          <w:color w:val="5B9BD5" w:themeColor="accent1"/>
          <w:spacing w:val="1"/>
          <w:sz w:val="24"/>
          <w:szCs w:val="24"/>
        </w:rPr>
        <w:t>to</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z w:val="24"/>
          <w:szCs w:val="24"/>
        </w:rPr>
        <w:t>in</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j</w:t>
      </w:r>
      <w:r w:rsidRPr="00DB0FF4">
        <w:rPr>
          <w:rFonts w:ascii="Arial" w:eastAsia="Arial" w:hAnsi="Arial" w:cs="Arial"/>
          <w:i/>
          <w:color w:val="5B9BD5" w:themeColor="accent1"/>
          <w:sz w:val="24"/>
          <w:szCs w:val="24"/>
        </w:rPr>
        <w:t>a</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rs</w:t>
      </w:r>
      <w:r w:rsidRPr="00DB0FF4">
        <w:rPr>
          <w:rFonts w:ascii="Arial" w:eastAsia="Arial" w:hAnsi="Arial" w:cs="Arial"/>
          <w:i/>
          <w:color w:val="5B9BD5" w:themeColor="accent1"/>
          <w:spacing w:val="-2"/>
          <w:sz w:val="24"/>
          <w:szCs w:val="24"/>
        </w:rPr>
        <w:t>e</w:t>
      </w:r>
      <w:r w:rsidRPr="00DB0FF4">
        <w:rPr>
          <w:rFonts w:ascii="Arial" w:eastAsia="Arial" w:hAnsi="Arial" w:cs="Arial"/>
          <w:i/>
          <w:color w:val="5B9BD5" w:themeColor="accent1"/>
          <w:spacing w:val="1"/>
          <w:sz w:val="24"/>
          <w:szCs w:val="24"/>
        </w:rPr>
        <w:t>bu</w:t>
      </w:r>
      <w:r w:rsidRPr="00DB0FF4">
        <w:rPr>
          <w:rFonts w:ascii="Arial" w:eastAsia="Arial" w:hAnsi="Arial" w:cs="Arial"/>
          <w:i/>
          <w:color w:val="5B9BD5" w:themeColor="accent1"/>
          <w:sz w:val="24"/>
          <w:szCs w:val="24"/>
        </w:rPr>
        <w:t xml:space="preserve">t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a</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pacing w:val="-2"/>
          <w:sz w:val="24"/>
          <w:szCs w:val="24"/>
        </w:rPr>
        <w:t>s</w:t>
      </w:r>
      <w:r w:rsidRPr="00DB0FF4">
        <w:rPr>
          <w:rFonts w:ascii="Arial" w:eastAsia="Arial" w:hAnsi="Arial" w:cs="Arial"/>
          <w:i/>
          <w:color w:val="5B9BD5" w:themeColor="accent1"/>
          <w:spacing w:val="1"/>
          <w:sz w:val="24"/>
          <w:szCs w:val="24"/>
        </w:rPr>
        <w:t>aa</w:t>
      </w:r>
      <w:r w:rsidRPr="00DB0FF4">
        <w:rPr>
          <w:rFonts w:ascii="Arial" w:eastAsia="Arial" w:hAnsi="Arial" w:cs="Arial"/>
          <w:i/>
          <w:color w:val="5B9BD5" w:themeColor="accent1"/>
          <w:sz w:val="24"/>
          <w:szCs w:val="24"/>
        </w:rPr>
        <w:t xml:space="preserve">t </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8"/>
          <w:sz w:val="24"/>
          <w:szCs w:val="24"/>
        </w:rPr>
        <w:t>S</w:t>
      </w:r>
      <w:r w:rsidRPr="00DB0FF4">
        <w:rPr>
          <w:rFonts w:ascii="Arial" w:eastAsia="Arial" w:hAnsi="Arial" w:cs="Arial"/>
          <w:i/>
          <w:color w:val="5B9BD5" w:themeColor="accent1"/>
          <w:spacing w:val="-1"/>
          <w:sz w:val="24"/>
          <w:szCs w:val="24"/>
        </w:rPr>
        <w:t>-</w:t>
      </w:r>
      <w:r w:rsidRPr="00DB0FF4">
        <w:rPr>
          <w:rFonts w:ascii="Arial" w:eastAsia="Arial" w:hAnsi="Arial" w:cs="Arial"/>
          <w:i/>
          <w:color w:val="5B9BD5" w:themeColor="accent1"/>
          <w:sz w:val="24"/>
          <w:szCs w:val="24"/>
        </w:rPr>
        <w:t>1</w:t>
      </w:r>
      <w:r w:rsidRPr="00DB0FF4">
        <w:rPr>
          <w:rFonts w:ascii="Arial" w:eastAsia="Arial" w:hAnsi="Arial" w:cs="Arial"/>
          <w:i/>
          <w:color w:val="5B9BD5" w:themeColor="accent1"/>
          <w:spacing w:val="1"/>
          <w:sz w:val="24"/>
          <w:szCs w:val="24"/>
        </w:rPr>
        <w:t xml:space="preserve"> 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n </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z w:val="24"/>
          <w:szCs w:val="24"/>
        </w:rPr>
        <w:t xml:space="preserve">S </w:t>
      </w:r>
      <w:r w:rsidRPr="00DB0FF4">
        <w:rPr>
          <w:rFonts w:ascii="Arial" w:eastAsia="Arial" w:hAnsi="Arial" w:cs="Arial"/>
          <w:i/>
          <w:color w:val="5B9BD5" w:themeColor="accent1"/>
          <w:spacing w:val="1"/>
          <w:sz w:val="24"/>
          <w:szCs w:val="24"/>
        </w:rPr>
        <w:t>den</w:t>
      </w:r>
      <w:r w:rsidRPr="00DB0FF4">
        <w:rPr>
          <w:rFonts w:ascii="Arial" w:eastAsia="Arial" w:hAnsi="Arial" w:cs="Arial"/>
          <w:i/>
          <w:color w:val="5B9BD5" w:themeColor="accent1"/>
          <w:spacing w:val="-4"/>
          <w:sz w:val="24"/>
          <w:szCs w:val="24"/>
        </w:rPr>
        <w:t>g</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n </w:t>
      </w:r>
      <w:r w:rsidRPr="00DB0FF4">
        <w:rPr>
          <w:rFonts w:ascii="Arial" w:eastAsia="Arial" w:hAnsi="Arial" w:cs="Arial"/>
          <w:i/>
          <w:color w:val="5B9BD5" w:themeColor="accent1"/>
          <w:spacing w:val="1"/>
          <w:sz w:val="24"/>
          <w:szCs w:val="24"/>
        </w:rPr>
        <w:t>men</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z w:val="24"/>
          <w:szCs w:val="24"/>
        </w:rPr>
        <w:t>iku</w:t>
      </w:r>
      <w:r w:rsidRPr="00DB0FF4">
        <w:rPr>
          <w:rFonts w:ascii="Arial" w:eastAsia="Arial" w:hAnsi="Arial" w:cs="Arial"/>
          <w:i/>
          <w:color w:val="5B9BD5" w:themeColor="accent1"/>
          <w:spacing w:val="1"/>
          <w:sz w:val="24"/>
          <w:szCs w:val="24"/>
        </w:rPr>
        <w:t>t</w:t>
      </w:r>
      <w:r w:rsidRPr="00DB0FF4">
        <w:rPr>
          <w:rFonts w:ascii="Arial" w:eastAsia="Arial" w:hAnsi="Arial" w:cs="Arial"/>
          <w:i/>
          <w:color w:val="5B9BD5" w:themeColor="accent1"/>
          <w:sz w:val="24"/>
          <w:szCs w:val="24"/>
        </w:rPr>
        <w:t xml:space="preserve">i </w:t>
      </w:r>
      <w:r w:rsidRPr="00DB0FF4">
        <w:rPr>
          <w:rFonts w:ascii="Arial" w:eastAsia="Arial" w:hAnsi="Arial" w:cs="Arial"/>
          <w:i/>
          <w:color w:val="5B9BD5" w:themeColor="accent1"/>
          <w:spacing w:val="1"/>
          <w:sz w:val="24"/>
          <w:szCs w:val="24"/>
        </w:rPr>
        <w:t>S</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w:t>
      </w:r>
      <w:r w:rsidRPr="00DB0FF4">
        <w:rPr>
          <w:rFonts w:ascii="Arial" w:eastAsia="Arial" w:hAnsi="Arial" w:cs="Arial"/>
          <w:i/>
          <w:color w:val="5B9BD5" w:themeColor="accent1"/>
          <w:sz w:val="24"/>
          <w:szCs w:val="24"/>
        </w:rPr>
        <w:t>DIK</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z w:val="24"/>
          <w:szCs w:val="24"/>
        </w:rPr>
        <w:t>f</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t </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be</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pacing w:val="2"/>
          <w:sz w:val="24"/>
          <w:szCs w:val="24"/>
        </w:rPr>
        <w:t>3</w:t>
      </w:r>
      <w:r w:rsidRPr="00DB0FF4">
        <w:rPr>
          <w:rFonts w:ascii="Arial" w:eastAsia="Arial" w:hAnsi="Arial" w:cs="Arial"/>
          <w:i/>
          <w:color w:val="5B9BD5" w:themeColor="accent1"/>
          <w:sz w:val="24"/>
          <w:szCs w:val="24"/>
        </w:rPr>
        <w:t>.</w:t>
      </w:r>
    </w:p>
    <w:p w:rsidR="00855DAC" w:rsidRDefault="00855DAC" w:rsidP="00855DAC">
      <w:pPr>
        <w:spacing w:line="120" w:lineRule="exact"/>
        <w:rPr>
          <w:sz w:val="12"/>
          <w:szCs w:val="12"/>
        </w:rPr>
      </w:pPr>
    </w:p>
    <w:p w:rsidR="00855DAC" w:rsidRDefault="00855DAC" w:rsidP="00855DAC">
      <w:pPr>
        <w:spacing w:line="200" w:lineRule="exact"/>
      </w:pPr>
    </w:p>
    <w:p w:rsidR="000F7AE5" w:rsidRDefault="000F7AE5">
      <w:pPr>
        <w:ind w:left="574" w:right="-16"/>
        <w:jc w:val="both"/>
        <w:rPr>
          <w:ins w:id="23" w:author="Irfan Tri Raharjo, SE" w:date="2024-12-23T08:39:00Z"/>
          <w:rFonts w:ascii="Arial" w:eastAsia="Arial" w:hAnsi="Arial" w:cs="Arial"/>
          <w:spacing w:val="2"/>
          <w:sz w:val="24"/>
          <w:szCs w:val="24"/>
        </w:rPr>
        <w:pPrChange w:id="24" w:author="Irfan Tri Raharjo, SE" w:date="2024-12-23T08:32:00Z">
          <w:pPr>
            <w:ind w:left="574" w:right="4676"/>
            <w:jc w:val="both"/>
          </w:pPr>
        </w:pPrChange>
      </w:pPr>
      <w:ins w:id="25" w:author="Irfan Tri Raharjo, SE" w:date="2024-12-23T08:29:00Z">
        <w:r>
          <w:rPr>
            <w:rFonts w:ascii="Arial" w:eastAsia="Arial" w:hAnsi="Arial" w:cs="Arial"/>
            <w:spacing w:val="2"/>
            <w:sz w:val="24"/>
            <w:szCs w:val="24"/>
          </w:rPr>
          <w:t>Universitas Ma Chung menetapkan in</w:t>
        </w:r>
      </w:ins>
      <w:ins w:id="26" w:author="Irfan Tri Raharjo, SE" w:date="2024-12-23T08:32:00Z">
        <w:r>
          <w:rPr>
            <w:rFonts w:ascii="Arial" w:eastAsia="Arial" w:hAnsi="Arial" w:cs="Arial"/>
            <w:spacing w:val="2"/>
            <w:sz w:val="24"/>
            <w:szCs w:val="24"/>
          </w:rPr>
          <w:t>dikator kinerja utama berdasarkan renstra</w:t>
        </w:r>
      </w:ins>
      <w:ins w:id="27" w:author="Irfan Tri Raharjo, SE" w:date="2024-12-23T08:37:00Z">
        <w:r w:rsidR="00EC52B7">
          <w:rPr>
            <w:rFonts w:ascii="Arial" w:eastAsia="Arial" w:hAnsi="Arial" w:cs="Arial"/>
            <w:spacing w:val="2"/>
            <w:sz w:val="24"/>
            <w:szCs w:val="24"/>
          </w:rPr>
          <w:t>. Indikator tersebut kemudian diturunkan ke setiap fakultas untuk dibuat pr</w:t>
        </w:r>
      </w:ins>
      <w:ins w:id="28" w:author="Irfan Tri Raharjo, SE" w:date="2024-12-23T08:38:00Z">
        <w:r w:rsidR="00EC52B7">
          <w:rPr>
            <w:rFonts w:ascii="Arial" w:eastAsia="Arial" w:hAnsi="Arial" w:cs="Arial"/>
            <w:spacing w:val="2"/>
            <w:sz w:val="24"/>
            <w:szCs w:val="24"/>
          </w:rPr>
          <w:t xml:space="preserve">ogram kerjanya. Capaian indikator kinerja di monitoring dan evaluasi oleh Koordinator Penjaminan Mutu (KPM) setiap Fakultas. </w:t>
        </w:r>
      </w:ins>
      <w:ins w:id="29" w:author="Irfan Tri Raharjo, SE" w:date="2024-12-23T08:40:00Z">
        <w:r w:rsidR="00EC52B7">
          <w:rPr>
            <w:rFonts w:ascii="Arial" w:eastAsia="Arial" w:hAnsi="Arial" w:cs="Arial"/>
            <w:spacing w:val="2"/>
            <w:sz w:val="24"/>
            <w:szCs w:val="24"/>
          </w:rPr>
          <w:t>Hasil monitoring capaian fakultas disampaikan kepada LPMPI untuk dianalisis dan disampaikan kepada pimpinan universitas</w:t>
        </w:r>
      </w:ins>
      <w:ins w:id="30" w:author="Irfan Tri Raharjo, SE" w:date="2024-12-23T08:39:00Z">
        <w:r w:rsidR="00EC52B7">
          <w:rPr>
            <w:rFonts w:ascii="Arial" w:eastAsia="Arial" w:hAnsi="Arial" w:cs="Arial"/>
            <w:spacing w:val="2"/>
            <w:sz w:val="24"/>
            <w:szCs w:val="24"/>
          </w:rPr>
          <w:t>.</w:t>
        </w:r>
      </w:ins>
      <w:ins w:id="31" w:author="Irfan Tri Raharjo, SE" w:date="2024-12-23T08:41:00Z">
        <w:r w:rsidR="00EC52B7">
          <w:rPr>
            <w:rFonts w:ascii="Arial" w:eastAsia="Arial" w:hAnsi="Arial" w:cs="Arial"/>
            <w:spacing w:val="2"/>
            <w:sz w:val="24"/>
            <w:szCs w:val="24"/>
          </w:rPr>
          <w:t xml:space="preserve"> Hasil analisis capaian yang dilakukan oleh LPMPI disampaikan dalam kegiatan Rapat Tinjauan Manajemen </w:t>
        </w:r>
      </w:ins>
      <w:ins w:id="32" w:author="Irfan Tri Raharjo, SE" w:date="2024-12-23T08:42:00Z">
        <w:r w:rsidR="00EC52B7">
          <w:rPr>
            <w:rFonts w:ascii="Arial" w:eastAsia="Arial" w:hAnsi="Arial" w:cs="Arial"/>
            <w:spacing w:val="2"/>
            <w:sz w:val="24"/>
            <w:szCs w:val="24"/>
          </w:rPr>
          <w:t>(RTM). Indikator yang belum memenuhi capaian, di</w:t>
        </w:r>
      </w:ins>
      <w:ins w:id="33" w:author="Irfan Tri Raharjo, SE" w:date="2024-12-23T08:43:00Z">
        <w:r w:rsidR="00F31E3C">
          <w:rPr>
            <w:rFonts w:ascii="Arial" w:eastAsia="Arial" w:hAnsi="Arial" w:cs="Arial"/>
            <w:spacing w:val="2"/>
            <w:sz w:val="24"/>
            <w:szCs w:val="24"/>
          </w:rPr>
          <w:t>analisa akar permasalahannya, kemudian dirumuskan upaya-upaya perbaikan yang disepakati oleh pihak terkait.</w:t>
        </w:r>
      </w:ins>
    </w:p>
    <w:p w:rsidR="00EC52B7" w:rsidRDefault="00EC52B7">
      <w:pPr>
        <w:ind w:left="574" w:right="-16"/>
        <w:jc w:val="both"/>
        <w:rPr>
          <w:ins w:id="34" w:author="Irfan Tri Raharjo, SE" w:date="2024-12-23T08:29:00Z"/>
          <w:rFonts w:ascii="Arial" w:eastAsia="Arial" w:hAnsi="Arial" w:cs="Arial"/>
          <w:spacing w:val="2"/>
          <w:sz w:val="24"/>
          <w:szCs w:val="24"/>
        </w:rPr>
        <w:pPrChange w:id="35" w:author="Irfan Tri Raharjo, SE" w:date="2024-12-23T08:32:00Z">
          <w:pPr>
            <w:ind w:left="574" w:right="4676"/>
            <w:jc w:val="both"/>
          </w:pPr>
        </w:pPrChange>
      </w:pPr>
    </w:p>
    <w:p w:rsidR="00855DAC" w:rsidRDefault="00855DAC" w:rsidP="00855DAC">
      <w:pPr>
        <w:ind w:left="574" w:right="4676"/>
        <w:jc w:val="both"/>
        <w:rPr>
          <w:rFonts w:ascii="Arial" w:eastAsia="Arial" w:hAnsi="Arial" w:cs="Arial"/>
          <w:sz w:val="24"/>
          <w:szCs w:val="24"/>
        </w:rPr>
      </w:pPr>
      <w:r>
        <w:rPr>
          <w:rFonts w:ascii="Arial" w:eastAsia="Arial" w:hAnsi="Arial" w:cs="Arial"/>
          <w:spacing w:val="2"/>
          <w:sz w:val="24"/>
          <w:szCs w:val="24"/>
        </w:rPr>
        <w:t>T</w:t>
      </w:r>
      <w:r>
        <w:rPr>
          <w:rFonts w:ascii="Arial" w:eastAsia="Arial" w:hAnsi="Arial" w:cs="Arial"/>
          <w:spacing w:val="-1"/>
          <w:sz w:val="24"/>
          <w:szCs w:val="24"/>
        </w:rPr>
        <w:t>a</w:t>
      </w:r>
      <w:r>
        <w:rPr>
          <w:rFonts w:ascii="Arial" w:eastAsia="Arial" w:hAnsi="Arial" w:cs="Arial"/>
          <w:spacing w:val="1"/>
          <w:sz w:val="24"/>
          <w:szCs w:val="24"/>
        </w:rPr>
        <w:t>be</w:t>
      </w:r>
      <w:r>
        <w:rPr>
          <w:rFonts w:ascii="Arial" w:eastAsia="Arial" w:hAnsi="Arial" w:cs="Arial"/>
          <w:sz w:val="24"/>
          <w:szCs w:val="24"/>
        </w:rPr>
        <w:t>l</w:t>
      </w:r>
      <w:r>
        <w:rPr>
          <w:rFonts w:ascii="Arial" w:eastAsia="Arial" w:hAnsi="Arial" w:cs="Arial"/>
          <w:spacing w:val="1"/>
          <w:sz w:val="24"/>
          <w:szCs w:val="24"/>
        </w:rPr>
        <w:t xml:space="preserve"> </w:t>
      </w:r>
      <w:r>
        <w:rPr>
          <w:rFonts w:ascii="Arial" w:eastAsia="Arial" w:hAnsi="Arial" w:cs="Arial"/>
          <w:sz w:val="24"/>
          <w:szCs w:val="24"/>
        </w:rPr>
        <w:t>3</w:t>
      </w:r>
      <w:r>
        <w:rPr>
          <w:rFonts w:ascii="Arial" w:eastAsia="Arial" w:hAnsi="Arial" w:cs="Arial"/>
          <w:spacing w:val="66"/>
          <w:sz w:val="24"/>
          <w:szCs w:val="24"/>
        </w:rPr>
        <w:t xml:space="preserve"> </w:t>
      </w:r>
      <w:r>
        <w:rPr>
          <w:rFonts w:ascii="Arial" w:eastAsia="Arial" w:hAnsi="Arial" w:cs="Arial"/>
          <w:sz w:val="24"/>
          <w:szCs w:val="24"/>
        </w:rPr>
        <w:t>S</w:t>
      </w:r>
      <w:r>
        <w:rPr>
          <w:rFonts w:ascii="Arial" w:eastAsia="Arial" w:hAnsi="Arial" w:cs="Arial"/>
          <w:spacing w:val="-2"/>
          <w:sz w:val="24"/>
          <w:szCs w:val="24"/>
        </w:rPr>
        <w:t>t</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pacing w:val="1"/>
          <w:sz w:val="24"/>
          <w:szCs w:val="24"/>
        </w:rPr>
        <w:t>da</w:t>
      </w:r>
      <w:r>
        <w:rPr>
          <w:rFonts w:ascii="Arial" w:eastAsia="Arial" w:hAnsi="Arial" w:cs="Arial"/>
          <w:sz w:val="24"/>
          <w:szCs w:val="24"/>
        </w:rPr>
        <w:t xml:space="preserve">r </w:t>
      </w:r>
      <w:r>
        <w:rPr>
          <w:rFonts w:ascii="Arial" w:eastAsia="Arial" w:hAnsi="Arial" w:cs="Arial"/>
          <w:spacing w:val="-2"/>
          <w:sz w:val="24"/>
          <w:szCs w:val="24"/>
        </w:rPr>
        <w:t>d</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I</w:t>
      </w:r>
      <w:r>
        <w:rPr>
          <w:rFonts w:ascii="Arial" w:eastAsia="Arial" w:hAnsi="Arial" w:cs="Arial"/>
          <w:spacing w:val="1"/>
          <w:sz w:val="24"/>
          <w:szCs w:val="24"/>
        </w:rPr>
        <w:t>nd</w:t>
      </w:r>
      <w:r>
        <w:rPr>
          <w:rFonts w:ascii="Arial" w:eastAsia="Arial" w:hAnsi="Arial" w:cs="Arial"/>
          <w:sz w:val="24"/>
          <w:szCs w:val="24"/>
        </w:rPr>
        <w:t>ika</w:t>
      </w:r>
      <w:r>
        <w:rPr>
          <w:rFonts w:ascii="Arial" w:eastAsia="Arial" w:hAnsi="Arial" w:cs="Arial"/>
          <w:spacing w:val="-1"/>
          <w:sz w:val="24"/>
          <w:szCs w:val="24"/>
        </w:rPr>
        <w:t>t</w:t>
      </w:r>
      <w:r>
        <w:rPr>
          <w:rFonts w:ascii="Arial" w:eastAsia="Arial" w:hAnsi="Arial" w:cs="Arial"/>
          <w:spacing w:val="1"/>
          <w:sz w:val="24"/>
          <w:szCs w:val="24"/>
        </w:rPr>
        <w:t>o</w:t>
      </w:r>
      <w:r>
        <w:rPr>
          <w:rFonts w:ascii="Arial" w:eastAsia="Arial" w:hAnsi="Arial" w:cs="Arial"/>
          <w:sz w:val="24"/>
          <w:szCs w:val="24"/>
        </w:rPr>
        <w:t>r Ki</w:t>
      </w:r>
      <w:r>
        <w:rPr>
          <w:rFonts w:ascii="Arial" w:eastAsia="Arial" w:hAnsi="Arial" w:cs="Arial"/>
          <w:spacing w:val="1"/>
          <w:sz w:val="24"/>
          <w:szCs w:val="24"/>
        </w:rPr>
        <w:t>ne</w:t>
      </w:r>
      <w:r>
        <w:rPr>
          <w:rFonts w:ascii="Arial" w:eastAsia="Arial" w:hAnsi="Arial" w:cs="Arial"/>
          <w:sz w:val="24"/>
          <w:szCs w:val="24"/>
        </w:rPr>
        <w:t>r</w:t>
      </w:r>
      <w:r>
        <w:rPr>
          <w:rFonts w:ascii="Arial" w:eastAsia="Arial" w:hAnsi="Arial" w:cs="Arial"/>
          <w:spacing w:val="-1"/>
          <w:sz w:val="24"/>
          <w:szCs w:val="24"/>
        </w:rPr>
        <w:t>j</w:t>
      </w:r>
      <w:r>
        <w:rPr>
          <w:rFonts w:ascii="Arial" w:eastAsia="Arial" w:hAnsi="Arial" w:cs="Arial"/>
          <w:sz w:val="24"/>
          <w:szCs w:val="24"/>
        </w:rPr>
        <w:t>a</w:t>
      </w:r>
    </w:p>
    <w:p w:rsidR="00855DAC" w:rsidRDefault="00855DAC" w:rsidP="00855DAC">
      <w:pPr>
        <w:spacing w:before="7" w:line="20" w:lineRule="exact"/>
        <w:rPr>
          <w:sz w:val="3"/>
          <w:szCs w:val="3"/>
        </w:rPr>
      </w:pPr>
    </w:p>
    <w:tbl>
      <w:tblPr>
        <w:tblW w:w="0" w:type="auto"/>
        <w:tblInd w:w="683" w:type="dxa"/>
        <w:tblLayout w:type="fixed"/>
        <w:tblCellMar>
          <w:left w:w="0" w:type="dxa"/>
          <w:right w:w="0" w:type="dxa"/>
        </w:tblCellMar>
        <w:tblLook w:val="01E0" w:firstRow="1" w:lastRow="1" w:firstColumn="1" w:lastColumn="1" w:noHBand="0" w:noVBand="0"/>
        <w:tblPrChange w:id="36" w:author="Irfan Tri Raharjo, SE" w:date="2024-12-23T09:29:00Z">
          <w:tblPr>
            <w:tblW w:w="0" w:type="auto"/>
            <w:tblInd w:w="683" w:type="dxa"/>
            <w:tblLayout w:type="fixed"/>
            <w:tblCellMar>
              <w:left w:w="0" w:type="dxa"/>
              <w:right w:w="0" w:type="dxa"/>
            </w:tblCellMar>
            <w:tblLook w:val="01E0" w:firstRow="1" w:lastRow="1" w:firstColumn="1" w:lastColumn="1" w:noHBand="0" w:noVBand="0"/>
          </w:tblPr>
        </w:tblPrChange>
      </w:tblPr>
      <w:tblGrid>
        <w:gridCol w:w="566"/>
        <w:gridCol w:w="1445"/>
        <w:gridCol w:w="1418"/>
        <w:gridCol w:w="1133"/>
        <w:gridCol w:w="1135"/>
        <w:gridCol w:w="1561"/>
        <w:gridCol w:w="1275"/>
        <w:tblGridChange w:id="37">
          <w:tblGrid>
            <w:gridCol w:w="566"/>
            <w:gridCol w:w="1445"/>
            <w:gridCol w:w="1418"/>
            <w:gridCol w:w="1133"/>
            <w:gridCol w:w="1135"/>
            <w:gridCol w:w="1561"/>
            <w:gridCol w:w="1275"/>
          </w:tblGrid>
        </w:tblGridChange>
      </w:tblGrid>
      <w:tr w:rsidR="00855DAC" w:rsidRPr="00EF524F" w:rsidTr="00557FD0">
        <w:trPr>
          <w:trHeight w:hRule="exact" w:val="270"/>
          <w:tblHeader/>
          <w:trPrChange w:id="38" w:author="Irfan Tri Raharjo, SE" w:date="2024-12-23T09:29:00Z">
            <w:trPr>
              <w:trHeight w:hRule="exact" w:val="270"/>
            </w:trPr>
          </w:trPrChange>
        </w:trPr>
        <w:tc>
          <w:tcPr>
            <w:tcW w:w="566" w:type="dxa"/>
            <w:vMerge w:val="restart"/>
            <w:tcBorders>
              <w:top w:val="single" w:sz="5" w:space="0" w:color="000000"/>
              <w:left w:val="single" w:sz="5" w:space="0" w:color="000000"/>
              <w:right w:val="single" w:sz="5" w:space="0" w:color="000000"/>
            </w:tcBorders>
            <w:shd w:val="clear" w:color="auto" w:fill="CCCCCC"/>
            <w:tcPrChange w:id="39" w:author="Irfan Tri Raharjo, SE" w:date="2024-12-23T09:29:00Z">
              <w:tcPr>
                <w:tcW w:w="566" w:type="dxa"/>
                <w:vMerge w:val="restart"/>
                <w:tcBorders>
                  <w:top w:val="single" w:sz="5" w:space="0" w:color="000000"/>
                  <w:left w:val="single" w:sz="5" w:space="0" w:color="000000"/>
                  <w:right w:val="single" w:sz="5" w:space="0" w:color="000000"/>
                </w:tcBorders>
                <w:shd w:val="clear" w:color="auto" w:fill="CCCCCC"/>
              </w:tcPr>
            </w:tcPrChange>
          </w:tcPr>
          <w:p w:rsidR="00855DAC" w:rsidRPr="00EF524F" w:rsidRDefault="00855DAC" w:rsidP="00124CB6">
            <w:pPr>
              <w:spacing w:before="15" w:line="240" w:lineRule="exact"/>
              <w:rPr>
                <w:rFonts w:ascii="Arial" w:hAnsi="Arial" w:cs="Arial"/>
                <w:sz w:val="22"/>
                <w:szCs w:val="22"/>
              </w:rPr>
            </w:pPr>
          </w:p>
          <w:p w:rsidR="00855DAC" w:rsidRPr="00EF524F" w:rsidRDefault="00855DAC" w:rsidP="00124CB6">
            <w:pPr>
              <w:ind w:left="114"/>
              <w:rPr>
                <w:rFonts w:ascii="Arial" w:eastAsia="Arial" w:hAnsi="Arial" w:cs="Arial"/>
                <w:sz w:val="22"/>
                <w:szCs w:val="22"/>
              </w:rPr>
            </w:pPr>
            <w:r w:rsidRPr="00EF524F">
              <w:rPr>
                <w:rFonts w:ascii="Arial" w:eastAsia="Arial" w:hAnsi="Arial" w:cs="Arial"/>
                <w:b/>
                <w:sz w:val="22"/>
                <w:szCs w:val="22"/>
              </w:rPr>
              <w:t>N</w:t>
            </w:r>
            <w:r w:rsidRPr="00EF524F">
              <w:rPr>
                <w:rFonts w:ascii="Arial" w:eastAsia="Arial" w:hAnsi="Arial" w:cs="Arial"/>
                <w:b/>
                <w:spacing w:val="1"/>
                <w:sz w:val="22"/>
                <w:szCs w:val="22"/>
              </w:rPr>
              <w:t>o</w:t>
            </w:r>
            <w:r w:rsidRPr="00EF524F">
              <w:rPr>
                <w:rFonts w:ascii="Arial" w:eastAsia="Arial" w:hAnsi="Arial" w:cs="Arial"/>
                <w:b/>
                <w:sz w:val="22"/>
                <w:szCs w:val="22"/>
              </w:rPr>
              <w:t>.</w:t>
            </w:r>
          </w:p>
        </w:tc>
        <w:tc>
          <w:tcPr>
            <w:tcW w:w="1445" w:type="dxa"/>
            <w:vMerge w:val="restart"/>
            <w:tcBorders>
              <w:top w:val="single" w:sz="5" w:space="0" w:color="000000"/>
              <w:left w:val="single" w:sz="5" w:space="0" w:color="000000"/>
              <w:right w:val="single" w:sz="5" w:space="0" w:color="000000"/>
            </w:tcBorders>
            <w:shd w:val="clear" w:color="auto" w:fill="CCCCCC"/>
            <w:tcPrChange w:id="40" w:author="Irfan Tri Raharjo, SE" w:date="2024-12-23T09:29:00Z">
              <w:tcPr>
                <w:tcW w:w="1445" w:type="dxa"/>
                <w:vMerge w:val="restart"/>
                <w:tcBorders>
                  <w:top w:val="single" w:sz="5" w:space="0" w:color="000000"/>
                  <w:left w:val="single" w:sz="5" w:space="0" w:color="000000"/>
                  <w:right w:val="single" w:sz="5" w:space="0" w:color="000000"/>
                </w:tcBorders>
                <w:shd w:val="clear" w:color="auto" w:fill="CCCCCC"/>
              </w:tcPr>
            </w:tcPrChange>
          </w:tcPr>
          <w:p w:rsidR="00855DAC" w:rsidRPr="00EF524F" w:rsidRDefault="00855DAC" w:rsidP="00124CB6">
            <w:pPr>
              <w:spacing w:before="15" w:line="240" w:lineRule="exact"/>
              <w:rPr>
                <w:rFonts w:ascii="Arial" w:hAnsi="Arial" w:cs="Arial"/>
                <w:sz w:val="22"/>
                <w:szCs w:val="22"/>
              </w:rPr>
            </w:pPr>
          </w:p>
          <w:p w:rsidR="00855DAC" w:rsidRPr="00EF524F" w:rsidRDefault="00855DAC" w:rsidP="00124CB6">
            <w:pPr>
              <w:ind w:left="345"/>
              <w:rPr>
                <w:rFonts w:ascii="Arial" w:eastAsia="Arial" w:hAnsi="Arial" w:cs="Arial"/>
                <w:sz w:val="22"/>
                <w:szCs w:val="22"/>
              </w:rPr>
            </w:pPr>
            <w:r w:rsidRPr="00EF524F">
              <w:rPr>
                <w:rFonts w:ascii="Arial" w:eastAsia="Arial" w:hAnsi="Arial" w:cs="Arial"/>
                <w:b/>
                <w:spacing w:val="-1"/>
                <w:sz w:val="22"/>
                <w:szCs w:val="22"/>
              </w:rPr>
              <w:t>S</w:t>
            </w:r>
            <w:r w:rsidRPr="00EF524F">
              <w:rPr>
                <w:rFonts w:ascii="Arial" w:eastAsia="Arial" w:hAnsi="Arial" w:cs="Arial"/>
                <w:b/>
                <w:spacing w:val="1"/>
                <w:sz w:val="22"/>
                <w:szCs w:val="22"/>
              </w:rPr>
              <w:t>t</w:t>
            </w:r>
            <w:r w:rsidRPr="00EF524F">
              <w:rPr>
                <w:rFonts w:ascii="Arial" w:eastAsia="Arial" w:hAnsi="Arial" w:cs="Arial"/>
                <w:b/>
                <w:sz w:val="22"/>
                <w:szCs w:val="22"/>
              </w:rPr>
              <w:t>an</w:t>
            </w:r>
            <w:r w:rsidRPr="00EF524F">
              <w:rPr>
                <w:rFonts w:ascii="Arial" w:eastAsia="Arial" w:hAnsi="Arial" w:cs="Arial"/>
                <w:b/>
                <w:spacing w:val="1"/>
                <w:sz w:val="22"/>
                <w:szCs w:val="22"/>
              </w:rPr>
              <w:t>d</w:t>
            </w:r>
            <w:r w:rsidRPr="00EF524F">
              <w:rPr>
                <w:rFonts w:ascii="Arial" w:eastAsia="Arial" w:hAnsi="Arial" w:cs="Arial"/>
                <w:b/>
                <w:sz w:val="22"/>
                <w:szCs w:val="22"/>
              </w:rPr>
              <w:t>ar</w:t>
            </w:r>
          </w:p>
        </w:tc>
        <w:tc>
          <w:tcPr>
            <w:tcW w:w="1418" w:type="dxa"/>
            <w:vMerge w:val="restart"/>
            <w:tcBorders>
              <w:top w:val="single" w:sz="5" w:space="0" w:color="000000"/>
              <w:left w:val="single" w:sz="5" w:space="0" w:color="000000"/>
              <w:right w:val="single" w:sz="5" w:space="0" w:color="000000"/>
            </w:tcBorders>
            <w:shd w:val="clear" w:color="auto" w:fill="CCCCCC"/>
            <w:tcPrChange w:id="41" w:author="Irfan Tri Raharjo, SE" w:date="2024-12-23T09:29:00Z">
              <w:tcPr>
                <w:tcW w:w="1418" w:type="dxa"/>
                <w:vMerge w:val="restart"/>
                <w:tcBorders>
                  <w:top w:val="single" w:sz="5" w:space="0" w:color="000000"/>
                  <w:left w:val="single" w:sz="5" w:space="0" w:color="000000"/>
                  <w:right w:val="single" w:sz="5" w:space="0" w:color="000000"/>
                </w:tcBorders>
                <w:shd w:val="clear" w:color="auto" w:fill="CCCCCC"/>
              </w:tcPr>
            </w:tcPrChange>
          </w:tcPr>
          <w:p w:rsidR="00855DAC" w:rsidRPr="00EF524F" w:rsidRDefault="00855DAC" w:rsidP="00124CB6">
            <w:pPr>
              <w:spacing w:before="3" w:line="120" w:lineRule="exact"/>
              <w:rPr>
                <w:rFonts w:ascii="Arial" w:hAnsi="Arial" w:cs="Arial"/>
                <w:sz w:val="22"/>
                <w:szCs w:val="22"/>
              </w:rPr>
            </w:pPr>
          </w:p>
          <w:p w:rsidR="00855DAC" w:rsidRPr="00EF524F" w:rsidRDefault="00855DAC" w:rsidP="00124CB6">
            <w:pPr>
              <w:ind w:left="280"/>
              <w:rPr>
                <w:rFonts w:ascii="Arial" w:eastAsia="Arial" w:hAnsi="Arial" w:cs="Arial"/>
                <w:sz w:val="22"/>
                <w:szCs w:val="22"/>
              </w:rPr>
            </w:pPr>
            <w:r w:rsidRPr="00EF524F">
              <w:rPr>
                <w:rFonts w:ascii="Arial" w:eastAsia="Arial" w:hAnsi="Arial" w:cs="Arial"/>
                <w:b/>
                <w:sz w:val="22"/>
                <w:szCs w:val="22"/>
              </w:rPr>
              <w:t>In</w:t>
            </w:r>
            <w:r w:rsidRPr="00EF524F">
              <w:rPr>
                <w:rFonts w:ascii="Arial" w:eastAsia="Arial" w:hAnsi="Arial" w:cs="Arial"/>
                <w:b/>
                <w:spacing w:val="1"/>
                <w:sz w:val="22"/>
                <w:szCs w:val="22"/>
              </w:rPr>
              <w:t>d</w:t>
            </w:r>
            <w:r w:rsidRPr="00EF524F">
              <w:rPr>
                <w:rFonts w:ascii="Arial" w:eastAsia="Arial" w:hAnsi="Arial" w:cs="Arial"/>
                <w:b/>
                <w:sz w:val="22"/>
                <w:szCs w:val="22"/>
              </w:rPr>
              <w:t>ik</w:t>
            </w:r>
            <w:r w:rsidRPr="00EF524F">
              <w:rPr>
                <w:rFonts w:ascii="Arial" w:eastAsia="Arial" w:hAnsi="Arial" w:cs="Arial"/>
                <w:b/>
                <w:spacing w:val="-1"/>
                <w:sz w:val="22"/>
                <w:szCs w:val="22"/>
              </w:rPr>
              <w:t>a</w:t>
            </w:r>
            <w:r w:rsidRPr="00EF524F">
              <w:rPr>
                <w:rFonts w:ascii="Arial" w:eastAsia="Arial" w:hAnsi="Arial" w:cs="Arial"/>
                <w:b/>
                <w:spacing w:val="1"/>
                <w:sz w:val="22"/>
                <w:szCs w:val="22"/>
              </w:rPr>
              <w:t>t</w:t>
            </w:r>
            <w:r w:rsidRPr="00EF524F">
              <w:rPr>
                <w:rFonts w:ascii="Arial" w:eastAsia="Arial" w:hAnsi="Arial" w:cs="Arial"/>
                <w:b/>
                <w:sz w:val="22"/>
                <w:szCs w:val="22"/>
              </w:rPr>
              <w:t>or</w:t>
            </w:r>
          </w:p>
          <w:p w:rsidR="00855DAC" w:rsidRPr="00EF524F" w:rsidRDefault="00855DAC" w:rsidP="00124CB6">
            <w:pPr>
              <w:spacing w:before="36"/>
              <w:ind w:left="361"/>
              <w:rPr>
                <w:rFonts w:ascii="Arial" w:eastAsia="Arial" w:hAnsi="Arial" w:cs="Arial"/>
                <w:sz w:val="22"/>
                <w:szCs w:val="22"/>
              </w:rPr>
            </w:pPr>
            <w:r w:rsidRPr="00EF524F">
              <w:rPr>
                <w:rFonts w:ascii="Arial" w:eastAsia="Arial" w:hAnsi="Arial" w:cs="Arial"/>
                <w:b/>
                <w:sz w:val="22"/>
                <w:szCs w:val="22"/>
              </w:rPr>
              <w:t>Kine</w:t>
            </w:r>
            <w:r w:rsidRPr="00EF524F">
              <w:rPr>
                <w:rFonts w:ascii="Arial" w:eastAsia="Arial" w:hAnsi="Arial" w:cs="Arial"/>
                <w:b/>
                <w:spacing w:val="-1"/>
                <w:sz w:val="22"/>
                <w:szCs w:val="22"/>
              </w:rPr>
              <w:t>r</w:t>
            </w:r>
            <w:r w:rsidRPr="00EF524F">
              <w:rPr>
                <w:rFonts w:ascii="Arial" w:eastAsia="Arial" w:hAnsi="Arial" w:cs="Arial"/>
                <w:b/>
                <w:spacing w:val="2"/>
                <w:sz w:val="22"/>
                <w:szCs w:val="22"/>
              </w:rPr>
              <w:t>j</w:t>
            </w:r>
            <w:r w:rsidRPr="00EF524F">
              <w:rPr>
                <w:rFonts w:ascii="Arial" w:eastAsia="Arial" w:hAnsi="Arial" w:cs="Arial"/>
                <w:b/>
                <w:sz w:val="22"/>
                <w:szCs w:val="22"/>
              </w:rPr>
              <w:t>a</w:t>
            </w:r>
          </w:p>
        </w:tc>
        <w:tc>
          <w:tcPr>
            <w:tcW w:w="2268" w:type="dxa"/>
            <w:gridSpan w:val="2"/>
            <w:tcBorders>
              <w:top w:val="single" w:sz="5" w:space="0" w:color="000000"/>
              <w:left w:val="single" w:sz="5" w:space="0" w:color="000000"/>
              <w:bottom w:val="nil"/>
              <w:right w:val="single" w:sz="5" w:space="0" w:color="000000"/>
            </w:tcBorders>
            <w:shd w:val="clear" w:color="auto" w:fill="CCCCCC"/>
            <w:tcPrChange w:id="42" w:author="Irfan Tri Raharjo, SE" w:date="2024-12-23T09:29:00Z">
              <w:tcPr>
                <w:tcW w:w="2268" w:type="dxa"/>
                <w:gridSpan w:val="2"/>
                <w:tcBorders>
                  <w:top w:val="single" w:sz="5" w:space="0" w:color="000000"/>
                  <w:left w:val="single" w:sz="5" w:space="0" w:color="000000"/>
                  <w:bottom w:val="nil"/>
                  <w:right w:val="single" w:sz="5" w:space="0" w:color="000000"/>
                </w:tcBorders>
                <w:shd w:val="clear" w:color="auto" w:fill="CCCCCC"/>
              </w:tcPr>
            </w:tcPrChange>
          </w:tcPr>
          <w:p w:rsidR="00855DAC" w:rsidRPr="00EF524F" w:rsidRDefault="00855DAC" w:rsidP="00124CB6">
            <w:pPr>
              <w:spacing w:line="220" w:lineRule="exact"/>
              <w:ind w:left="736"/>
              <w:rPr>
                <w:rFonts w:ascii="Arial" w:eastAsia="Arial" w:hAnsi="Arial" w:cs="Arial"/>
                <w:sz w:val="22"/>
                <w:szCs w:val="22"/>
              </w:rPr>
            </w:pPr>
            <w:r w:rsidRPr="00EF524F">
              <w:rPr>
                <w:rFonts w:ascii="Arial" w:eastAsia="Arial" w:hAnsi="Arial" w:cs="Arial"/>
                <w:b/>
                <w:sz w:val="22"/>
                <w:szCs w:val="22"/>
              </w:rPr>
              <w:t>Capaian</w:t>
            </w:r>
          </w:p>
        </w:tc>
        <w:tc>
          <w:tcPr>
            <w:tcW w:w="1561" w:type="dxa"/>
            <w:vMerge w:val="restart"/>
            <w:tcBorders>
              <w:top w:val="single" w:sz="5" w:space="0" w:color="000000"/>
              <w:left w:val="single" w:sz="5" w:space="0" w:color="000000"/>
              <w:right w:val="single" w:sz="5" w:space="0" w:color="000000"/>
            </w:tcBorders>
            <w:shd w:val="clear" w:color="auto" w:fill="CCCCCC"/>
            <w:tcPrChange w:id="43" w:author="Irfan Tri Raharjo, SE" w:date="2024-12-23T09:29:00Z">
              <w:tcPr>
                <w:tcW w:w="1561" w:type="dxa"/>
                <w:vMerge w:val="restart"/>
                <w:tcBorders>
                  <w:top w:val="single" w:sz="5" w:space="0" w:color="000000"/>
                  <w:left w:val="single" w:sz="5" w:space="0" w:color="000000"/>
                  <w:right w:val="single" w:sz="5" w:space="0" w:color="000000"/>
                </w:tcBorders>
                <w:shd w:val="clear" w:color="auto" w:fill="CCCCCC"/>
              </w:tcPr>
            </w:tcPrChange>
          </w:tcPr>
          <w:p w:rsidR="00855DAC" w:rsidRPr="00EF524F" w:rsidRDefault="00855DAC" w:rsidP="00124CB6">
            <w:pPr>
              <w:spacing w:line="220" w:lineRule="exact"/>
              <w:ind w:left="433" w:right="437"/>
              <w:jc w:val="center"/>
              <w:rPr>
                <w:rFonts w:ascii="Arial" w:eastAsia="Arial" w:hAnsi="Arial" w:cs="Arial"/>
                <w:sz w:val="22"/>
                <w:szCs w:val="22"/>
              </w:rPr>
            </w:pPr>
            <w:r w:rsidRPr="00EF524F">
              <w:rPr>
                <w:rFonts w:ascii="Arial" w:eastAsia="Arial" w:hAnsi="Arial" w:cs="Arial"/>
                <w:b/>
                <w:w w:val="99"/>
                <w:sz w:val="22"/>
                <w:szCs w:val="22"/>
              </w:rPr>
              <w:t>Fa</w:t>
            </w:r>
            <w:r w:rsidRPr="00EF524F">
              <w:rPr>
                <w:rFonts w:ascii="Arial" w:eastAsia="Arial" w:hAnsi="Arial" w:cs="Arial"/>
                <w:b/>
                <w:spacing w:val="-1"/>
                <w:w w:val="99"/>
                <w:sz w:val="22"/>
                <w:szCs w:val="22"/>
              </w:rPr>
              <w:t>k</w:t>
            </w:r>
            <w:r w:rsidRPr="00EF524F">
              <w:rPr>
                <w:rFonts w:ascii="Arial" w:eastAsia="Arial" w:hAnsi="Arial" w:cs="Arial"/>
                <w:b/>
                <w:spacing w:val="1"/>
                <w:w w:val="99"/>
                <w:sz w:val="22"/>
                <w:szCs w:val="22"/>
              </w:rPr>
              <w:t>t</w:t>
            </w:r>
            <w:r w:rsidRPr="00EF524F">
              <w:rPr>
                <w:rFonts w:ascii="Arial" w:eastAsia="Arial" w:hAnsi="Arial" w:cs="Arial"/>
                <w:b/>
                <w:w w:val="99"/>
                <w:sz w:val="22"/>
                <w:szCs w:val="22"/>
              </w:rPr>
              <w:t>or</w:t>
            </w:r>
          </w:p>
          <w:p w:rsidR="00855DAC" w:rsidRPr="00EF524F" w:rsidRDefault="00855DAC" w:rsidP="00124CB6">
            <w:pPr>
              <w:spacing w:before="34" w:line="277" w:lineRule="auto"/>
              <w:ind w:left="155" w:right="164" w:firstLine="3"/>
              <w:jc w:val="center"/>
              <w:rPr>
                <w:rFonts w:ascii="Arial" w:eastAsia="Arial" w:hAnsi="Arial" w:cs="Arial"/>
                <w:sz w:val="22"/>
                <w:szCs w:val="22"/>
              </w:rPr>
            </w:pPr>
            <w:r w:rsidRPr="00EF524F">
              <w:rPr>
                <w:rFonts w:ascii="Arial" w:eastAsia="Arial" w:hAnsi="Arial" w:cs="Arial"/>
                <w:b/>
                <w:spacing w:val="-1"/>
                <w:w w:val="99"/>
                <w:sz w:val="22"/>
                <w:szCs w:val="22"/>
              </w:rPr>
              <w:t>P</w:t>
            </w:r>
            <w:r w:rsidRPr="00EF524F">
              <w:rPr>
                <w:rFonts w:ascii="Arial" w:eastAsia="Arial" w:hAnsi="Arial" w:cs="Arial"/>
                <w:b/>
                <w:w w:val="99"/>
                <w:sz w:val="22"/>
                <w:szCs w:val="22"/>
              </w:rPr>
              <w:t>en</w:t>
            </w:r>
            <w:r w:rsidRPr="00EF524F">
              <w:rPr>
                <w:rFonts w:ascii="Arial" w:eastAsia="Arial" w:hAnsi="Arial" w:cs="Arial"/>
                <w:b/>
                <w:spacing w:val="1"/>
                <w:w w:val="99"/>
                <w:sz w:val="22"/>
                <w:szCs w:val="22"/>
              </w:rPr>
              <w:t>d</w:t>
            </w:r>
            <w:r w:rsidRPr="00EF524F">
              <w:rPr>
                <w:rFonts w:ascii="Arial" w:eastAsia="Arial" w:hAnsi="Arial" w:cs="Arial"/>
                <w:b/>
                <w:w w:val="99"/>
                <w:sz w:val="22"/>
                <w:szCs w:val="22"/>
              </w:rPr>
              <w:t>uku</w:t>
            </w:r>
            <w:r w:rsidRPr="00EF524F">
              <w:rPr>
                <w:rFonts w:ascii="Arial" w:eastAsia="Arial" w:hAnsi="Arial" w:cs="Arial"/>
                <w:b/>
                <w:spacing w:val="1"/>
                <w:w w:val="99"/>
                <w:sz w:val="22"/>
                <w:szCs w:val="22"/>
              </w:rPr>
              <w:t>n</w:t>
            </w:r>
            <w:r w:rsidRPr="00EF524F">
              <w:rPr>
                <w:rFonts w:ascii="Arial" w:eastAsia="Arial" w:hAnsi="Arial" w:cs="Arial"/>
                <w:b/>
                <w:w w:val="99"/>
                <w:sz w:val="22"/>
                <w:szCs w:val="22"/>
              </w:rPr>
              <w:t xml:space="preserve">g/ </w:t>
            </w:r>
            <w:r w:rsidRPr="00EF524F">
              <w:rPr>
                <w:rFonts w:ascii="Arial" w:eastAsia="Arial" w:hAnsi="Arial" w:cs="Arial"/>
                <w:b/>
                <w:spacing w:val="-1"/>
                <w:w w:val="99"/>
                <w:sz w:val="22"/>
                <w:szCs w:val="22"/>
              </w:rPr>
              <w:t>P</w:t>
            </w:r>
            <w:r w:rsidRPr="00EF524F">
              <w:rPr>
                <w:rFonts w:ascii="Arial" w:eastAsia="Arial" w:hAnsi="Arial" w:cs="Arial"/>
                <w:b/>
                <w:w w:val="99"/>
                <w:sz w:val="22"/>
                <w:szCs w:val="22"/>
              </w:rPr>
              <w:t>en</w:t>
            </w:r>
            <w:r w:rsidRPr="00EF524F">
              <w:rPr>
                <w:rFonts w:ascii="Arial" w:eastAsia="Arial" w:hAnsi="Arial" w:cs="Arial"/>
                <w:b/>
                <w:spacing w:val="1"/>
                <w:w w:val="99"/>
                <w:sz w:val="22"/>
                <w:szCs w:val="22"/>
              </w:rPr>
              <w:t>g</w:t>
            </w:r>
            <w:r w:rsidRPr="00EF524F">
              <w:rPr>
                <w:rFonts w:ascii="Arial" w:eastAsia="Arial" w:hAnsi="Arial" w:cs="Arial"/>
                <w:b/>
                <w:w w:val="99"/>
                <w:sz w:val="22"/>
                <w:szCs w:val="22"/>
              </w:rPr>
              <w:t>ham</w:t>
            </w:r>
            <w:r w:rsidRPr="00EF524F">
              <w:rPr>
                <w:rFonts w:ascii="Arial" w:eastAsia="Arial" w:hAnsi="Arial" w:cs="Arial"/>
                <w:b/>
                <w:spacing w:val="1"/>
                <w:w w:val="99"/>
                <w:sz w:val="22"/>
                <w:szCs w:val="22"/>
              </w:rPr>
              <w:t>b</w:t>
            </w:r>
            <w:r w:rsidRPr="00EF524F">
              <w:rPr>
                <w:rFonts w:ascii="Arial" w:eastAsia="Arial" w:hAnsi="Arial" w:cs="Arial"/>
                <w:b/>
                <w:w w:val="99"/>
                <w:sz w:val="22"/>
                <w:szCs w:val="22"/>
              </w:rPr>
              <w:t>at</w:t>
            </w:r>
          </w:p>
        </w:tc>
        <w:tc>
          <w:tcPr>
            <w:tcW w:w="1275" w:type="dxa"/>
            <w:vMerge w:val="restart"/>
            <w:tcBorders>
              <w:top w:val="single" w:sz="5" w:space="0" w:color="000000"/>
              <w:left w:val="single" w:sz="5" w:space="0" w:color="000000"/>
              <w:right w:val="single" w:sz="5" w:space="0" w:color="000000"/>
            </w:tcBorders>
            <w:shd w:val="clear" w:color="auto" w:fill="CCCCCC"/>
            <w:tcPrChange w:id="44" w:author="Irfan Tri Raharjo, SE" w:date="2024-12-23T09:29:00Z">
              <w:tcPr>
                <w:tcW w:w="1275" w:type="dxa"/>
                <w:vMerge w:val="restart"/>
                <w:tcBorders>
                  <w:top w:val="single" w:sz="5" w:space="0" w:color="000000"/>
                  <w:left w:val="single" w:sz="5" w:space="0" w:color="000000"/>
                  <w:right w:val="single" w:sz="5" w:space="0" w:color="000000"/>
                </w:tcBorders>
                <w:shd w:val="clear" w:color="auto" w:fill="CCCCCC"/>
              </w:tcPr>
            </w:tcPrChange>
          </w:tcPr>
          <w:p w:rsidR="00855DAC" w:rsidRPr="00EF524F" w:rsidRDefault="00855DAC" w:rsidP="00124CB6">
            <w:pPr>
              <w:spacing w:before="3" w:line="120" w:lineRule="exact"/>
              <w:rPr>
                <w:rFonts w:ascii="Arial" w:hAnsi="Arial" w:cs="Arial"/>
                <w:sz w:val="22"/>
                <w:szCs w:val="22"/>
              </w:rPr>
            </w:pPr>
          </w:p>
          <w:p w:rsidR="00855DAC" w:rsidRPr="00EF524F" w:rsidRDefault="00855DAC" w:rsidP="00124CB6">
            <w:pPr>
              <w:ind w:left="189"/>
              <w:rPr>
                <w:rFonts w:ascii="Arial" w:eastAsia="Arial" w:hAnsi="Arial" w:cs="Arial"/>
                <w:sz w:val="22"/>
                <w:szCs w:val="22"/>
              </w:rPr>
            </w:pPr>
            <w:r w:rsidRPr="00EF524F">
              <w:rPr>
                <w:rFonts w:ascii="Arial" w:eastAsia="Arial" w:hAnsi="Arial" w:cs="Arial"/>
                <w:b/>
                <w:spacing w:val="3"/>
                <w:sz w:val="22"/>
                <w:szCs w:val="22"/>
              </w:rPr>
              <w:t>T</w:t>
            </w:r>
            <w:r w:rsidRPr="00EF524F">
              <w:rPr>
                <w:rFonts w:ascii="Arial" w:eastAsia="Arial" w:hAnsi="Arial" w:cs="Arial"/>
                <w:b/>
                <w:sz w:val="22"/>
                <w:szCs w:val="22"/>
              </w:rPr>
              <w:t>in</w:t>
            </w:r>
            <w:r w:rsidRPr="00EF524F">
              <w:rPr>
                <w:rFonts w:ascii="Arial" w:eastAsia="Arial" w:hAnsi="Arial" w:cs="Arial"/>
                <w:b/>
                <w:spacing w:val="1"/>
                <w:sz w:val="22"/>
                <w:szCs w:val="22"/>
              </w:rPr>
              <w:t>d</w:t>
            </w:r>
            <w:r w:rsidRPr="00EF524F">
              <w:rPr>
                <w:rFonts w:ascii="Arial" w:eastAsia="Arial" w:hAnsi="Arial" w:cs="Arial"/>
                <w:b/>
                <w:sz w:val="22"/>
                <w:szCs w:val="22"/>
              </w:rPr>
              <w:t>a</w:t>
            </w:r>
            <w:r w:rsidRPr="00EF524F">
              <w:rPr>
                <w:rFonts w:ascii="Arial" w:eastAsia="Arial" w:hAnsi="Arial" w:cs="Arial"/>
                <w:b/>
                <w:spacing w:val="-1"/>
                <w:sz w:val="22"/>
                <w:szCs w:val="22"/>
              </w:rPr>
              <w:t>k</w:t>
            </w:r>
            <w:r w:rsidRPr="00EF524F">
              <w:rPr>
                <w:rFonts w:ascii="Arial" w:eastAsia="Arial" w:hAnsi="Arial" w:cs="Arial"/>
                <w:b/>
                <w:sz w:val="22"/>
                <w:szCs w:val="22"/>
              </w:rPr>
              <w:t>an</w:t>
            </w:r>
          </w:p>
          <w:p w:rsidR="00855DAC" w:rsidRPr="00EF524F" w:rsidRDefault="00855DAC" w:rsidP="00124CB6">
            <w:pPr>
              <w:spacing w:before="36"/>
              <w:ind w:left="150"/>
              <w:rPr>
                <w:rFonts w:ascii="Arial" w:eastAsia="Arial" w:hAnsi="Arial" w:cs="Arial"/>
                <w:sz w:val="22"/>
                <w:szCs w:val="22"/>
              </w:rPr>
            </w:pPr>
            <w:r w:rsidRPr="00EF524F">
              <w:rPr>
                <w:rFonts w:ascii="Arial" w:eastAsia="Arial" w:hAnsi="Arial" w:cs="Arial"/>
                <w:b/>
                <w:spacing w:val="-1"/>
                <w:sz w:val="22"/>
                <w:szCs w:val="22"/>
              </w:rPr>
              <w:t>P</w:t>
            </w:r>
            <w:r w:rsidRPr="00EF524F">
              <w:rPr>
                <w:rFonts w:ascii="Arial" w:eastAsia="Arial" w:hAnsi="Arial" w:cs="Arial"/>
                <w:b/>
                <w:sz w:val="22"/>
                <w:szCs w:val="22"/>
              </w:rPr>
              <w:t>e</w:t>
            </w:r>
            <w:r w:rsidRPr="00EF524F">
              <w:rPr>
                <w:rFonts w:ascii="Arial" w:eastAsia="Arial" w:hAnsi="Arial" w:cs="Arial"/>
                <w:b/>
                <w:spacing w:val="-1"/>
                <w:sz w:val="22"/>
                <w:szCs w:val="22"/>
              </w:rPr>
              <w:t>r</w:t>
            </w:r>
            <w:r w:rsidRPr="00EF524F">
              <w:rPr>
                <w:rFonts w:ascii="Arial" w:eastAsia="Arial" w:hAnsi="Arial" w:cs="Arial"/>
                <w:b/>
                <w:spacing w:val="3"/>
                <w:sz w:val="22"/>
                <w:szCs w:val="22"/>
              </w:rPr>
              <w:t>b</w:t>
            </w:r>
            <w:r w:rsidRPr="00EF524F">
              <w:rPr>
                <w:rFonts w:ascii="Arial" w:eastAsia="Arial" w:hAnsi="Arial" w:cs="Arial"/>
                <w:b/>
                <w:sz w:val="22"/>
                <w:szCs w:val="22"/>
              </w:rPr>
              <w:t>ai</w:t>
            </w:r>
            <w:r w:rsidRPr="00EF524F">
              <w:rPr>
                <w:rFonts w:ascii="Arial" w:eastAsia="Arial" w:hAnsi="Arial" w:cs="Arial"/>
                <w:b/>
                <w:spacing w:val="-1"/>
                <w:sz w:val="22"/>
                <w:szCs w:val="22"/>
              </w:rPr>
              <w:t>k</w:t>
            </w:r>
            <w:r w:rsidRPr="00EF524F">
              <w:rPr>
                <w:rFonts w:ascii="Arial" w:eastAsia="Arial" w:hAnsi="Arial" w:cs="Arial"/>
                <w:b/>
                <w:sz w:val="22"/>
                <w:szCs w:val="22"/>
              </w:rPr>
              <w:t>an</w:t>
            </w:r>
          </w:p>
        </w:tc>
      </w:tr>
      <w:tr w:rsidR="00855DAC" w:rsidRPr="00EF524F" w:rsidTr="00557FD0">
        <w:trPr>
          <w:trHeight w:hRule="exact" w:val="539"/>
          <w:tblHeader/>
          <w:trPrChange w:id="45" w:author="Irfan Tri Raharjo, SE" w:date="2024-12-23T09:29:00Z">
            <w:trPr>
              <w:trHeight w:hRule="exact" w:val="539"/>
            </w:trPr>
          </w:trPrChange>
        </w:trPr>
        <w:tc>
          <w:tcPr>
            <w:tcW w:w="566" w:type="dxa"/>
            <w:vMerge/>
            <w:tcBorders>
              <w:left w:val="single" w:sz="5" w:space="0" w:color="000000"/>
              <w:bottom w:val="single" w:sz="5" w:space="0" w:color="000000"/>
              <w:right w:val="single" w:sz="5" w:space="0" w:color="000000"/>
            </w:tcBorders>
            <w:shd w:val="clear" w:color="auto" w:fill="CCCCCC"/>
            <w:tcPrChange w:id="46" w:author="Irfan Tri Raharjo, SE" w:date="2024-12-23T09:29:00Z">
              <w:tcPr>
                <w:tcW w:w="566" w:type="dxa"/>
                <w:vMerge/>
                <w:tcBorders>
                  <w:left w:val="single" w:sz="5" w:space="0" w:color="000000"/>
                  <w:bottom w:val="single" w:sz="5" w:space="0" w:color="000000"/>
                  <w:right w:val="single" w:sz="5" w:space="0" w:color="000000"/>
                </w:tcBorders>
                <w:shd w:val="clear" w:color="auto" w:fill="CCCCCC"/>
              </w:tcPr>
            </w:tcPrChange>
          </w:tcPr>
          <w:p w:rsidR="00855DAC" w:rsidRPr="00EF524F" w:rsidRDefault="00855DAC" w:rsidP="00124CB6">
            <w:pPr>
              <w:rPr>
                <w:rFonts w:ascii="Arial" w:hAnsi="Arial" w:cs="Arial"/>
                <w:sz w:val="22"/>
                <w:szCs w:val="22"/>
              </w:rPr>
            </w:pPr>
          </w:p>
        </w:tc>
        <w:tc>
          <w:tcPr>
            <w:tcW w:w="1445" w:type="dxa"/>
            <w:vMerge/>
            <w:tcBorders>
              <w:left w:val="single" w:sz="5" w:space="0" w:color="000000"/>
              <w:bottom w:val="single" w:sz="5" w:space="0" w:color="000000"/>
              <w:right w:val="single" w:sz="5" w:space="0" w:color="000000"/>
            </w:tcBorders>
            <w:shd w:val="clear" w:color="auto" w:fill="CCCCCC"/>
            <w:tcPrChange w:id="47" w:author="Irfan Tri Raharjo, SE" w:date="2024-12-23T09:29:00Z">
              <w:tcPr>
                <w:tcW w:w="1445" w:type="dxa"/>
                <w:vMerge/>
                <w:tcBorders>
                  <w:left w:val="single" w:sz="5" w:space="0" w:color="000000"/>
                  <w:bottom w:val="single" w:sz="5" w:space="0" w:color="000000"/>
                  <w:right w:val="single" w:sz="5" w:space="0" w:color="000000"/>
                </w:tcBorders>
                <w:shd w:val="clear" w:color="auto" w:fill="CCCCCC"/>
              </w:tcPr>
            </w:tcPrChange>
          </w:tcPr>
          <w:p w:rsidR="00855DAC" w:rsidRPr="00EF524F" w:rsidRDefault="00855DAC" w:rsidP="00124CB6">
            <w:pPr>
              <w:rPr>
                <w:rFonts w:ascii="Arial" w:hAnsi="Arial" w:cs="Arial"/>
                <w:sz w:val="22"/>
                <w:szCs w:val="22"/>
              </w:rPr>
            </w:pPr>
          </w:p>
        </w:tc>
        <w:tc>
          <w:tcPr>
            <w:tcW w:w="1418" w:type="dxa"/>
            <w:vMerge/>
            <w:tcBorders>
              <w:left w:val="single" w:sz="5" w:space="0" w:color="000000"/>
              <w:bottom w:val="single" w:sz="5" w:space="0" w:color="000000"/>
              <w:right w:val="single" w:sz="5" w:space="0" w:color="000000"/>
            </w:tcBorders>
            <w:shd w:val="clear" w:color="auto" w:fill="CCCCCC"/>
            <w:tcPrChange w:id="48" w:author="Irfan Tri Raharjo, SE" w:date="2024-12-23T09:29:00Z">
              <w:tcPr>
                <w:tcW w:w="1418" w:type="dxa"/>
                <w:vMerge/>
                <w:tcBorders>
                  <w:left w:val="single" w:sz="5" w:space="0" w:color="000000"/>
                  <w:bottom w:val="single" w:sz="5" w:space="0" w:color="000000"/>
                  <w:right w:val="single" w:sz="5" w:space="0" w:color="000000"/>
                </w:tcBorders>
                <w:shd w:val="clear" w:color="auto" w:fill="CCCCCC"/>
              </w:tcPr>
            </w:tcPrChange>
          </w:tcPr>
          <w:p w:rsidR="00855DAC" w:rsidRPr="00EF524F" w:rsidRDefault="00855DAC" w:rsidP="00124CB6">
            <w:pPr>
              <w:rPr>
                <w:rFonts w:ascii="Arial" w:hAnsi="Arial" w:cs="Arial"/>
                <w:sz w:val="22"/>
                <w:szCs w:val="22"/>
              </w:rPr>
            </w:pPr>
          </w:p>
        </w:tc>
        <w:tc>
          <w:tcPr>
            <w:tcW w:w="1133" w:type="dxa"/>
            <w:tcBorders>
              <w:top w:val="single" w:sz="5" w:space="0" w:color="000000"/>
              <w:left w:val="single" w:sz="5" w:space="0" w:color="000000"/>
              <w:bottom w:val="single" w:sz="5" w:space="0" w:color="000000"/>
              <w:right w:val="single" w:sz="5" w:space="0" w:color="000000"/>
            </w:tcBorders>
            <w:shd w:val="clear" w:color="auto" w:fill="CCCCCC"/>
            <w:tcPrChange w:id="49" w:author="Irfan Tri Raharjo, SE" w:date="2024-12-23T09:29:00Z">
              <w:tcPr>
                <w:tcW w:w="1133" w:type="dxa"/>
                <w:tcBorders>
                  <w:top w:val="single" w:sz="5" w:space="0" w:color="000000"/>
                  <w:left w:val="single" w:sz="5" w:space="0" w:color="000000"/>
                  <w:bottom w:val="single" w:sz="5" w:space="0" w:color="000000"/>
                  <w:right w:val="single" w:sz="5" w:space="0" w:color="000000"/>
                </w:tcBorders>
                <w:shd w:val="clear" w:color="auto" w:fill="CCCCCC"/>
              </w:tcPr>
            </w:tcPrChange>
          </w:tcPr>
          <w:p w:rsidR="00855DAC" w:rsidRPr="00EF524F" w:rsidRDefault="00855DAC" w:rsidP="00124CB6">
            <w:pPr>
              <w:spacing w:before="5" w:line="120" w:lineRule="exact"/>
              <w:rPr>
                <w:rFonts w:ascii="Arial" w:hAnsi="Arial" w:cs="Arial"/>
                <w:sz w:val="22"/>
                <w:szCs w:val="22"/>
              </w:rPr>
            </w:pPr>
          </w:p>
          <w:p w:rsidR="00855DAC" w:rsidRPr="00EF524F" w:rsidRDefault="00855DAC" w:rsidP="00124CB6">
            <w:pPr>
              <w:ind w:left="340"/>
              <w:rPr>
                <w:rFonts w:ascii="Arial" w:eastAsia="Arial" w:hAnsi="Arial" w:cs="Arial"/>
                <w:sz w:val="22"/>
                <w:szCs w:val="22"/>
              </w:rPr>
            </w:pPr>
            <w:r w:rsidRPr="00EF524F">
              <w:rPr>
                <w:rFonts w:ascii="Arial" w:eastAsia="Arial" w:hAnsi="Arial" w:cs="Arial"/>
                <w:b/>
                <w:spacing w:val="3"/>
                <w:sz w:val="22"/>
                <w:szCs w:val="22"/>
              </w:rPr>
              <w:t>T</w:t>
            </w:r>
            <w:r w:rsidRPr="00EF524F">
              <w:rPr>
                <w:rFonts w:ascii="Arial" w:eastAsia="Arial" w:hAnsi="Arial" w:cs="Arial"/>
                <w:b/>
                <w:spacing w:val="-1"/>
                <w:sz w:val="22"/>
                <w:szCs w:val="22"/>
              </w:rPr>
              <w:t>S</w:t>
            </w:r>
            <w:r w:rsidRPr="00EF524F">
              <w:rPr>
                <w:rFonts w:ascii="Arial" w:eastAsia="Arial" w:hAnsi="Arial" w:cs="Arial"/>
                <w:b/>
                <w:spacing w:val="1"/>
                <w:sz w:val="22"/>
                <w:szCs w:val="22"/>
              </w:rPr>
              <w:t>-</w:t>
            </w:r>
            <w:r w:rsidRPr="00EF524F">
              <w:rPr>
                <w:rFonts w:ascii="Arial" w:eastAsia="Arial" w:hAnsi="Arial" w:cs="Arial"/>
                <w:b/>
                <w:sz w:val="22"/>
                <w:szCs w:val="22"/>
              </w:rPr>
              <w:t>1</w:t>
            </w:r>
          </w:p>
        </w:tc>
        <w:tc>
          <w:tcPr>
            <w:tcW w:w="1135" w:type="dxa"/>
            <w:tcBorders>
              <w:top w:val="single" w:sz="5" w:space="0" w:color="000000"/>
              <w:left w:val="single" w:sz="5" w:space="0" w:color="000000"/>
              <w:bottom w:val="single" w:sz="5" w:space="0" w:color="000000"/>
              <w:right w:val="single" w:sz="5" w:space="0" w:color="000000"/>
            </w:tcBorders>
            <w:shd w:val="clear" w:color="auto" w:fill="CCCCCC"/>
            <w:tcPrChange w:id="50" w:author="Irfan Tri Raharjo, SE" w:date="2024-12-23T09:29:00Z">
              <w:tcPr>
                <w:tcW w:w="1135" w:type="dxa"/>
                <w:tcBorders>
                  <w:top w:val="single" w:sz="5" w:space="0" w:color="000000"/>
                  <w:left w:val="single" w:sz="5" w:space="0" w:color="000000"/>
                  <w:bottom w:val="single" w:sz="5" w:space="0" w:color="000000"/>
                  <w:right w:val="single" w:sz="5" w:space="0" w:color="000000"/>
                </w:tcBorders>
                <w:shd w:val="clear" w:color="auto" w:fill="CCCCCC"/>
              </w:tcPr>
            </w:tcPrChange>
          </w:tcPr>
          <w:p w:rsidR="00855DAC" w:rsidRPr="00EF524F" w:rsidRDefault="00855DAC" w:rsidP="00124CB6">
            <w:pPr>
              <w:spacing w:before="5" w:line="120" w:lineRule="exact"/>
              <w:rPr>
                <w:rFonts w:ascii="Arial" w:hAnsi="Arial" w:cs="Arial"/>
                <w:sz w:val="22"/>
                <w:szCs w:val="22"/>
              </w:rPr>
            </w:pPr>
          </w:p>
          <w:p w:rsidR="00855DAC" w:rsidRPr="00EF524F" w:rsidRDefault="00855DAC" w:rsidP="00124CB6">
            <w:pPr>
              <w:ind w:left="389" w:right="385"/>
              <w:jc w:val="center"/>
              <w:rPr>
                <w:rFonts w:ascii="Arial" w:eastAsia="Arial" w:hAnsi="Arial" w:cs="Arial"/>
                <w:sz w:val="22"/>
                <w:szCs w:val="22"/>
              </w:rPr>
            </w:pPr>
            <w:r w:rsidRPr="00EF524F">
              <w:rPr>
                <w:rFonts w:ascii="Arial" w:eastAsia="Arial" w:hAnsi="Arial" w:cs="Arial"/>
                <w:b/>
                <w:spacing w:val="3"/>
                <w:w w:val="99"/>
                <w:sz w:val="22"/>
                <w:szCs w:val="22"/>
              </w:rPr>
              <w:t>TS</w:t>
            </w:r>
          </w:p>
        </w:tc>
        <w:tc>
          <w:tcPr>
            <w:tcW w:w="1561" w:type="dxa"/>
            <w:vMerge/>
            <w:tcBorders>
              <w:left w:val="single" w:sz="5" w:space="0" w:color="000000"/>
              <w:bottom w:val="single" w:sz="5" w:space="0" w:color="000000"/>
              <w:right w:val="single" w:sz="5" w:space="0" w:color="000000"/>
            </w:tcBorders>
            <w:shd w:val="clear" w:color="auto" w:fill="CCCCCC"/>
            <w:tcPrChange w:id="51" w:author="Irfan Tri Raharjo, SE" w:date="2024-12-23T09:29:00Z">
              <w:tcPr>
                <w:tcW w:w="1561" w:type="dxa"/>
                <w:vMerge/>
                <w:tcBorders>
                  <w:left w:val="single" w:sz="5" w:space="0" w:color="000000"/>
                  <w:bottom w:val="single" w:sz="5" w:space="0" w:color="000000"/>
                  <w:right w:val="single" w:sz="5" w:space="0" w:color="000000"/>
                </w:tcBorders>
                <w:shd w:val="clear" w:color="auto" w:fill="CCCCCC"/>
              </w:tcPr>
            </w:tcPrChange>
          </w:tcPr>
          <w:p w:rsidR="00855DAC" w:rsidRPr="00EF524F" w:rsidRDefault="00855DAC" w:rsidP="00124CB6">
            <w:pPr>
              <w:rPr>
                <w:rFonts w:ascii="Arial" w:hAnsi="Arial" w:cs="Arial"/>
                <w:sz w:val="22"/>
                <w:szCs w:val="22"/>
              </w:rPr>
            </w:pPr>
          </w:p>
        </w:tc>
        <w:tc>
          <w:tcPr>
            <w:tcW w:w="1275" w:type="dxa"/>
            <w:vMerge/>
            <w:tcBorders>
              <w:left w:val="single" w:sz="5" w:space="0" w:color="000000"/>
              <w:bottom w:val="single" w:sz="5" w:space="0" w:color="000000"/>
              <w:right w:val="single" w:sz="5" w:space="0" w:color="000000"/>
            </w:tcBorders>
            <w:shd w:val="clear" w:color="auto" w:fill="CCCCCC"/>
            <w:tcPrChange w:id="52" w:author="Irfan Tri Raharjo, SE" w:date="2024-12-23T09:29:00Z">
              <w:tcPr>
                <w:tcW w:w="1275" w:type="dxa"/>
                <w:vMerge/>
                <w:tcBorders>
                  <w:left w:val="single" w:sz="5" w:space="0" w:color="000000"/>
                  <w:bottom w:val="single" w:sz="5" w:space="0" w:color="000000"/>
                  <w:right w:val="single" w:sz="5" w:space="0" w:color="000000"/>
                </w:tcBorders>
                <w:shd w:val="clear" w:color="auto" w:fill="CCCCCC"/>
              </w:tcPr>
            </w:tcPrChange>
          </w:tcPr>
          <w:p w:rsidR="00855DAC" w:rsidRPr="00EF524F" w:rsidRDefault="00855DAC" w:rsidP="00124CB6">
            <w:pPr>
              <w:rPr>
                <w:rFonts w:ascii="Arial" w:hAnsi="Arial" w:cs="Arial"/>
                <w:sz w:val="22"/>
                <w:szCs w:val="22"/>
              </w:rPr>
            </w:pPr>
          </w:p>
        </w:tc>
      </w:tr>
      <w:tr w:rsidR="00855DAC" w:rsidRPr="00EF524F" w:rsidTr="00557FD0">
        <w:trPr>
          <w:trHeight w:hRule="exact" w:val="254"/>
          <w:tblHeader/>
          <w:trPrChange w:id="53" w:author="Irfan Tri Raharjo, SE" w:date="2024-12-23T09:29:00Z">
            <w:trPr>
              <w:trHeight w:hRule="exact" w:val="254"/>
            </w:trPr>
          </w:trPrChange>
        </w:trPr>
        <w:tc>
          <w:tcPr>
            <w:tcW w:w="566" w:type="dxa"/>
            <w:tcBorders>
              <w:top w:val="single" w:sz="5" w:space="0" w:color="000000"/>
              <w:left w:val="single" w:sz="5" w:space="0" w:color="000000"/>
              <w:bottom w:val="single" w:sz="5" w:space="0" w:color="000000"/>
              <w:right w:val="single" w:sz="5" w:space="0" w:color="000000"/>
            </w:tcBorders>
            <w:shd w:val="clear" w:color="auto" w:fill="CCCCCC"/>
            <w:tcPrChange w:id="54" w:author="Irfan Tri Raharjo, SE" w:date="2024-12-23T09:29:00Z">
              <w:tcPr>
                <w:tcW w:w="566" w:type="dxa"/>
                <w:tcBorders>
                  <w:top w:val="single" w:sz="5" w:space="0" w:color="000000"/>
                  <w:left w:val="single" w:sz="5" w:space="0" w:color="000000"/>
                  <w:bottom w:val="single" w:sz="5" w:space="0" w:color="000000"/>
                  <w:right w:val="single" w:sz="5" w:space="0" w:color="000000"/>
                </w:tcBorders>
                <w:shd w:val="clear" w:color="auto" w:fill="CCCCCC"/>
              </w:tcPr>
            </w:tcPrChange>
          </w:tcPr>
          <w:p w:rsidR="00855DAC" w:rsidRPr="00EF524F" w:rsidRDefault="00855DAC" w:rsidP="00124CB6">
            <w:pPr>
              <w:spacing w:before="7"/>
              <w:ind w:left="165"/>
              <w:rPr>
                <w:rFonts w:ascii="Arial" w:eastAsia="Arial" w:hAnsi="Arial" w:cs="Arial"/>
                <w:sz w:val="22"/>
                <w:szCs w:val="22"/>
              </w:rPr>
            </w:pPr>
            <w:r w:rsidRPr="00EF524F">
              <w:rPr>
                <w:rFonts w:ascii="Arial" w:eastAsia="Arial" w:hAnsi="Arial" w:cs="Arial"/>
                <w:sz w:val="22"/>
                <w:szCs w:val="22"/>
              </w:rPr>
              <w:t>(</w:t>
            </w:r>
            <w:r w:rsidRPr="00EF524F">
              <w:rPr>
                <w:rFonts w:ascii="Arial" w:eastAsia="Arial" w:hAnsi="Arial" w:cs="Arial"/>
                <w:spacing w:val="1"/>
                <w:sz w:val="22"/>
                <w:szCs w:val="22"/>
              </w:rPr>
              <w:t>1</w:t>
            </w:r>
            <w:r w:rsidRPr="00EF524F">
              <w:rPr>
                <w:rFonts w:ascii="Arial" w:eastAsia="Arial" w:hAnsi="Arial" w:cs="Arial"/>
                <w:sz w:val="22"/>
                <w:szCs w:val="22"/>
              </w:rPr>
              <w:t>)</w:t>
            </w:r>
          </w:p>
        </w:tc>
        <w:tc>
          <w:tcPr>
            <w:tcW w:w="1445" w:type="dxa"/>
            <w:tcBorders>
              <w:top w:val="single" w:sz="5" w:space="0" w:color="000000"/>
              <w:left w:val="single" w:sz="5" w:space="0" w:color="000000"/>
              <w:bottom w:val="single" w:sz="5" w:space="0" w:color="000000"/>
              <w:right w:val="single" w:sz="5" w:space="0" w:color="000000"/>
            </w:tcBorders>
            <w:shd w:val="clear" w:color="auto" w:fill="CCCCCC"/>
            <w:tcPrChange w:id="55" w:author="Irfan Tri Raharjo, SE" w:date="2024-12-23T09:29:00Z">
              <w:tcPr>
                <w:tcW w:w="1445" w:type="dxa"/>
                <w:tcBorders>
                  <w:top w:val="single" w:sz="5" w:space="0" w:color="000000"/>
                  <w:left w:val="single" w:sz="5" w:space="0" w:color="000000"/>
                  <w:bottom w:val="single" w:sz="5" w:space="0" w:color="000000"/>
                  <w:right w:val="single" w:sz="5" w:space="0" w:color="000000"/>
                </w:tcBorders>
                <w:shd w:val="clear" w:color="auto" w:fill="CCCCCC"/>
              </w:tcPr>
            </w:tcPrChange>
          </w:tcPr>
          <w:p w:rsidR="00855DAC" w:rsidRPr="00EF524F" w:rsidRDefault="00855DAC" w:rsidP="00124CB6">
            <w:pPr>
              <w:spacing w:before="7"/>
              <w:ind w:left="573" w:right="574"/>
              <w:jc w:val="center"/>
              <w:rPr>
                <w:rFonts w:ascii="Arial" w:eastAsia="Arial" w:hAnsi="Arial" w:cs="Arial"/>
                <w:sz w:val="22"/>
                <w:szCs w:val="22"/>
              </w:rPr>
            </w:pPr>
            <w:r w:rsidRPr="00EF524F">
              <w:rPr>
                <w:rFonts w:ascii="Arial" w:eastAsia="Arial" w:hAnsi="Arial" w:cs="Arial"/>
                <w:sz w:val="22"/>
                <w:szCs w:val="22"/>
              </w:rPr>
              <w:t>(</w:t>
            </w:r>
            <w:r w:rsidRPr="00EF524F">
              <w:rPr>
                <w:rFonts w:ascii="Arial" w:eastAsia="Arial" w:hAnsi="Arial" w:cs="Arial"/>
                <w:spacing w:val="1"/>
                <w:sz w:val="22"/>
                <w:szCs w:val="22"/>
              </w:rPr>
              <w:t>2</w:t>
            </w:r>
            <w:r w:rsidRPr="00EF524F">
              <w:rPr>
                <w:rFonts w:ascii="Arial" w:eastAsia="Arial" w:hAnsi="Arial" w:cs="Arial"/>
                <w:sz w:val="22"/>
                <w:szCs w:val="22"/>
              </w:rPr>
              <w:t>)</w:t>
            </w:r>
          </w:p>
        </w:tc>
        <w:tc>
          <w:tcPr>
            <w:tcW w:w="1418" w:type="dxa"/>
            <w:tcBorders>
              <w:top w:val="single" w:sz="5" w:space="0" w:color="000000"/>
              <w:left w:val="single" w:sz="5" w:space="0" w:color="000000"/>
              <w:bottom w:val="single" w:sz="5" w:space="0" w:color="000000"/>
              <w:right w:val="single" w:sz="5" w:space="0" w:color="000000"/>
            </w:tcBorders>
            <w:shd w:val="clear" w:color="auto" w:fill="CCCCCC"/>
            <w:tcPrChange w:id="56" w:author="Irfan Tri Raharjo, SE" w:date="2024-12-23T09:29:00Z">
              <w:tcPr>
                <w:tcW w:w="1418" w:type="dxa"/>
                <w:tcBorders>
                  <w:top w:val="single" w:sz="5" w:space="0" w:color="000000"/>
                  <w:left w:val="single" w:sz="5" w:space="0" w:color="000000"/>
                  <w:bottom w:val="single" w:sz="5" w:space="0" w:color="000000"/>
                  <w:right w:val="single" w:sz="5" w:space="0" w:color="000000"/>
                </w:tcBorders>
                <w:shd w:val="clear" w:color="auto" w:fill="CCCCCC"/>
              </w:tcPr>
            </w:tcPrChange>
          </w:tcPr>
          <w:p w:rsidR="00855DAC" w:rsidRPr="00EF524F" w:rsidRDefault="00855DAC" w:rsidP="00124CB6">
            <w:pPr>
              <w:spacing w:before="7"/>
              <w:ind w:left="558" w:right="561"/>
              <w:jc w:val="center"/>
              <w:rPr>
                <w:rFonts w:ascii="Arial" w:eastAsia="Arial" w:hAnsi="Arial" w:cs="Arial"/>
                <w:sz w:val="22"/>
                <w:szCs w:val="22"/>
              </w:rPr>
            </w:pPr>
            <w:r w:rsidRPr="00EF524F">
              <w:rPr>
                <w:rFonts w:ascii="Arial" w:eastAsia="Arial" w:hAnsi="Arial" w:cs="Arial"/>
                <w:sz w:val="22"/>
                <w:szCs w:val="22"/>
              </w:rPr>
              <w:t>(</w:t>
            </w:r>
            <w:r w:rsidRPr="00EF524F">
              <w:rPr>
                <w:rFonts w:ascii="Arial" w:eastAsia="Arial" w:hAnsi="Arial" w:cs="Arial"/>
                <w:spacing w:val="1"/>
                <w:sz w:val="22"/>
                <w:szCs w:val="22"/>
              </w:rPr>
              <w:t>3</w:t>
            </w:r>
            <w:r w:rsidRPr="00EF524F">
              <w:rPr>
                <w:rFonts w:ascii="Arial" w:eastAsia="Arial" w:hAnsi="Arial" w:cs="Arial"/>
                <w:sz w:val="22"/>
                <w:szCs w:val="22"/>
              </w:rPr>
              <w:t>)</w:t>
            </w:r>
          </w:p>
        </w:tc>
        <w:tc>
          <w:tcPr>
            <w:tcW w:w="1133" w:type="dxa"/>
            <w:tcBorders>
              <w:top w:val="single" w:sz="5" w:space="0" w:color="000000"/>
              <w:left w:val="single" w:sz="5" w:space="0" w:color="000000"/>
              <w:bottom w:val="single" w:sz="5" w:space="0" w:color="000000"/>
              <w:right w:val="single" w:sz="5" w:space="0" w:color="000000"/>
            </w:tcBorders>
            <w:shd w:val="clear" w:color="auto" w:fill="CCCCCC"/>
            <w:tcPrChange w:id="57" w:author="Irfan Tri Raharjo, SE" w:date="2024-12-23T09:29:00Z">
              <w:tcPr>
                <w:tcW w:w="1133" w:type="dxa"/>
                <w:tcBorders>
                  <w:top w:val="single" w:sz="5" w:space="0" w:color="000000"/>
                  <w:left w:val="single" w:sz="5" w:space="0" w:color="000000"/>
                  <w:bottom w:val="single" w:sz="5" w:space="0" w:color="000000"/>
                  <w:right w:val="single" w:sz="5" w:space="0" w:color="000000"/>
                </w:tcBorders>
                <w:shd w:val="clear" w:color="auto" w:fill="CCCCCC"/>
              </w:tcPr>
            </w:tcPrChange>
          </w:tcPr>
          <w:p w:rsidR="00855DAC" w:rsidRPr="00EF524F" w:rsidRDefault="00855DAC" w:rsidP="00124CB6">
            <w:pPr>
              <w:spacing w:before="7"/>
              <w:ind w:left="415" w:right="419"/>
              <w:jc w:val="center"/>
              <w:rPr>
                <w:rFonts w:ascii="Arial" w:eastAsia="Arial" w:hAnsi="Arial" w:cs="Arial"/>
                <w:sz w:val="22"/>
                <w:szCs w:val="22"/>
              </w:rPr>
            </w:pPr>
            <w:r w:rsidRPr="00EF524F">
              <w:rPr>
                <w:rFonts w:ascii="Arial" w:eastAsia="Arial" w:hAnsi="Arial" w:cs="Arial"/>
                <w:sz w:val="22"/>
                <w:szCs w:val="22"/>
              </w:rPr>
              <w:t>(</w:t>
            </w:r>
            <w:r w:rsidRPr="00EF524F">
              <w:rPr>
                <w:rFonts w:ascii="Arial" w:eastAsia="Arial" w:hAnsi="Arial" w:cs="Arial"/>
                <w:spacing w:val="1"/>
                <w:sz w:val="22"/>
                <w:szCs w:val="22"/>
              </w:rPr>
              <w:t>4</w:t>
            </w:r>
            <w:r w:rsidRPr="00EF524F">
              <w:rPr>
                <w:rFonts w:ascii="Arial" w:eastAsia="Arial" w:hAnsi="Arial" w:cs="Arial"/>
                <w:sz w:val="22"/>
                <w:szCs w:val="22"/>
              </w:rPr>
              <w:t>)</w:t>
            </w:r>
          </w:p>
        </w:tc>
        <w:tc>
          <w:tcPr>
            <w:tcW w:w="1135" w:type="dxa"/>
            <w:tcBorders>
              <w:top w:val="single" w:sz="5" w:space="0" w:color="000000"/>
              <w:left w:val="single" w:sz="5" w:space="0" w:color="000000"/>
              <w:bottom w:val="single" w:sz="5" w:space="0" w:color="000000"/>
              <w:right w:val="single" w:sz="5" w:space="0" w:color="000000"/>
            </w:tcBorders>
            <w:shd w:val="clear" w:color="auto" w:fill="CCCCCC"/>
            <w:tcPrChange w:id="58" w:author="Irfan Tri Raharjo, SE" w:date="2024-12-23T09:29:00Z">
              <w:tcPr>
                <w:tcW w:w="1135" w:type="dxa"/>
                <w:tcBorders>
                  <w:top w:val="single" w:sz="5" w:space="0" w:color="000000"/>
                  <w:left w:val="single" w:sz="5" w:space="0" w:color="000000"/>
                  <w:bottom w:val="single" w:sz="5" w:space="0" w:color="000000"/>
                  <w:right w:val="single" w:sz="5" w:space="0" w:color="000000"/>
                </w:tcBorders>
                <w:shd w:val="clear" w:color="auto" w:fill="CCCCCC"/>
              </w:tcPr>
            </w:tcPrChange>
          </w:tcPr>
          <w:p w:rsidR="00855DAC" w:rsidRPr="00EF524F" w:rsidRDefault="00855DAC" w:rsidP="00124CB6">
            <w:pPr>
              <w:spacing w:before="7"/>
              <w:ind w:left="417" w:right="419"/>
              <w:jc w:val="center"/>
              <w:rPr>
                <w:rFonts w:ascii="Arial" w:eastAsia="Arial" w:hAnsi="Arial" w:cs="Arial"/>
                <w:sz w:val="22"/>
                <w:szCs w:val="22"/>
              </w:rPr>
            </w:pPr>
            <w:r w:rsidRPr="00EF524F">
              <w:rPr>
                <w:rFonts w:ascii="Arial" w:eastAsia="Arial" w:hAnsi="Arial" w:cs="Arial"/>
                <w:sz w:val="22"/>
                <w:szCs w:val="22"/>
              </w:rPr>
              <w:t>(</w:t>
            </w:r>
            <w:r w:rsidRPr="00EF524F">
              <w:rPr>
                <w:rFonts w:ascii="Arial" w:eastAsia="Arial" w:hAnsi="Arial" w:cs="Arial"/>
                <w:spacing w:val="1"/>
                <w:sz w:val="22"/>
                <w:szCs w:val="22"/>
              </w:rPr>
              <w:t>5</w:t>
            </w:r>
            <w:r w:rsidRPr="00EF524F">
              <w:rPr>
                <w:rFonts w:ascii="Arial" w:eastAsia="Arial" w:hAnsi="Arial" w:cs="Arial"/>
                <w:sz w:val="22"/>
                <w:szCs w:val="22"/>
              </w:rPr>
              <w:t>)</w:t>
            </w:r>
          </w:p>
        </w:tc>
        <w:tc>
          <w:tcPr>
            <w:tcW w:w="1561" w:type="dxa"/>
            <w:tcBorders>
              <w:top w:val="single" w:sz="5" w:space="0" w:color="000000"/>
              <w:left w:val="single" w:sz="5" w:space="0" w:color="000000"/>
              <w:bottom w:val="single" w:sz="5" w:space="0" w:color="000000"/>
              <w:right w:val="single" w:sz="5" w:space="0" w:color="000000"/>
            </w:tcBorders>
            <w:shd w:val="clear" w:color="auto" w:fill="CCCCCC"/>
            <w:tcPrChange w:id="59" w:author="Irfan Tri Raharjo, SE" w:date="2024-12-23T09:29:00Z">
              <w:tcPr>
                <w:tcW w:w="1561" w:type="dxa"/>
                <w:tcBorders>
                  <w:top w:val="single" w:sz="5" w:space="0" w:color="000000"/>
                  <w:left w:val="single" w:sz="5" w:space="0" w:color="000000"/>
                  <w:bottom w:val="single" w:sz="5" w:space="0" w:color="000000"/>
                  <w:right w:val="single" w:sz="5" w:space="0" w:color="000000"/>
                </w:tcBorders>
                <w:shd w:val="clear" w:color="auto" w:fill="CCCCCC"/>
              </w:tcPr>
            </w:tcPrChange>
          </w:tcPr>
          <w:p w:rsidR="00855DAC" w:rsidRPr="00EF524F" w:rsidRDefault="00855DAC" w:rsidP="00124CB6">
            <w:pPr>
              <w:spacing w:before="7"/>
              <w:ind w:left="629" w:right="633"/>
              <w:jc w:val="center"/>
              <w:rPr>
                <w:rFonts w:ascii="Arial" w:eastAsia="Arial" w:hAnsi="Arial" w:cs="Arial"/>
                <w:sz w:val="22"/>
                <w:szCs w:val="22"/>
              </w:rPr>
            </w:pPr>
            <w:r w:rsidRPr="00EF524F">
              <w:rPr>
                <w:rFonts w:ascii="Arial" w:eastAsia="Arial" w:hAnsi="Arial" w:cs="Arial"/>
                <w:sz w:val="22"/>
                <w:szCs w:val="22"/>
              </w:rPr>
              <w:t>(</w:t>
            </w:r>
            <w:r w:rsidRPr="00EF524F">
              <w:rPr>
                <w:rFonts w:ascii="Arial" w:eastAsia="Arial" w:hAnsi="Arial" w:cs="Arial"/>
                <w:spacing w:val="1"/>
                <w:sz w:val="22"/>
                <w:szCs w:val="22"/>
              </w:rPr>
              <w:t>6</w:t>
            </w:r>
            <w:r w:rsidRPr="00EF524F">
              <w:rPr>
                <w:rFonts w:ascii="Arial" w:eastAsia="Arial" w:hAnsi="Arial" w:cs="Arial"/>
                <w:sz w:val="22"/>
                <w:szCs w:val="22"/>
              </w:rPr>
              <w:t>)</w:t>
            </w:r>
          </w:p>
        </w:tc>
        <w:tc>
          <w:tcPr>
            <w:tcW w:w="1275" w:type="dxa"/>
            <w:tcBorders>
              <w:top w:val="single" w:sz="5" w:space="0" w:color="000000"/>
              <w:left w:val="single" w:sz="5" w:space="0" w:color="000000"/>
              <w:bottom w:val="single" w:sz="5" w:space="0" w:color="000000"/>
              <w:right w:val="single" w:sz="5" w:space="0" w:color="000000"/>
            </w:tcBorders>
            <w:shd w:val="clear" w:color="auto" w:fill="CCCCCC"/>
            <w:tcPrChange w:id="60" w:author="Irfan Tri Raharjo, SE" w:date="2024-12-23T09:29:00Z">
              <w:tcPr>
                <w:tcW w:w="1275" w:type="dxa"/>
                <w:tcBorders>
                  <w:top w:val="single" w:sz="5" w:space="0" w:color="000000"/>
                  <w:left w:val="single" w:sz="5" w:space="0" w:color="000000"/>
                  <w:bottom w:val="single" w:sz="5" w:space="0" w:color="000000"/>
                  <w:right w:val="single" w:sz="5" w:space="0" w:color="000000"/>
                </w:tcBorders>
                <w:shd w:val="clear" w:color="auto" w:fill="CCCCCC"/>
              </w:tcPr>
            </w:tcPrChange>
          </w:tcPr>
          <w:p w:rsidR="00855DAC" w:rsidRPr="00EF524F" w:rsidRDefault="00855DAC" w:rsidP="00124CB6">
            <w:pPr>
              <w:spacing w:before="7"/>
              <w:ind w:left="484" w:right="492"/>
              <w:jc w:val="center"/>
              <w:rPr>
                <w:rFonts w:ascii="Arial" w:eastAsia="Arial" w:hAnsi="Arial" w:cs="Arial"/>
                <w:sz w:val="22"/>
                <w:szCs w:val="22"/>
              </w:rPr>
            </w:pPr>
            <w:r w:rsidRPr="00EF524F">
              <w:rPr>
                <w:rFonts w:ascii="Arial" w:eastAsia="Arial" w:hAnsi="Arial" w:cs="Arial"/>
                <w:sz w:val="22"/>
                <w:szCs w:val="22"/>
              </w:rPr>
              <w:t>(</w:t>
            </w:r>
            <w:r w:rsidRPr="00EF524F">
              <w:rPr>
                <w:rFonts w:ascii="Arial" w:eastAsia="Arial" w:hAnsi="Arial" w:cs="Arial"/>
                <w:spacing w:val="1"/>
                <w:sz w:val="22"/>
                <w:szCs w:val="22"/>
              </w:rPr>
              <w:t>7</w:t>
            </w:r>
            <w:r w:rsidRPr="00EF524F">
              <w:rPr>
                <w:rFonts w:ascii="Arial" w:eastAsia="Arial" w:hAnsi="Arial" w:cs="Arial"/>
                <w:sz w:val="22"/>
                <w:szCs w:val="22"/>
              </w:rPr>
              <w:t>)</w:t>
            </w:r>
          </w:p>
        </w:tc>
      </w:tr>
      <w:tr w:rsidR="00855DAC" w:rsidRPr="00EF524F" w:rsidTr="005B64CA">
        <w:trPr>
          <w:trHeight w:hRule="exact" w:val="3591"/>
          <w:trPrChange w:id="61" w:author="Irfan Tri Raharjo, SE" w:date="2024-12-23T10:22:00Z">
            <w:trPr>
              <w:trHeight w:hRule="exact" w:val="958"/>
            </w:trPr>
          </w:trPrChange>
        </w:trPr>
        <w:tc>
          <w:tcPr>
            <w:tcW w:w="566" w:type="dxa"/>
            <w:tcBorders>
              <w:top w:val="single" w:sz="5" w:space="0" w:color="000000"/>
              <w:left w:val="single" w:sz="5" w:space="0" w:color="000000"/>
              <w:bottom w:val="single" w:sz="5" w:space="0" w:color="000000"/>
              <w:right w:val="single" w:sz="5" w:space="0" w:color="000000"/>
            </w:tcBorders>
            <w:tcPrChange w:id="62" w:author="Irfan Tri Raharjo, SE" w:date="2024-12-23T10:22:00Z">
              <w:tcPr>
                <w:tcW w:w="566"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855DAC" w:rsidP="00124CB6">
            <w:pPr>
              <w:spacing w:before="3"/>
              <w:ind w:left="185" w:right="189"/>
              <w:jc w:val="center"/>
              <w:rPr>
                <w:rFonts w:ascii="Arial" w:eastAsia="Arial" w:hAnsi="Arial" w:cs="Arial"/>
                <w:sz w:val="22"/>
                <w:szCs w:val="22"/>
              </w:rPr>
            </w:pPr>
            <w:r w:rsidRPr="00EF524F">
              <w:rPr>
                <w:rFonts w:ascii="Arial" w:eastAsia="Arial" w:hAnsi="Arial" w:cs="Arial"/>
                <w:w w:val="99"/>
                <w:sz w:val="22"/>
                <w:szCs w:val="22"/>
              </w:rPr>
              <w:t>1</w:t>
            </w:r>
          </w:p>
        </w:tc>
        <w:tc>
          <w:tcPr>
            <w:tcW w:w="1445" w:type="dxa"/>
            <w:tcBorders>
              <w:top w:val="single" w:sz="5" w:space="0" w:color="000000"/>
              <w:left w:val="single" w:sz="5" w:space="0" w:color="000000"/>
              <w:bottom w:val="single" w:sz="5" w:space="0" w:color="000000"/>
              <w:right w:val="single" w:sz="5" w:space="0" w:color="000000"/>
            </w:tcBorders>
            <w:tcPrChange w:id="63" w:author="Irfan Tri Raharjo, SE" w:date="2024-12-23T10:22:00Z">
              <w:tcPr>
                <w:tcW w:w="1445"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1005FE" w:rsidP="00124CB6">
            <w:pPr>
              <w:rPr>
                <w:rFonts w:ascii="Arial" w:hAnsi="Arial" w:cs="Arial"/>
                <w:sz w:val="22"/>
                <w:szCs w:val="22"/>
              </w:rPr>
            </w:pPr>
            <w:r w:rsidRPr="00EF524F">
              <w:rPr>
                <w:rFonts w:ascii="Arial" w:hAnsi="Arial" w:cs="Arial"/>
                <w:sz w:val="22"/>
                <w:szCs w:val="22"/>
              </w:rPr>
              <w:t>Kompetensi Lulusan:</w:t>
            </w:r>
          </w:p>
          <w:p w:rsidR="001005FE" w:rsidRPr="00EF524F" w:rsidRDefault="001005FE" w:rsidP="00124CB6">
            <w:pPr>
              <w:rPr>
                <w:rFonts w:ascii="Arial" w:hAnsi="Arial" w:cs="Arial"/>
                <w:sz w:val="22"/>
                <w:szCs w:val="22"/>
              </w:rPr>
            </w:pPr>
            <w:r w:rsidRPr="00EF524F">
              <w:rPr>
                <w:rFonts w:ascii="Arial" w:hAnsi="Arial" w:cs="Arial"/>
                <w:sz w:val="22"/>
                <w:szCs w:val="22"/>
              </w:rPr>
              <w:t xml:space="preserve">Kompetensi Bahasa Inggris </w:t>
            </w:r>
          </w:p>
        </w:tc>
        <w:tc>
          <w:tcPr>
            <w:tcW w:w="1418" w:type="dxa"/>
            <w:tcBorders>
              <w:top w:val="single" w:sz="5" w:space="0" w:color="000000"/>
              <w:left w:val="single" w:sz="5" w:space="0" w:color="000000"/>
              <w:bottom w:val="single" w:sz="5" w:space="0" w:color="000000"/>
              <w:right w:val="single" w:sz="5" w:space="0" w:color="000000"/>
            </w:tcBorders>
            <w:tcPrChange w:id="64" w:author="Irfan Tri Raharjo, SE" w:date="2024-12-23T10:22:00Z">
              <w:tcPr>
                <w:tcW w:w="1418"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1005FE" w:rsidP="00124CB6">
            <w:pPr>
              <w:rPr>
                <w:rFonts w:ascii="Arial" w:hAnsi="Arial" w:cs="Arial"/>
                <w:sz w:val="22"/>
                <w:szCs w:val="22"/>
              </w:rPr>
            </w:pPr>
            <w:r w:rsidRPr="00EF524F">
              <w:rPr>
                <w:rFonts w:ascii="Arial" w:hAnsi="Arial" w:cs="Arial"/>
                <w:sz w:val="22"/>
                <w:szCs w:val="22"/>
              </w:rPr>
              <w:t>Skor TOEIC minimal 500</w:t>
            </w:r>
          </w:p>
        </w:tc>
        <w:tc>
          <w:tcPr>
            <w:tcW w:w="1133" w:type="dxa"/>
            <w:tcBorders>
              <w:top w:val="single" w:sz="5" w:space="0" w:color="000000"/>
              <w:left w:val="single" w:sz="5" w:space="0" w:color="000000"/>
              <w:bottom w:val="single" w:sz="5" w:space="0" w:color="000000"/>
              <w:right w:val="single" w:sz="5" w:space="0" w:color="000000"/>
            </w:tcBorders>
            <w:tcPrChange w:id="65" w:author="Irfan Tri Raharjo, SE" w:date="2024-12-23T10:22:00Z">
              <w:tcPr>
                <w:tcW w:w="1133" w:type="dxa"/>
                <w:tcBorders>
                  <w:top w:val="single" w:sz="5" w:space="0" w:color="000000"/>
                  <w:left w:val="single" w:sz="5" w:space="0" w:color="000000"/>
                  <w:bottom w:val="single" w:sz="5" w:space="0" w:color="000000"/>
                  <w:right w:val="single" w:sz="5" w:space="0" w:color="000000"/>
                </w:tcBorders>
              </w:tcPr>
            </w:tcPrChange>
          </w:tcPr>
          <w:p w:rsidR="00855DAC" w:rsidRDefault="003E013D">
            <w:pPr>
              <w:jc w:val="center"/>
              <w:rPr>
                <w:ins w:id="66" w:author="Irfan Tri Raharjo, SE" w:date="2024-12-23T08:09:00Z"/>
                <w:rFonts w:ascii="Arial" w:hAnsi="Arial" w:cs="Arial"/>
                <w:sz w:val="22"/>
                <w:szCs w:val="22"/>
              </w:rPr>
              <w:pPrChange w:id="67" w:author="Irfan Tri Raharjo, SE" w:date="2024-12-23T10:24:00Z">
                <w:pPr/>
              </w:pPrChange>
            </w:pPr>
            <w:ins w:id="68" w:author="Irfan Tri Raharjo, SE" w:date="2024-12-23T10:24:00Z">
              <w:r>
                <w:rPr>
                  <w:rFonts w:ascii="Arial" w:hAnsi="Arial" w:cs="Arial"/>
                  <w:sz w:val="22"/>
                  <w:szCs w:val="22"/>
                </w:rPr>
                <w:t>Rata-</w:t>
              </w:r>
            </w:ins>
            <w:ins w:id="69" w:author="Irfan Tri Raharjo, SE" w:date="2024-12-23T10:25:00Z">
              <w:r>
                <w:rPr>
                  <w:rFonts w:ascii="Arial" w:hAnsi="Arial" w:cs="Arial"/>
                  <w:sz w:val="22"/>
                  <w:szCs w:val="22"/>
                </w:rPr>
                <w:t xml:space="preserve">rata </w:t>
              </w:r>
            </w:ins>
            <w:ins w:id="70" w:author="Irfan Tri Raharjo, SE" w:date="2024-12-23T10:24:00Z">
              <w:r>
                <w:rPr>
                  <w:rFonts w:ascii="Arial" w:hAnsi="Arial" w:cs="Arial"/>
                  <w:sz w:val="22"/>
                  <w:szCs w:val="22"/>
                </w:rPr>
                <w:t>804</w:t>
              </w:r>
            </w:ins>
          </w:p>
          <w:p w:rsidR="00A3655B" w:rsidRPr="00EF524F" w:rsidRDefault="00A3655B" w:rsidP="00124CB6">
            <w:pPr>
              <w:rPr>
                <w:rFonts w:ascii="Arial" w:hAnsi="Arial" w:cs="Arial"/>
                <w:sz w:val="22"/>
                <w:szCs w:val="22"/>
              </w:rPr>
            </w:pPr>
          </w:p>
        </w:tc>
        <w:tc>
          <w:tcPr>
            <w:tcW w:w="1135" w:type="dxa"/>
            <w:tcBorders>
              <w:top w:val="single" w:sz="5" w:space="0" w:color="000000"/>
              <w:left w:val="single" w:sz="5" w:space="0" w:color="000000"/>
              <w:bottom w:val="single" w:sz="5" w:space="0" w:color="000000"/>
              <w:right w:val="single" w:sz="5" w:space="0" w:color="000000"/>
            </w:tcBorders>
            <w:tcPrChange w:id="71" w:author="Irfan Tri Raharjo, SE" w:date="2024-12-23T10:22:00Z">
              <w:tcPr>
                <w:tcW w:w="1135" w:type="dxa"/>
                <w:tcBorders>
                  <w:top w:val="single" w:sz="5" w:space="0" w:color="000000"/>
                  <w:left w:val="single" w:sz="5" w:space="0" w:color="000000"/>
                  <w:bottom w:val="single" w:sz="5" w:space="0" w:color="000000"/>
                  <w:right w:val="single" w:sz="5" w:space="0" w:color="000000"/>
                </w:tcBorders>
              </w:tcPr>
            </w:tcPrChange>
          </w:tcPr>
          <w:p w:rsidR="00855DAC" w:rsidRDefault="003E013D">
            <w:pPr>
              <w:jc w:val="center"/>
              <w:rPr>
                <w:ins w:id="72" w:author="Irfan Tri Raharjo, SE" w:date="2024-12-23T08:09:00Z"/>
                <w:rFonts w:ascii="Arial" w:hAnsi="Arial" w:cs="Arial"/>
                <w:sz w:val="22"/>
                <w:szCs w:val="22"/>
              </w:rPr>
              <w:pPrChange w:id="73" w:author="Irfan Tri Raharjo, SE" w:date="2024-12-23T10:24:00Z">
                <w:pPr/>
              </w:pPrChange>
            </w:pPr>
            <w:ins w:id="74" w:author="Irfan Tri Raharjo, SE" w:date="2024-12-23T10:25:00Z">
              <w:r>
                <w:rPr>
                  <w:rFonts w:ascii="Arial" w:hAnsi="Arial" w:cs="Arial"/>
                  <w:sz w:val="22"/>
                  <w:szCs w:val="22"/>
                </w:rPr>
                <w:t>Rata-rata 800</w:t>
              </w:r>
            </w:ins>
          </w:p>
          <w:p w:rsidR="00A3655B" w:rsidRPr="00EF524F" w:rsidRDefault="00A3655B" w:rsidP="00124CB6">
            <w:pPr>
              <w:rPr>
                <w:rFonts w:ascii="Arial" w:hAnsi="Arial" w:cs="Arial"/>
                <w:sz w:val="22"/>
                <w:szCs w:val="22"/>
              </w:rPr>
            </w:pPr>
          </w:p>
        </w:tc>
        <w:tc>
          <w:tcPr>
            <w:tcW w:w="1561" w:type="dxa"/>
            <w:tcBorders>
              <w:top w:val="single" w:sz="5" w:space="0" w:color="000000"/>
              <w:left w:val="single" w:sz="5" w:space="0" w:color="000000"/>
              <w:bottom w:val="single" w:sz="5" w:space="0" w:color="000000"/>
              <w:right w:val="single" w:sz="5" w:space="0" w:color="000000"/>
            </w:tcBorders>
            <w:tcPrChange w:id="75" w:author="Irfan Tri Raharjo, SE" w:date="2024-12-23T10:22:00Z">
              <w:tcPr>
                <w:tcW w:w="1561"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5B64CA" w:rsidP="005B64CA">
            <w:pPr>
              <w:rPr>
                <w:rFonts w:ascii="Arial" w:hAnsi="Arial" w:cs="Arial"/>
                <w:sz w:val="22"/>
                <w:szCs w:val="22"/>
              </w:rPr>
            </w:pPr>
            <w:ins w:id="76" w:author="Irfan Tri Raharjo, SE" w:date="2024-12-23T10:21:00Z">
              <w:r>
                <w:rPr>
                  <w:rFonts w:ascii="Arial" w:hAnsi="Arial" w:cs="Arial"/>
                  <w:sz w:val="22"/>
                  <w:szCs w:val="22"/>
                </w:rPr>
                <w:t>Terdapat satu program studi</w:t>
              </w:r>
            </w:ins>
            <w:ins w:id="77" w:author="Irfan Tri Raharjo, SE" w:date="2024-12-23T10:22:00Z">
              <w:r>
                <w:rPr>
                  <w:rFonts w:ascii="Arial" w:hAnsi="Arial" w:cs="Arial"/>
                  <w:sz w:val="22"/>
                  <w:szCs w:val="22"/>
                </w:rPr>
                <w:t xml:space="preserve"> yakni </w:t>
              </w:r>
              <w:r w:rsidRPr="005B64CA">
                <w:rPr>
                  <w:rFonts w:ascii="Arial" w:hAnsi="Arial" w:cs="Arial"/>
                  <w:sz w:val="22"/>
                  <w:szCs w:val="22"/>
                </w:rPr>
                <w:t xml:space="preserve">Prodi Sastra Inggris </w:t>
              </w:r>
              <w:r>
                <w:rPr>
                  <w:rFonts w:ascii="Arial" w:hAnsi="Arial" w:cs="Arial"/>
                  <w:sz w:val="22"/>
                  <w:szCs w:val="22"/>
                </w:rPr>
                <w:t xml:space="preserve">yang menjadi </w:t>
              </w:r>
              <w:r w:rsidRPr="005B64CA">
                <w:rPr>
                  <w:rFonts w:ascii="Arial" w:hAnsi="Arial" w:cs="Arial"/>
                  <w:sz w:val="22"/>
                  <w:szCs w:val="22"/>
                </w:rPr>
                <w:t>penanggung jawab pengajaran Bahasa Inggris 1 dan 2 bagi seluruh prodi di lingkungan Universitas Ma Chung</w:t>
              </w:r>
            </w:ins>
          </w:p>
        </w:tc>
        <w:tc>
          <w:tcPr>
            <w:tcW w:w="1275" w:type="dxa"/>
            <w:tcBorders>
              <w:top w:val="single" w:sz="5" w:space="0" w:color="000000"/>
              <w:left w:val="single" w:sz="5" w:space="0" w:color="000000"/>
              <w:bottom w:val="single" w:sz="5" w:space="0" w:color="000000"/>
              <w:right w:val="single" w:sz="5" w:space="0" w:color="000000"/>
            </w:tcBorders>
            <w:tcPrChange w:id="78" w:author="Irfan Tri Raharjo, SE" w:date="2024-12-23T10:22:00Z">
              <w:tcPr>
                <w:tcW w:w="1275"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855DAC" w:rsidP="00124CB6">
            <w:pPr>
              <w:rPr>
                <w:rFonts w:ascii="Arial" w:hAnsi="Arial" w:cs="Arial"/>
                <w:sz w:val="22"/>
                <w:szCs w:val="22"/>
              </w:rPr>
            </w:pPr>
          </w:p>
        </w:tc>
      </w:tr>
      <w:tr w:rsidR="00855DAC" w:rsidRPr="00EF524F" w:rsidTr="003E013D">
        <w:trPr>
          <w:trHeight w:hRule="exact" w:val="5089"/>
          <w:trPrChange w:id="79" w:author="Irfan Tri Raharjo, SE" w:date="2024-12-23T10:26:00Z">
            <w:trPr>
              <w:trHeight w:hRule="exact" w:val="999"/>
            </w:trPr>
          </w:trPrChange>
        </w:trPr>
        <w:tc>
          <w:tcPr>
            <w:tcW w:w="566" w:type="dxa"/>
            <w:tcBorders>
              <w:top w:val="single" w:sz="5" w:space="0" w:color="000000"/>
              <w:left w:val="single" w:sz="5" w:space="0" w:color="000000"/>
              <w:bottom w:val="single" w:sz="5" w:space="0" w:color="000000"/>
              <w:right w:val="single" w:sz="5" w:space="0" w:color="000000"/>
            </w:tcBorders>
            <w:tcPrChange w:id="80" w:author="Irfan Tri Raharjo, SE" w:date="2024-12-23T10:26:00Z">
              <w:tcPr>
                <w:tcW w:w="566"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855DAC" w:rsidP="00124CB6">
            <w:pPr>
              <w:spacing w:line="220" w:lineRule="exact"/>
              <w:ind w:left="185" w:right="189"/>
              <w:jc w:val="center"/>
              <w:rPr>
                <w:rFonts w:ascii="Arial" w:eastAsia="Arial" w:hAnsi="Arial" w:cs="Arial"/>
                <w:sz w:val="22"/>
                <w:szCs w:val="22"/>
              </w:rPr>
            </w:pPr>
            <w:r w:rsidRPr="00EF524F">
              <w:rPr>
                <w:rFonts w:ascii="Arial" w:eastAsia="Arial" w:hAnsi="Arial" w:cs="Arial"/>
                <w:w w:val="99"/>
                <w:sz w:val="22"/>
                <w:szCs w:val="22"/>
              </w:rPr>
              <w:t>2</w:t>
            </w:r>
          </w:p>
        </w:tc>
        <w:tc>
          <w:tcPr>
            <w:tcW w:w="1445" w:type="dxa"/>
            <w:tcBorders>
              <w:top w:val="single" w:sz="5" w:space="0" w:color="000000"/>
              <w:left w:val="single" w:sz="5" w:space="0" w:color="000000"/>
              <w:bottom w:val="single" w:sz="5" w:space="0" w:color="000000"/>
              <w:right w:val="single" w:sz="5" w:space="0" w:color="000000"/>
            </w:tcBorders>
            <w:tcPrChange w:id="81" w:author="Irfan Tri Raharjo, SE" w:date="2024-12-23T10:26:00Z">
              <w:tcPr>
                <w:tcW w:w="1445" w:type="dxa"/>
                <w:tcBorders>
                  <w:top w:val="single" w:sz="5" w:space="0" w:color="000000"/>
                  <w:left w:val="single" w:sz="5" w:space="0" w:color="000000"/>
                  <w:bottom w:val="single" w:sz="5" w:space="0" w:color="000000"/>
                  <w:right w:val="single" w:sz="5" w:space="0" w:color="000000"/>
                </w:tcBorders>
              </w:tcPr>
            </w:tcPrChange>
          </w:tcPr>
          <w:p w:rsidR="001005FE" w:rsidRPr="00EF524F" w:rsidRDefault="001005FE" w:rsidP="001005FE">
            <w:pPr>
              <w:rPr>
                <w:rFonts w:ascii="Arial" w:hAnsi="Arial" w:cs="Arial"/>
                <w:sz w:val="22"/>
                <w:szCs w:val="22"/>
              </w:rPr>
            </w:pPr>
            <w:r w:rsidRPr="00EF524F">
              <w:rPr>
                <w:rFonts w:ascii="Arial" w:hAnsi="Arial" w:cs="Arial"/>
                <w:sz w:val="22"/>
                <w:szCs w:val="22"/>
              </w:rPr>
              <w:t>Kompetensi Lulusan:</w:t>
            </w:r>
          </w:p>
          <w:p w:rsidR="00855DAC" w:rsidRPr="00EF524F" w:rsidRDefault="001005FE" w:rsidP="001005FE">
            <w:pPr>
              <w:rPr>
                <w:rFonts w:ascii="Arial" w:hAnsi="Arial" w:cs="Arial"/>
                <w:sz w:val="22"/>
                <w:szCs w:val="22"/>
              </w:rPr>
            </w:pPr>
            <w:r w:rsidRPr="00EF524F">
              <w:rPr>
                <w:rFonts w:ascii="Arial" w:hAnsi="Arial" w:cs="Arial"/>
                <w:sz w:val="22"/>
                <w:szCs w:val="22"/>
              </w:rPr>
              <w:t>Kompetensi Bahasa Mandarin</w:t>
            </w:r>
          </w:p>
        </w:tc>
        <w:tc>
          <w:tcPr>
            <w:tcW w:w="1418" w:type="dxa"/>
            <w:tcBorders>
              <w:top w:val="single" w:sz="5" w:space="0" w:color="000000"/>
              <w:left w:val="single" w:sz="5" w:space="0" w:color="000000"/>
              <w:bottom w:val="single" w:sz="5" w:space="0" w:color="000000"/>
              <w:right w:val="single" w:sz="5" w:space="0" w:color="000000"/>
            </w:tcBorders>
            <w:tcPrChange w:id="82" w:author="Irfan Tri Raharjo, SE" w:date="2024-12-23T10:26:00Z">
              <w:tcPr>
                <w:tcW w:w="1418"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1005FE" w:rsidP="00124CB6">
            <w:pPr>
              <w:rPr>
                <w:rFonts w:ascii="Arial" w:hAnsi="Arial" w:cs="Arial"/>
                <w:sz w:val="22"/>
                <w:szCs w:val="22"/>
              </w:rPr>
            </w:pPr>
            <w:r w:rsidRPr="00EF524F">
              <w:rPr>
                <w:rFonts w:ascii="Arial" w:hAnsi="Arial" w:cs="Arial"/>
                <w:sz w:val="22"/>
                <w:szCs w:val="22"/>
              </w:rPr>
              <w:t>Level</w:t>
            </w:r>
            <w:r w:rsidR="00FA4B9F" w:rsidRPr="00EF524F">
              <w:rPr>
                <w:rFonts w:ascii="Arial" w:hAnsi="Arial" w:cs="Arial"/>
                <w:sz w:val="22"/>
                <w:szCs w:val="22"/>
              </w:rPr>
              <w:t xml:space="preserve"> HSK minimal 2</w:t>
            </w:r>
          </w:p>
        </w:tc>
        <w:tc>
          <w:tcPr>
            <w:tcW w:w="1133" w:type="dxa"/>
            <w:tcBorders>
              <w:top w:val="single" w:sz="5" w:space="0" w:color="000000"/>
              <w:left w:val="single" w:sz="5" w:space="0" w:color="000000"/>
              <w:bottom w:val="single" w:sz="5" w:space="0" w:color="000000"/>
              <w:right w:val="single" w:sz="5" w:space="0" w:color="000000"/>
            </w:tcBorders>
            <w:tcPrChange w:id="83" w:author="Irfan Tri Raharjo, SE" w:date="2024-12-23T10:26:00Z">
              <w:tcPr>
                <w:tcW w:w="1133" w:type="dxa"/>
                <w:tcBorders>
                  <w:top w:val="single" w:sz="5" w:space="0" w:color="000000"/>
                  <w:left w:val="single" w:sz="5" w:space="0" w:color="000000"/>
                  <w:bottom w:val="single" w:sz="5" w:space="0" w:color="000000"/>
                  <w:right w:val="single" w:sz="5" w:space="0" w:color="000000"/>
                </w:tcBorders>
              </w:tcPr>
            </w:tcPrChange>
          </w:tcPr>
          <w:p w:rsidR="003E013D" w:rsidRDefault="00A3655B" w:rsidP="00124CB6">
            <w:pPr>
              <w:rPr>
                <w:ins w:id="84" w:author="Irfan Tri Raharjo, SE" w:date="2024-12-23T08:09:00Z"/>
                <w:rFonts w:ascii="Arial" w:hAnsi="Arial" w:cs="Arial"/>
                <w:sz w:val="22"/>
                <w:szCs w:val="22"/>
              </w:rPr>
            </w:pPr>
            <w:ins w:id="85" w:author="Irfan Tri Raharjo, SE" w:date="2024-12-23T08:09:00Z">
              <w:r>
                <w:rPr>
                  <w:rFonts w:ascii="Arial" w:hAnsi="Arial" w:cs="Arial"/>
                  <w:sz w:val="22"/>
                  <w:szCs w:val="22"/>
                </w:rPr>
                <w:t>Rata rata</w:t>
              </w:r>
            </w:ins>
            <w:ins w:id="86" w:author="Irfan Tri Raharjo, SE" w:date="2024-12-23T10:25:00Z">
              <w:r w:rsidR="003E013D">
                <w:rPr>
                  <w:rFonts w:ascii="Arial" w:hAnsi="Arial" w:cs="Arial"/>
                  <w:sz w:val="22"/>
                  <w:szCs w:val="22"/>
                </w:rPr>
                <w:t xml:space="preserve"> level 2</w:t>
              </w:r>
            </w:ins>
          </w:p>
          <w:p w:rsidR="00A3655B" w:rsidRPr="00EF524F" w:rsidRDefault="00A3655B" w:rsidP="00124CB6">
            <w:pPr>
              <w:rPr>
                <w:rFonts w:ascii="Arial" w:hAnsi="Arial" w:cs="Arial"/>
                <w:sz w:val="22"/>
                <w:szCs w:val="22"/>
              </w:rPr>
            </w:pPr>
          </w:p>
        </w:tc>
        <w:tc>
          <w:tcPr>
            <w:tcW w:w="1135" w:type="dxa"/>
            <w:tcBorders>
              <w:top w:val="single" w:sz="5" w:space="0" w:color="000000"/>
              <w:left w:val="single" w:sz="5" w:space="0" w:color="000000"/>
              <w:bottom w:val="single" w:sz="5" w:space="0" w:color="000000"/>
              <w:right w:val="single" w:sz="5" w:space="0" w:color="000000"/>
            </w:tcBorders>
            <w:tcPrChange w:id="87" w:author="Irfan Tri Raharjo, SE" w:date="2024-12-23T10:26:00Z">
              <w:tcPr>
                <w:tcW w:w="1135" w:type="dxa"/>
                <w:tcBorders>
                  <w:top w:val="single" w:sz="5" w:space="0" w:color="000000"/>
                  <w:left w:val="single" w:sz="5" w:space="0" w:color="000000"/>
                  <w:bottom w:val="single" w:sz="5" w:space="0" w:color="000000"/>
                  <w:right w:val="single" w:sz="5" w:space="0" w:color="000000"/>
                </w:tcBorders>
              </w:tcPr>
            </w:tcPrChange>
          </w:tcPr>
          <w:p w:rsidR="00855DAC" w:rsidRDefault="00A3655B" w:rsidP="00124CB6">
            <w:pPr>
              <w:rPr>
                <w:ins w:id="88" w:author="Irfan Tri Raharjo, SE" w:date="2024-12-23T08:09:00Z"/>
                <w:rFonts w:ascii="Arial" w:hAnsi="Arial" w:cs="Arial"/>
                <w:sz w:val="22"/>
                <w:szCs w:val="22"/>
              </w:rPr>
            </w:pPr>
            <w:ins w:id="89" w:author="Irfan Tri Raharjo, SE" w:date="2024-12-23T08:09:00Z">
              <w:r>
                <w:rPr>
                  <w:rFonts w:ascii="Arial" w:hAnsi="Arial" w:cs="Arial"/>
                  <w:sz w:val="22"/>
                  <w:szCs w:val="22"/>
                </w:rPr>
                <w:t>Rata rata</w:t>
              </w:r>
            </w:ins>
            <w:ins w:id="90" w:author="Irfan Tri Raharjo, SE" w:date="2024-12-23T10:25:00Z">
              <w:r w:rsidR="003E013D">
                <w:rPr>
                  <w:rFonts w:ascii="Arial" w:hAnsi="Arial" w:cs="Arial"/>
                  <w:sz w:val="22"/>
                  <w:szCs w:val="22"/>
                </w:rPr>
                <w:t xml:space="preserve"> level 2</w:t>
              </w:r>
            </w:ins>
          </w:p>
          <w:p w:rsidR="00A3655B" w:rsidRPr="00EF524F" w:rsidRDefault="00A3655B" w:rsidP="00124CB6">
            <w:pPr>
              <w:rPr>
                <w:rFonts w:ascii="Arial" w:hAnsi="Arial" w:cs="Arial"/>
                <w:sz w:val="22"/>
                <w:szCs w:val="22"/>
              </w:rPr>
            </w:pPr>
          </w:p>
        </w:tc>
        <w:tc>
          <w:tcPr>
            <w:tcW w:w="1561" w:type="dxa"/>
            <w:tcBorders>
              <w:top w:val="single" w:sz="5" w:space="0" w:color="000000"/>
              <w:left w:val="single" w:sz="5" w:space="0" w:color="000000"/>
              <w:bottom w:val="single" w:sz="5" w:space="0" w:color="000000"/>
              <w:right w:val="single" w:sz="5" w:space="0" w:color="000000"/>
            </w:tcBorders>
            <w:tcPrChange w:id="91" w:author="Irfan Tri Raharjo, SE" w:date="2024-12-23T10:26:00Z">
              <w:tcPr>
                <w:tcW w:w="1561"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3E013D" w:rsidP="00124CB6">
            <w:pPr>
              <w:rPr>
                <w:rFonts w:ascii="Arial" w:hAnsi="Arial" w:cs="Arial"/>
                <w:sz w:val="22"/>
                <w:szCs w:val="22"/>
              </w:rPr>
            </w:pPr>
            <w:ins w:id="92" w:author="Irfan Tri Raharjo, SE" w:date="2024-12-23T10:26:00Z">
              <w:r w:rsidRPr="003E013D">
                <w:rPr>
                  <w:rFonts w:ascii="Arial" w:hAnsi="Arial" w:cs="Arial"/>
                  <w:sz w:val="22"/>
                  <w:szCs w:val="22"/>
                </w:rPr>
                <w:t xml:space="preserve">Fakultas Bahasa melalui Program Studi Pendidikan Bahasa Mandarin (PPBM) mengkoordinasi pelaksanaan perkuliahan Bahasa Mandarin/Tionghoa </w:t>
              </w:r>
              <w:r>
                <w:rPr>
                  <w:rFonts w:ascii="Arial" w:hAnsi="Arial" w:cs="Arial"/>
                  <w:sz w:val="22"/>
                  <w:szCs w:val="22"/>
                </w:rPr>
                <w:t xml:space="preserve">level </w:t>
              </w:r>
              <w:r w:rsidRPr="003E013D">
                <w:rPr>
                  <w:rFonts w:ascii="Arial" w:hAnsi="Arial" w:cs="Arial"/>
                  <w:sz w:val="22"/>
                  <w:szCs w:val="22"/>
                </w:rPr>
                <w:t>1 sampai dengan 6  dengan tujuan untuk meningkatkan kemampuan mahasiswa dalam bahasa Mandarin</w:t>
              </w:r>
            </w:ins>
          </w:p>
        </w:tc>
        <w:tc>
          <w:tcPr>
            <w:tcW w:w="1275" w:type="dxa"/>
            <w:tcBorders>
              <w:top w:val="single" w:sz="5" w:space="0" w:color="000000"/>
              <w:left w:val="single" w:sz="5" w:space="0" w:color="000000"/>
              <w:bottom w:val="single" w:sz="5" w:space="0" w:color="000000"/>
              <w:right w:val="single" w:sz="5" w:space="0" w:color="000000"/>
            </w:tcBorders>
            <w:tcPrChange w:id="93" w:author="Irfan Tri Raharjo, SE" w:date="2024-12-23T10:26:00Z">
              <w:tcPr>
                <w:tcW w:w="1275"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855DAC" w:rsidP="00124CB6">
            <w:pPr>
              <w:rPr>
                <w:rFonts w:ascii="Arial" w:hAnsi="Arial" w:cs="Arial"/>
                <w:sz w:val="22"/>
                <w:szCs w:val="22"/>
              </w:rPr>
            </w:pPr>
          </w:p>
        </w:tc>
      </w:tr>
      <w:tr w:rsidR="00855DAC" w:rsidRPr="00EF524F" w:rsidTr="00DD3F58">
        <w:trPr>
          <w:trHeight w:hRule="exact" w:val="3762"/>
          <w:trPrChange w:id="94" w:author="Irfan Tri Raharjo, SE" w:date="2024-12-23T10:32:00Z">
            <w:trPr>
              <w:trHeight w:hRule="exact" w:val="1283"/>
            </w:trPr>
          </w:trPrChange>
        </w:trPr>
        <w:tc>
          <w:tcPr>
            <w:tcW w:w="566" w:type="dxa"/>
            <w:tcBorders>
              <w:top w:val="single" w:sz="5" w:space="0" w:color="000000"/>
              <w:left w:val="single" w:sz="5" w:space="0" w:color="000000"/>
              <w:bottom w:val="single" w:sz="5" w:space="0" w:color="000000"/>
              <w:right w:val="single" w:sz="5" w:space="0" w:color="000000"/>
            </w:tcBorders>
            <w:tcPrChange w:id="95" w:author="Irfan Tri Raharjo, SE" w:date="2024-12-23T10:32:00Z">
              <w:tcPr>
                <w:tcW w:w="566"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855DAC" w:rsidP="00124CB6">
            <w:pPr>
              <w:spacing w:line="220" w:lineRule="exact"/>
              <w:ind w:left="185" w:right="189"/>
              <w:jc w:val="center"/>
              <w:rPr>
                <w:rFonts w:ascii="Arial" w:eastAsia="Arial" w:hAnsi="Arial" w:cs="Arial"/>
                <w:sz w:val="22"/>
                <w:szCs w:val="22"/>
              </w:rPr>
            </w:pPr>
            <w:r w:rsidRPr="00EF524F">
              <w:rPr>
                <w:rFonts w:ascii="Arial" w:eastAsia="Arial" w:hAnsi="Arial" w:cs="Arial"/>
                <w:w w:val="99"/>
                <w:sz w:val="22"/>
                <w:szCs w:val="22"/>
              </w:rPr>
              <w:lastRenderedPageBreak/>
              <w:t>3</w:t>
            </w:r>
          </w:p>
        </w:tc>
        <w:tc>
          <w:tcPr>
            <w:tcW w:w="1445" w:type="dxa"/>
            <w:tcBorders>
              <w:top w:val="single" w:sz="5" w:space="0" w:color="000000"/>
              <w:left w:val="single" w:sz="5" w:space="0" w:color="000000"/>
              <w:bottom w:val="single" w:sz="5" w:space="0" w:color="000000"/>
              <w:right w:val="single" w:sz="5" w:space="0" w:color="000000"/>
            </w:tcBorders>
            <w:tcPrChange w:id="96" w:author="Irfan Tri Raharjo, SE" w:date="2024-12-23T10:32:00Z">
              <w:tcPr>
                <w:tcW w:w="1445" w:type="dxa"/>
                <w:tcBorders>
                  <w:top w:val="single" w:sz="5" w:space="0" w:color="000000"/>
                  <w:left w:val="single" w:sz="5" w:space="0" w:color="000000"/>
                  <w:bottom w:val="single" w:sz="5" w:space="0" w:color="000000"/>
                  <w:right w:val="single" w:sz="5" w:space="0" w:color="000000"/>
                </w:tcBorders>
              </w:tcPr>
            </w:tcPrChange>
          </w:tcPr>
          <w:p w:rsidR="00FA4B9F" w:rsidRPr="00EF524F" w:rsidRDefault="00FA4B9F" w:rsidP="00FA4B9F">
            <w:pPr>
              <w:rPr>
                <w:rFonts w:ascii="Arial" w:hAnsi="Arial" w:cs="Arial"/>
                <w:sz w:val="22"/>
                <w:szCs w:val="22"/>
              </w:rPr>
            </w:pPr>
            <w:r w:rsidRPr="00EF524F">
              <w:rPr>
                <w:rFonts w:ascii="Arial" w:hAnsi="Arial" w:cs="Arial"/>
                <w:sz w:val="22"/>
                <w:szCs w:val="22"/>
              </w:rPr>
              <w:t>Kompetensi Lulusan:</w:t>
            </w:r>
          </w:p>
          <w:p w:rsidR="00855DAC" w:rsidRPr="00EF524F" w:rsidRDefault="00FA4B9F" w:rsidP="00FA4B9F">
            <w:pPr>
              <w:rPr>
                <w:rFonts w:ascii="Arial" w:hAnsi="Arial" w:cs="Arial"/>
                <w:sz w:val="22"/>
                <w:szCs w:val="22"/>
              </w:rPr>
            </w:pPr>
            <w:r w:rsidRPr="00EF524F">
              <w:rPr>
                <w:rFonts w:ascii="Arial" w:hAnsi="Arial" w:cs="Arial"/>
                <w:sz w:val="22"/>
                <w:szCs w:val="22"/>
              </w:rPr>
              <w:t>Poin Kredit Keaktifan Mahasiswa</w:t>
            </w:r>
          </w:p>
        </w:tc>
        <w:tc>
          <w:tcPr>
            <w:tcW w:w="1418" w:type="dxa"/>
            <w:tcBorders>
              <w:top w:val="single" w:sz="5" w:space="0" w:color="000000"/>
              <w:left w:val="single" w:sz="5" w:space="0" w:color="000000"/>
              <w:bottom w:val="single" w:sz="5" w:space="0" w:color="000000"/>
              <w:right w:val="single" w:sz="5" w:space="0" w:color="000000"/>
            </w:tcBorders>
            <w:tcPrChange w:id="97" w:author="Irfan Tri Raharjo, SE" w:date="2024-12-23T10:32:00Z">
              <w:tcPr>
                <w:tcW w:w="1418"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FA4B9F" w:rsidP="00124CB6">
            <w:pPr>
              <w:rPr>
                <w:rFonts w:ascii="Arial" w:hAnsi="Arial" w:cs="Arial"/>
                <w:sz w:val="22"/>
                <w:szCs w:val="22"/>
              </w:rPr>
            </w:pPr>
            <w:r w:rsidRPr="00EF524F">
              <w:rPr>
                <w:rFonts w:ascii="Arial" w:hAnsi="Arial" w:cs="Arial"/>
                <w:sz w:val="22"/>
                <w:szCs w:val="22"/>
              </w:rPr>
              <w:t>Poin minimal 100</w:t>
            </w:r>
          </w:p>
        </w:tc>
        <w:tc>
          <w:tcPr>
            <w:tcW w:w="1133" w:type="dxa"/>
            <w:tcBorders>
              <w:top w:val="single" w:sz="5" w:space="0" w:color="000000"/>
              <w:left w:val="single" w:sz="5" w:space="0" w:color="000000"/>
              <w:bottom w:val="single" w:sz="5" w:space="0" w:color="000000"/>
              <w:right w:val="single" w:sz="5" w:space="0" w:color="000000"/>
            </w:tcBorders>
            <w:tcPrChange w:id="98" w:author="Irfan Tri Raharjo, SE" w:date="2024-12-23T10:32:00Z">
              <w:tcPr>
                <w:tcW w:w="1133"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394117" w:rsidP="00124CB6">
            <w:pPr>
              <w:rPr>
                <w:rFonts w:ascii="Arial" w:hAnsi="Arial" w:cs="Arial"/>
                <w:sz w:val="22"/>
                <w:szCs w:val="22"/>
              </w:rPr>
            </w:pPr>
            <w:ins w:id="99" w:author="Irfan Tri Raharjo, SE" w:date="2024-12-23T08:10:00Z">
              <w:r>
                <w:rPr>
                  <w:rFonts w:ascii="Arial" w:hAnsi="Arial" w:cs="Arial"/>
                  <w:sz w:val="22"/>
                  <w:szCs w:val="22"/>
                </w:rPr>
                <w:t>mencapai</w:t>
              </w:r>
            </w:ins>
          </w:p>
        </w:tc>
        <w:tc>
          <w:tcPr>
            <w:tcW w:w="1135" w:type="dxa"/>
            <w:tcBorders>
              <w:top w:val="single" w:sz="5" w:space="0" w:color="000000"/>
              <w:left w:val="single" w:sz="5" w:space="0" w:color="000000"/>
              <w:bottom w:val="single" w:sz="5" w:space="0" w:color="000000"/>
              <w:right w:val="single" w:sz="5" w:space="0" w:color="000000"/>
            </w:tcBorders>
            <w:tcPrChange w:id="100" w:author="Irfan Tri Raharjo, SE" w:date="2024-12-23T10:32:00Z">
              <w:tcPr>
                <w:tcW w:w="1135"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394117" w:rsidP="00124CB6">
            <w:pPr>
              <w:rPr>
                <w:rFonts w:ascii="Arial" w:hAnsi="Arial" w:cs="Arial"/>
                <w:sz w:val="22"/>
                <w:szCs w:val="22"/>
              </w:rPr>
            </w:pPr>
            <w:ins w:id="101" w:author="Irfan Tri Raharjo, SE" w:date="2024-12-23T08:10:00Z">
              <w:r>
                <w:rPr>
                  <w:rFonts w:ascii="Arial" w:hAnsi="Arial" w:cs="Arial"/>
                  <w:sz w:val="22"/>
                  <w:szCs w:val="22"/>
                </w:rPr>
                <w:t>mencapai</w:t>
              </w:r>
            </w:ins>
          </w:p>
        </w:tc>
        <w:tc>
          <w:tcPr>
            <w:tcW w:w="1561" w:type="dxa"/>
            <w:tcBorders>
              <w:top w:val="single" w:sz="5" w:space="0" w:color="000000"/>
              <w:left w:val="single" w:sz="5" w:space="0" w:color="000000"/>
              <w:bottom w:val="single" w:sz="5" w:space="0" w:color="000000"/>
              <w:right w:val="single" w:sz="5" w:space="0" w:color="000000"/>
            </w:tcBorders>
            <w:tcPrChange w:id="102" w:author="Irfan Tri Raharjo, SE" w:date="2024-12-23T10:32:00Z">
              <w:tcPr>
                <w:tcW w:w="1561"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DD3F58" w:rsidP="00EA5265">
            <w:pPr>
              <w:rPr>
                <w:rFonts w:ascii="Arial" w:hAnsi="Arial" w:cs="Arial"/>
                <w:sz w:val="22"/>
                <w:szCs w:val="22"/>
              </w:rPr>
            </w:pPr>
            <w:ins w:id="103" w:author="Irfan Tri Raharjo, SE" w:date="2024-12-23T10:32:00Z">
              <w:r>
                <w:rPr>
                  <w:rFonts w:ascii="Arial" w:hAnsi="Arial" w:cs="Arial"/>
                  <w:sz w:val="22"/>
                  <w:szCs w:val="22"/>
                </w:rPr>
                <w:t xml:space="preserve">Penambahan kegiatan </w:t>
              </w:r>
              <w:r w:rsidRPr="00821D82">
                <w:rPr>
                  <w:rFonts w:ascii="Helvetica" w:hAnsi="Helvetica" w:cs="Helvetica"/>
                  <w:color w:val="000000" w:themeColor="text1"/>
                  <w:kern w:val="2"/>
                  <w:lang w:val="en-ID"/>
                  <w14:ligatures w14:val="standardContextual"/>
                </w:rPr>
                <w:t xml:space="preserve">yang dapat meningkatkan </w:t>
              </w:r>
            </w:ins>
            <w:ins w:id="104" w:author="Irfan Tri Raharjo, SE" w:date="2024-12-23T10:34:00Z">
              <w:r w:rsidR="00EA5265">
                <w:rPr>
                  <w:rFonts w:ascii="Helvetica" w:hAnsi="Helvetica" w:cs="Helvetica"/>
                  <w:color w:val="000000" w:themeColor="text1"/>
                  <w:kern w:val="2"/>
                  <w:lang w:val="en-ID"/>
                  <w14:ligatures w14:val="standardContextual"/>
                </w:rPr>
                <w:t xml:space="preserve">poin </w:t>
              </w:r>
            </w:ins>
            <w:ins w:id="105" w:author="Irfan Tri Raharjo, SE" w:date="2024-12-23T10:32:00Z">
              <w:r w:rsidRPr="00821D82">
                <w:rPr>
                  <w:rFonts w:ascii="Helvetica" w:hAnsi="Helvetica" w:cs="Helvetica"/>
                  <w:color w:val="000000" w:themeColor="text1"/>
                  <w:kern w:val="2"/>
                  <w:lang w:val="en-ID"/>
                  <w14:ligatures w14:val="standardContextual"/>
                </w:rPr>
                <w:t>keaktifan, seperti seminar, lokakarya, dan pelatihan bahasa, yang pada gilirannya dapat menambah nilai dalam penilaian kinerja akademik</w:t>
              </w:r>
            </w:ins>
          </w:p>
        </w:tc>
        <w:tc>
          <w:tcPr>
            <w:tcW w:w="1275" w:type="dxa"/>
            <w:tcBorders>
              <w:top w:val="single" w:sz="5" w:space="0" w:color="000000"/>
              <w:left w:val="single" w:sz="5" w:space="0" w:color="000000"/>
              <w:bottom w:val="single" w:sz="5" w:space="0" w:color="000000"/>
              <w:right w:val="single" w:sz="5" w:space="0" w:color="000000"/>
            </w:tcBorders>
            <w:tcPrChange w:id="106" w:author="Irfan Tri Raharjo, SE" w:date="2024-12-23T10:32:00Z">
              <w:tcPr>
                <w:tcW w:w="1275"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855DAC" w:rsidP="00124CB6">
            <w:pPr>
              <w:rPr>
                <w:rFonts w:ascii="Arial" w:hAnsi="Arial" w:cs="Arial"/>
                <w:sz w:val="22"/>
                <w:szCs w:val="22"/>
              </w:rPr>
            </w:pPr>
          </w:p>
        </w:tc>
      </w:tr>
      <w:tr w:rsidR="00855DAC" w:rsidRPr="00EF524F" w:rsidTr="00E268DF">
        <w:trPr>
          <w:trHeight w:hRule="exact" w:val="1908"/>
          <w:trPrChange w:id="107" w:author="Irfan Tri Raharjo, SE" w:date="2024-12-23T08:59:00Z">
            <w:trPr>
              <w:trHeight w:hRule="exact" w:val="1413"/>
            </w:trPr>
          </w:trPrChange>
        </w:trPr>
        <w:tc>
          <w:tcPr>
            <w:tcW w:w="566" w:type="dxa"/>
            <w:tcBorders>
              <w:top w:val="single" w:sz="5" w:space="0" w:color="000000"/>
              <w:left w:val="single" w:sz="5" w:space="0" w:color="000000"/>
              <w:bottom w:val="single" w:sz="5" w:space="0" w:color="000000"/>
              <w:right w:val="single" w:sz="5" w:space="0" w:color="000000"/>
            </w:tcBorders>
            <w:tcPrChange w:id="108" w:author="Irfan Tri Raharjo, SE" w:date="2024-12-23T08:59:00Z">
              <w:tcPr>
                <w:tcW w:w="566"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855DAC" w:rsidP="00124CB6">
            <w:pPr>
              <w:spacing w:line="220" w:lineRule="exact"/>
              <w:ind w:left="185" w:right="189"/>
              <w:jc w:val="center"/>
              <w:rPr>
                <w:rFonts w:ascii="Arial" w:eastAsia="Arial" w:hAnsi="Arial" w:cs="Arial"/>
                <w:sz w:val="22"/>
                <w:szCs w:val="22"/>
              </w:rPr>
            </w:pPr>
            <w:r w:rsidRPr="00EF524F">
              <w:rPr>
                <w:rFonts w:ascii="Arial" w:eastAsia="Arial" w:hAnsi="Arial" w:cs="Arial"/>
                <w:w w:val="99"/>
                <w:sz w:val="22"/>
                <w:szCs w:val="22"/>
              </w:rPr>
              <w:t>4</w:t>
            </w:r>
          </w:p>
        </w:tc>
        <w:tc>
          <w:tcPr>
            <w:tcW w:w="1445" w:type="dxa"/>
            <w:tcBorders>
              <w:top w:val="single" w:sz="5" w:space="0" w:color="000000"/>
              <w:left w:val="single" w:sz="5" w:space="0" w:color="000000"/>
              <w:bottom w:val="single" w:sz="5" w:space="0" w:color="000000"/>
              <w:right w:val="single" w:sz="5" w:space="0" w:color="000000"/>
            </w:tcBorders>
            <w:tcPrChange w:id="109" w:author="Irfan Tri Raharjo, SE" w:date="2024-12-23T08:59:00Z">
              <w:tcPr>
                <w:tcW w:w="1445"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FA4B9F" w:rsidP="00124CB6">
            <w:pPr>
              <w:rPr>
                <w:rFonts w:ascii="Arial" w:hAnsi="Arial" w:cs="Arial"/>
                <w:sz w:val="22"/>
                <w:szCs w:val="22"/>
              </w:rPr>
            </w:pPr>
            <w:r w:rsidRPr="00EF524F">
              <w:rPr>
                <w:rFonts w:ascii="Arial" w:hAnsi="Arial" w:cs="Arial"/>
                <w:sz w:val="22"/>
                <w:szCs w:val="22"/>
              </w:rPr>
              <w:t>Isi Pembelajaran:</w:t>
            </w:r>
          </w:p>
          <w:p w:rsidR="00FA4B9F" w:rsidRPr="00EF524F" w:rsidRDefault="00FA4B9F" w:rsidP="00124CB6">
            <w:pPr>
              <w:rPr>
                <w:rFonts w:ascii="Arial" w:hAnsi="Arial" w:cs="Arial"/>
                <w:sz w:val="22"/>
                <w:szCs w:val="22"/>
              </w:rPr>
            </w:pPr>
            <w:r w:rsidRPr="00EF524F">
              <w:rPr>
                <w:rFonts w:ascii="Arial" w:hAnsi="Arial" w:cs="Arial"/>
                <w:sz w:val="22"/>
                <w:szCs w:val="22"/>
              </w:rPr>
              <w:t>Kurikulum berbasis OBE</w:t>
            </w:r>
          </w:p>
        </w:tc>
        <w:tc>
          <w:tcPr>
            <w:tcW w:w="1418" w:type="dxa"/>
            <w:tcBorders>
              <w:top w:val="single" w:sz="5" w:space="0" w:color="000000"/>
              <w:left w:val="single" w:sz="5" w:space="0" w:color="000000"/>
              <w:bottom w:val="single" w:sz="5" w:space="0" w:color="000000"/>
              <w:right w:val="single" w:sz="5" w:space="0" w:color="000000"/>
            </w:tcBorders>
            <w:tcPrChange w:id="110" w:author="Irfan Tri Raharjo, SE" w:date="2024-12-23T08:59:00Z">
              <w:tcPr>
                <w:tcW w:w="1418"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FA4B9F" w:rsidP="00124CB6">
            <w:pPr>
              <w:rPr>
                <w:rFonts w:ascii="Arial" w:hAnsi="Arial" w:cs="Arial"/>
                <w:sz w:val="22"/>
                <w:szCs w:val="22"/>
              </w:rPr>
            </w:pPr>
            <w:r w:rsidRPr="00EF524F">
              <w:rPr>
                <w:rFonts w:ascii="Arial" w:hAnsi="Arial" w:cs="Arial"/>
                <w:sz w:val="22"/>
                <w:szCs w:val="22"/>
              </w:rPr>
              <w:t>1 mata kuliah yang berbasis riset atau proyek kolaboratif dengan industri terkait</w:t>
            </w:r>
          </w:p>
        </w:tc>
        <w:tc>
          <w:tcPr>
            <w:tcW w:w="1133" w:type="dxa"/>
            <w:tcBorders>
              <w:top w:val="single" w:sz="5" w:space="0" w:color="000000"/>
              <w:left w:val="single" w:sz="5" w:space="0" w:color="000000"/>
              <w:bottom w:val="single" w:sz="5" w:space="0" w:color="000000"/>
              <w:right w:val="single" w:sz="5" w:space="0" w:color="000000"/>
            </w:tcBorders>
            <w:tcPrChange w:id="111" w:author="Irfan Tri Raharjo, SE" w:date="2024-12-23T08:59:00Z">
              <w:tcPr>
                <w:tcW w:w="1133"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E268DF" w:rsidP="00124CB6">
            <w:pPr>
              <w:rPr>
                <w:rFonts w:ascii="Arial" w:hAnsi="Arial" w:cs="Arial"/>
                <w:sz w:val="22"/>
                <w:szCs w:val="22"/>
              </w:rPr>
            </w:pPr>
            <w:ins w:id="112" w:author="Irfan Tri Raharjo, SE" w:date="2024-12-23T09:02:00Z">
              <w:r>
                <w:rPr>
                  <w:rFonts w:ascii="Arial" w:hAnsi="Arial" w:cs="Arial"/>
                  <w:sz w:val="22"/>
                  <w:szCs w:val="22"/>
                </w:rPr>
                <w:t>mencapai</w:t>
              </w:r>
            </w:ins>
          </w:p>
        </w:tc>
        <w:tc>
          <w:tcPr>
            <w:tcW w:w="1135" w:type="dxa"/>
            <w:tcBorders>
              <w:top w:val="single" w:sz="5" w:space="0" w:color="000000"/>
              <w:left w:val="single" w:sz="5" w:space="0" w:color="000000"/>
              <w:bottom w:val="single" w:sz="5" w:space="0" w:color="000000"/>
              <w:right w:val="single" w:sz="5" w:space="0" w:color="000000"/>
            </w:tcBorders>
            <w:tcPrChange w:id="113" w:author="Irfan Tri Raharjo, SE" w:date="2024-12-23T08:59:00Z">
              <w:tcPr>
                <w:tcW w:w="1135"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E268DF" w:rsidP="00124CB6">
            <w:pPr>
              <w:rPr>
                <w:rFonts w:ascii="Arial" w:hAnsi="Arial" w:cs="Arial"/>
                <w:sz w:val="22"/>
                <w:szCs w:val="22"/>
              </w:rPr>
            </w:pPr>
            <w:ins w:id="114" w:author="Irfan Tri Raharjo, SE" w:date="2024-12-23T09:02:00Z">
              <w:r>
                <w:rPr>
                  <w:rFonts w:ascii="Arial" w:hAnsi="Arial" w:cs="Arial"/>
                  <w:sz w:val="22"/>
                  <w:szCs w:val="22"/>
                </w:rPr>
                <w:t>mencapai</w:t>
              </w:r>
            </w:ins>
          </w:p>
        </w:tc>
        <w:tc>
          <w:tcPr>
            <w:tcW w:w="1561" w:type="dxa"/>
            <w:tcBorders>
              <w:top w:val="single" w:sz="5" w:space="0" w:color="000000"/>
              <w:left w:val="single" w:sz="5" w:space="0" w:color="000000"/>
              <w:bottom w:val="single" w:sz="5" w:space="0" w:color="000000"/>
              <w:right w:val="single" w:sz="5" w:space="0" w:color="000000"/>
            </w:tcBorders>
            <w:tcPrChange w:id="115" w:author="Irfan Tri Raharjo, SE" w:date="2024-12-23T08:59:00Z">
              <w:tcPr>
                <w:tcW w:w="1561"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EA5265" w:rsidP="00124CB6">
            <w:pPr>
              <w:rPr>
                <w:rFonts w:ascii="Arial" w:hAnsi="Arial" w:cs="Arial"/>
                <w:sz w:val="22"/>
                <w:szCs w:val="22"/>
              </w:rPr>
            </w:pPr>
            <w:ins w:id="116" w:author="Irfan Tri Raharjo, SE" w:date="2024-12-23T10:35:00Z">
              <w:r>
                <w:rPr>
                  <w:rFonts w:ascii="Arial" w:hAnsi="Arial" w:cs="Arial"/>
                  <w:sz w:val="22"/>
                  <w:szCs w:val="22"/>
                </w:rPr>
                <w:t>Kemitraan universitas, fakultas, dan program studi dengan mitra</w:t>
              </w:r>
            </w:ins>
            <w:ins w:id="117" w:author="Irfan Tri Raharjo, SE" w:date="2024-12-23T10:36:00Z">
              <w:r>
                <w:rPr>
                  <w:rFonts w:ascii="Arial" w:hAnsi="Arial" w:cs="Arial"/>
                  <w:sz w:val="22"/>
                  <w:szCs w:val="22"/>
                </w:rPr>
                <w:t xml:space="preserve"> dunia usaha dan industri</w:t>
              </w:r>
            </w:ins>
          </w:p>
        </w:tc>
        <w:tc>
          <w:tcPr>
            <w:tcW w:w="1275" w:type="dxa"/>
            <w:tcBorders>
              <w:top w:val="single" w:sz="5" w:space="0" w:color="000000"/>
              <w:left w:val="single" w:sz="5" w:space="0" w:color="000000"/>
              <w:bottom w:val="single" w:sz="5" w:space="0" w:color="000000"/>
              <w:right w:val="single" w:sz="5" w:space="0" w:color="000000"/>
            </w:tcBorders>
            <w:tcPrChange w:id="118" w:author="Irfan Tri Raharjo, SE" w:date="2024-12-23T08:59:00Z">
              <w:tcPr>
                <w:tcW w:w="1275"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855DAC" w:rsidP="00124CB6">
            <w:pPr>
              <w:rPr>
                <w:rFonts w:ascii="Arial" w:hAnsi="Arial" w:cs="Arial"/>
                <w:sz w:val="22"/>
                <w:szCs w:val="22"/>
              </w:rPr>
            </w:pPr>
          </w:p>
        </w:tc>
      </w:tr>
      <w:tr w:rsidR="00855DAC" w:rsidRPr="00EF524F" w:rsidTr="00EA5265">
        <w:trPr>
          <w:trHeight w:hRule="exact" w:val="2198"/>
          <w:trPrChange w:id="119" w:author="Irfan Tri Raharjo, SE" w:date="2024-12-23T10:38:00Z">
            <w:trPr>
              <w:trHeight w:hRule="exact" w:val="1689"/>
            </w:trPr>
          </w:trPrChange>
        </w:trPr>
        <w:tc>
          <w:tcPr>
            <w:tcW w:w="566" w:type="dxa"/>
            <w:tcBorders>
              <w:top w:val="single" w:sz="5" w:space="0" w:color="000000"/>
              <w:left w:val="single" w:sz="5" w:space="0" w:color="000000"/>
              <w:bottom w:val="single" w:sz="5" w:space="0" w:color="000000"/>
              <w:right w:val="single" w:sz="5" w:space="0" w:color="000000"/>
            </w:tcBorders>
            <w:tcPrChange w:id="120" w:author="Irfan Tri Raharjo, SE" w:date="2024-12-23T10:38:00Z">
              <w:tcPr>
                <w:tcW w:w="566"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855DAC" w:rsidP="00124CB6">
            <w:pPr>
              <w:spacing w:line="220" w:lineRule="exact"/>
              <w:ind w:left="185" w:right="189"/>
              <w:jc w:val="center"/>
              <w:rPr>
                <w:rFonts w:ascii="Arial" w:eastAsia="Arial" w:hAnsi="Arial" w:cs="Arial"/>
                <w:sz w:val="22"/>
                <w:szCs w:val="22"/>
              </w:rPr>
            </w:pPr>
            <w:r w:rsidRPr="00EF524F">
              <w:rPr>
                <w:rFonts w:ascii="Arial" w:eastAsia="Arial" w:hAnsi="Arial" w:cs="Arial"/>
                <w:w w:val="99"/>
                <w:sz w:val="22"/>
                <w:szCs w:val="22"/>
              </w:rPr>
              <w:t>5</w:t>
            </w:r>
          </w:p>
        </w:tc>
        <w:tc>
          <w:tcPr>
            <w:tcW w:w="1445" w:type="dxa"/>
            <w:tcBorders>
              <w:top w:val="single" w:sz="5" w:space="0" w:color="000000"/>
              <w:left w:val="single" w:sz="5" w:space="0" w:color="000000"/>
              <w:bottom w:val="single" w:sz="5" w:space="0" w:color="000000"/>
              <w:right w:val="single" w:sz="5" w:space="0" w:color="000000"/>
            </w:tcBorders>
            <w:tcPrChange w:id="121" w:author="Irfan Tri Raharjo, SE" w:date="2024-12-23T10:38:00Z">
              <w:tcPr>
                <w:tcW w:w="1445"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FA4B9F" w:rsidP="00124CB6">
            <w:pPr>
              <w:rPr>
                <w:rFonts w:ascii="Arial" w:hAnsi="Arial" w:cs="Arial"/>
                <w:sz w:val="22"/>
                <w:szCs w:val="22"/>
              </w:rPr>
            </w:pPr>
            <w:r w:rsidRPr="00EF524F">
              <w:rPr>
                <w:rFonts w:ascii="Arial" w:hAnsi="Arial" w:cs="Arial"/>
                <w:sz w:val="22"/>
                <w:szCs w:val="22"/>
              </w:rPr>
              <w:t>Proses Pembelajaran:</w:t>
            </w:r>
          </w:p>
          <w:p w:rsidR="00FA4B9F" w:rsidRPr="00EF524F" w:rsidRDefault="00FA4B9F" w:rsidP="00124CB6">
            <w:pPr>
              <w:rPr>
                <w:rFonts w:ascii="Arial" w:hAnsi="Arial" w:cs="Arial"/>
                <w:sz w:val="22"/>
                <w:szCs w:val="22"/>
              </w:rPr>
            </w:pPr>
          </w:p>
        </w:tc>
        <w:tc>
          <w:tcPr>
            <w:tcW w:w="1418" w:type="dxa"/>
            <w:tcBorders>
              <w:top w:val="single" w:sz="5" w:space="0" w:color="000000"/>
              <w:left w:val="single" w:sz="5" w:space="0" w:color="000000"/>
              <w:bottom w:val="single" w:sz="5" w:space="0" w:color="000000"/>
              <w:right w:val="single" w:sz="5" w:space="0" w:color="000000"/>
            </w:tcBorders>
            <w:tcPrChange w:id="122" w:author="Irfan Tri Raharjo, SE" w:date="2024-12-23T10:38:00Z">
              <w:tcPr>
                <w:tcW w:w="1418"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FA4B9F" w:rsidP="00124CB6">
            <w:pPr>
              <w:rPr>
                <w:rFonts w:ascii="Arial" w:hAnsi="Arial" w:cs="Arial"/>
                <w:sz w:val="22"/>
                <w:szCs w:val="22"/>
              </w:rPr>
            </w:pPr>
            <w:r w:rsidRPr="00EF524F">
              <w:rPr>
                <w:rFonts w:ascii="Arial" w:hAnsi="Arial" w:cs="Arial"/>
                <w:sz w:val="22"/>
                <w:szCs w:val="22"/>
              </w:rPr>
              <w:t>Persentase kehadiran dosen dalam pengajaran minimal 90% dari total seluruh pertemuan</w:t>
            </w:r>
          </w:p>
        </w:tc>
        <w:tc>
          <w:tcPr>
            <w:tcW w:w="1133" w:type="dxa"/>
            <w:tcBorders>
              <w:top w:val="single" w:sz="5" w:space="0" w:color="000000"/>
              <w:left w:val="single" w:sz="5" w:space="0" w:color="000000"/>
              <w:bottom w:val="single" w:sz="5" w:space="0" w:color="000000"/>
              <w:right w:val="single" w:sz="5" w:space="0" w:color="000000"/>
            </w:tcBorders>
            <w:tcPrChange w:id="123" w:author="Irfan Tri Raharjo, SE" w:date="2024-12-23T10:38:00Z">
              <w:tcPr>
                <w:tcW w:w="1133"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E75770" w:rsidP="00E75770">
            <w:pPr>
              <w:rPr>
                <w:rFonts w:ascii="Arial" w:hAnsi="Arial" w:cs="Arial"/>
                <w:sz w:val="22"/>
                <w:szCs w:val="22"/>
              </w:rPr>
            </w:pPr>
            <w:ins w:id="124" w:author="Irfan Tri Raharjo, SE" w:date="2024-12-23T09:04:00Z">
              <w:r>
                <w:rPr>
                  <w:rFonts w:ascii="Arial" w:hAnsi="Arial" w:cs="Arial"/>
                  <w:sz w:val="22"/>
                  <w:szCs w:val="22"/>
                </w:rPr>
                <w:t xml:space="preserve">Rerata </w:t>
              </w:r>
            </w:ins>
            <w:ins w:id="125" w:author="Irfan Tri Raharjo, SE" w:date="2024-12-23T09:06:00Z">
              <w:r>
                <w:rPr>
                  <w:rFonts w:ascii="Arial" w:hAnsi="Arial" w:cs="Arial"/>
                  <w:sz w:val="22"/>
                  <w:szCs w:val="22"/>
                </w:rPr>
                <w:t>93 persen</w:t>
              </w:r>
            </w:ins>
          </w:p>
        </w:tc>
        <w:tc>
          <w:tcPr>
            <w:tcW w:w="1135" w:type="dxa"/>
            <w:tcBorders>
              <w:top w:val="single" w:sz="5" w:space="0" w:color="000000"/>
              <w:left w:val="single" w:sz="5" w:space="0" w:color="000000"/>
              <w:bottom w:val="single" w:sz="5" w:space="0" w:color="000000"/>
              <w:right w:val="single" w:sz="5" w:space="0" w:color="000000"/>
            </w:tcBorders>
            <w:tcPrChange w:id="126" w:author="Irfan Tri Raharjo, SE" w:date="2024-12-23T10:38:00Z">
              <w:tcPr>
                <w:tcW w:w="1135"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E75770" w:rsidP="00E75770">
            <w:pPr>
              <w:rPr>
                <w:rFonts w:ascii="Arial" w:hAnsi="Arial" w:cs="Arial"/>
                <w:sz w:val="22"/>
                <w:szCs w:val="22"/>
              </w:rPr>
            </w:pPr>
            <w:ins w:id="127" w:author="Irfan Tri Raharjo, SE" w:date="2024-12-23T09:04:00Z">
              <w:r>
                <w:rPr>
                  <w:rFonts w:ascii="Arial" w:hAnsi="Arial" w:cs="Arial"/>
                  <w:sz w:val="22"/>
                  <w:szCs w:val="22"/>
                </w:rPr>
                <w:t>Rerata 9</w:t>
              </w:r>
            </w:ins>
            <w:ins w:id="128" w:author="Irfan Tri Raharjo, SE" w:date="2024-12-23T09:07:00Z">
              <w:r>
                <w:rPr>
                  <w:rFonts w:ascii="Arial" w:hAnsi="Arial" w:cs="Arial"/>
                  <w:sz w:val="22"/>
                  <w:szCs w:val="22"/>
                </w:rPr>
                <w:t>1</w:t>
              </w:r>
            </w:ins>
            <w:ins w:id="129" w:author="Irfan Tri Raharjo, SE" w:date="2024-12-23T09:04:00Z">
              <w:r>
                <w:rPr>
                  <w:rFonts w:ascii="Arial" w:hAnsi="Arial" w:cs="Arial"/>
                  <w:sz w:val="22"/>
                  <w:szCs w:val="22"/>
                </w:rPr>
                <w:t xml:space="preserve"> persen</w:t>
              </w:r>
            </w:ins>
          </w:p>
        </w:tc>
        <w:tc>
          <w:tcPr>
            <w:tcW w:w="1561" w:type="dxa"/>
            <w:tcBorders>
              <w:top w:val="single" w:sz="5" w:space="0" w:color="000000"/>
              <w:left w:val="single" w:sz="5" w:space="0" w:color="000000"/>
              <w:bottom w:val="single" w:sz="5" w:space="0" w:color="000000"/>
              <w:right w:val="single" w:sz="5" w:space="0" w:color="000000"/>
            </w:tcBorders>
            <w:tcPrChange w:id="130" w:author="Irfan Tri Raharjo, SE" w:date="2024-12-23T10:38:00Z">
              <w:tcPr>
                <w:tcW w:w="1561" w:type="dxa"/>
                <w:tcBorders>
                  <w:top w:val="single" w:sz="5" w:space="0" w:color="000000"/>
                  <w:left w:val="single" w:sz="5" w:space="0" w:color="000000"/>
                  <w:bottom w:val="single" w:sz="5" w:space="0" w:color="000000"/>
                  <w:right w:val="single" w:sz="5" w:space="0" w:color="000000"/>
                </w:tcBorders>
              </w:tcPr>
            </w:tcPrChange>
          </w:tcPr>
          <w:p w:rsidR="00855DAC" w:rsidRDefault="00EA5265" w:rsidP="00124CB6">
            <w:pPr>
              <w:rPr>
                <w:ins w:id="131" w:author="Irfan Tri Raharjo, SE" w:date="2024-12-23T10:37:00Z"/>
                <w:rFonts w:ascii="Arial" w:hAnsi="Arial" w:cs="Arial"/>
                <w:sz w:val="22"/>
                <w:szCs w:val="22"/>
              </w:rPr>
            </w:pPr>
            <w:ins w:id="132" w:author="Irfan Tri Raharjo, SE" w:date="2024-12-23T10:36:00Z">
              <w:r>
                <w:rPr>
                  <w:rFonts w:ascii="Arial" w:hAnsi="Arial" w:cs="Arial"/>
                  <w:sz w:val="22"/>
                  <w:szCs w:val="22"/>
                </w:rPr>
                <w:t>Kebijakan blended</w:t>
              </w:r>
            </w:ins>
            <w:ins w:id="133" w:author="Irfan Tri Raharjo, SE" w:date="2024-12-23T10:37:00Z">
              <w:r>
                <w:rPr>
                  <w:rFonts w:ascii="Arial" w:hAnsi="Arial" w:cs="Arial"/>
                  <w:sz w:val="22"/>
                  <w:szCs w:val="22"/>
                </w:rPr>
                <w:t xml:space="preserve"> learning,</w:t>
              </w:r>
            </w:ins>
          </w:p>
          <w:p w:rsidR="00EA5265" w:rsidRDefault="00EA5265" w:rsidP="00124CB6">
            <w:pPr>
              <w:rPr>
                <w:ins w:id="134" w:author="Irfan Tri Raharjo, SE" w:date="2024-12-23T10:37:00Z"/>
                <w:rFonts w:ascii="Arial" w:hAnsi="Arial" w:cs="Arial"/>
                <w:sz w:val="22"/>
                <w:szCs w:val="22"/>
              </w:rPr>
            </w:pPr>
            <w:ins w:id="135" w:author="Irfan Tri Raharjo, SE" w:date="2024-12-23T10:37:00Z">
              <w:r>
                <w:rPr>
                  <w:rFonts w:ascii="Arial" w:hAnsi="Arial" w:cs="Arial"/>
                  <w:sz w:val="22"/>
                  <w:szCs w:val="22"/>
                </w:rPr>
                <w:t xml:space="preserve">Jurnal perkuliahan online </w:t>
              </w:r>
            </w:ins>
            <w:ins w:id="136" w:author="Irfan Tri Raharjo, SE" w:date="2024-12-23T10:38:00Z">
              <w:r>
                <w:rPr>
                  <w:rFonts w:ascii="Arial" w:hAnsi="Arial" w:cs="Arial"/>
                  <w:sz w:val="22"/>
                  <w:szCs w:val="22"/>
                </w:rPr>
                <w:t>(Macis), MS Teams</w:t>
              </w:r>
            </w:ins>
          </w:p>
          <w:p w:rsidR="00EA5265" w:rsidRPr="00EF524F" w:rsidRDefault="00EA5265"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Change w:id="137" w:author="Irfan Tri Raharjo, SE" w:date="2024-12-23T10:38:00Z">
              <w:tcPr>
                <w:tcW w:w="1275"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855DAC" w:rsidP="00124CB6">
            <w:pPr>
              <w:rPr>
                <w:rFonts w:ascii="Arial" w:hAnsi="Arial" w:cs="Arial"/>
                <w:sz w:val="22"/>
                <w:szCs w:val="22"/>
              </w:rPr>
            </w:pPr>
          </w:p>
        </w:tc>
      </w:tr>
      <w:tr w:rsidR="00855DAC" w:rsidRPr="00EF524F" w:rsidTr="00EA5265">
        <w:trPr>
          <w:trHeight w:hRule="exact" w:val="2130"/>
          <w:trPrChange w:id="138" w:author="Irfan Tri Raharjo, SE" w:date="2024-12-23T10:40:00Z">
            <w:trPr>
              <w:trHeight w:hRule="exact" w:val="1407"/>
            </w:trPr>
          </w:trPrChange>
        </w:trPr>
        <w:tc>
          <w:tcPr>
            <w:tcW w:w="566" w:type="dxa"/>
            <w:tcBorders>
              <w:top w:val="single" w:sz="5" w:space="0" w:color="000000"/>
              <w:left w:val="single" w:sz="5" w:space="0" w:color="000000"/>
              <w:bottom w:val="single" w:sz="5" w:space="0" w:color="000000"/>
              <w:right w:val="single" w:sz="5" w:space="0" w:color="000000"/>
            </w:tcBorders>
            <w:tcPrChange w:id="139" w:author="Irfan Tri Raharjo, SE" w:date="2024-12-23T10:40:00Z">
              <w:tcPr>
                <w:tcW w:w="566"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855DAC" w:rsidP="00124CB6">
            <w:pPr>
              <w:spacing w:line="220" w:lineRule="exact"/>
              <w:ind w:left="185" w:right="189"/>
              <w:jc w:val="center"/>
              <w:rPr>
                <w:rFonts w:ascii="Arial" w:eastAsia="Arial" w:hAnsi="Arial" w:cs="Arial"/>
                <w:sz w:val="22"/>
                <w:szCs w:val="22"/>
              </w:rPr>
            </w:pPr>
            <w:del w:id="140" w:author="Irfan Tri Raharjo, SE" w:date="2024-12-23T09:08:00Z">
              <w:r w:rsidRPr="00EF524F" w:rsidDel="00E75770">
                <w:rPr>
                  <w:rFonts w:ascii="Arial" w:eastAsia="Arial" w:hAnsi="Arial" w:cs="Arial"/>
                  <w:w w:val="99"/>
                  <w:sz w:val="22"/>
                  <w:szCs w:val="22"/>
                </w:rPr>
                <w:delText>8</w:delText>
              </w:r>
            </w:del>
            <w:ins w:id="141" w:author="Irfan Tri Raharjo, SE" w:date="2024-12-23T09:08:00Z">
              <w:r w:rsidR="00E75770">
                <w:rPr>
                  <w:rFonts w:ascii="Arial" w:eastAsia="Arial" w:hAnsi="Arial" w:cs="Arial"/>
                  <w:w w:val="99"/>
                  <w:sz w:val="22"/>
                  <w:szCs w:val="22"/>
                </w:rPr>
                <w:t>6</w:t>
              </w:r>
            </w:ins>
          </w:p>
        </w:tc>
        <w:tc>
          <w:tcPr>
            <w:tcW w:w="1445" w:type="dxa"/>
            <w:tcBorders>
              <w:top w:val="single" w:sz="5" w:space="0" w:color="000000"/>
              <w:left w:val="single" w:sz="5" w:space="0" w:color="000000"/>
              <w:bottom w:val="single" w:sz="5" w:space="0" w:color="000000"/>
              <w:right w:val="single" w:sz="5" w:space="0" w:color="000000"/>
            </w:tcBorders>
            <w:tcPrChange w:id="142" w:author="Irfan Tri Raharjo, SE" w:date="2024-12-23T10:40:00Z">
              <w:tcPr>
                <w:tcW w:w="1445"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C9174F" w:rsidP="00124CB6">
            <w:pPr>
              <w:rPr>
                <w:rFonts w:ascii="Arial" w:hAnsi="Arial" w:cs="Arial"/>
                <w:sz w:val="22"/>
                <w:szCs w:val="22"/>
              </w:rPr>
            </w:pPr>
            <w:r w:rsidRPr="00EF524F">
              <w:rPr>
                <w:rFonts w:ascii="Arial" w:hAnsi="Arial" w:cs="Arial"/>
                <w:sz w:val="22"/>
                <w:szCs w:val="22"/>
              </w:rPr>
              <w:t>Pekerjaan Lulusan</w:t>
            </w:r>
          </w:p>
        </w:tc>
        <w:tc>
          <w:tcPr>
            <w:tcW w:w="1418" w:type="dxa"/>
            <w:tcBorders>
              <w:top w:val="single" w:sz="5" w:space="0" w:color="000000"/>
              <w:left w:val="single" w:sz="5" w:space="0" w:color="000000"/>
              <w:bottom w:val="single" w:sz="5" w:space="0" w:color="000000"/>
              <w:right w:val="single" w:sz="5" w:space="0" w:color="000000"/>
            </w:tcBorders>
            <w:tcPrChange w:id="143" w:author="Irfan Tri Raharjo, SE" w:date="2024-12-23T10:40:00Z">
              <w:tcPr>
                <w:tcW w:w="1418" w:type="dxa"/>
                <w:tcBorders>
                  <w:top w:val="single" w:sz="5" w:space="0" w:color="000000"/>
                  <w:left w:val="single" w:sz="5" w:space="0" w:color="000000"/>
                  <w:bottom w:val="single" w:sz="5" w:space="0" w:color="000000"/>
                  <w:right w:val="single" w:sz="5" w:space="0" w:color="000000"/>
                </w:tcBorders>
              </w:tcPr>
            </w:tcPrChange>
          </w:tcPr>
          <w:p w:rsidR="00C9174F" w:rsidRPr="00EF524F" w:rsidRDefault="00C9174F" w:rsidP="00C9174F">
            <w:pPr>
              <w:rPr>
                <w:rFonts w:ascii="Arial" w:hAnsi="Arial" w:cs="Arial"/>
                <w:sz w:val="22"/>
                <w:szCs w:val="22"/>
              </w:rPr>
            </w:pPr>
            <w:r w:rsidRPr="00EF524F">
              <w:rPr>
                <w:rFonts w:ascii="Arial" w:hAnsi="Arial" w:cs="Arial"/>
                <w:sz w:val="22"/>
                <w:szCs w:val="22"/>
              </w:rPr>
              <w:t>Persentase jumlah lulusan yang mendapat pekerjaan dalam</w:t>
            </w:r>
          </w:p>
          <w:p w:rsidR="00855DAC" w:rsidRPr="00EF524F" w:rsidRDefault="00C9174F" w:rsidP="00C9174F">
            <w:pPr>
              <w:rPr>
                <w:rFonts w:ascii="Arial" w:hAnsi="Arial" w:cs="Arial"/>
                <w:sz w:val="22"/>
                <w:szCs w:val="22"/>
              </w:rPr>
            </w:pPr>
            <w:r w:rsidRPr="00EF524F">
              <w:rPr>
                <w:rFonts w:ascii="Arial" w:hAnsi="Arial" w:cs="Arial"/>
                <w:sz w:val="22"/>
                <w:szCs w:val="22"/>
              </w:rPr>
              <w:t>rentang waktu 6 bulan</w:t>
            </w:r>
          </w:p>
        </w:tc>
        <w:tc>
          <w:tcPr>
            <w:tcW w:w="1133" w:type="dxa"/>
            <w:tcBorders>
              <w:top w:val="single" w:sz="5" w:space="0" w:color="000000"/>
              <w:left w:val="single" w:sz="5" w:space="0" w:color="000000"/>
              <w:bottom w:val="single" w:sz="5" w:space="0" w:color="000000"/>
              <w:right w:val="single" w:sz="5" w:space="0" w:color="000000"/>
            </w:tcBorders>
            <w:tcPrChange w:id="144" w:author="Irfan Tri Raharjo, SE" w:date="2024-12-23T10:40:00Z">
              <w:tcPr>
                <w:tcW w:w="1133"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1C11A9" w:rsidP="001C11A9">
            <w:pPr>
              <w:rPr>
                <w:rFonts w:ascii="Arial" w:hAnsi="Arial" w:cs="Arial"/>
                <w:sz w:val="22"/>
                <w:szCs w:val="22"/>
              </w:rPr>
            </w:pPr>
            <w:ins w:id="145" w:author="Irfan Tri Raharjo, SE" w:date="2024-12-23T09:18:00Z">
              <w:r>
                <w:rPr>
                  <w:rFonts w:ascii="Arial" w:hAnsi="Arial" w:cs="Arial"/>
                  <w:sz w:val="22"/>
                  <w:szCs w:val="22"/>
                </w:rPr>
                <w:t>60</w:t>
              </w:r>
            </w:ins>
            <w:ins w:id="146" w:author="Irfan Tri Raharjo, SE" w:date="2024-12-23T09:17:00Z">
              <w:r>
                <w:rPr>
                  <w:rFonts w:ascii="Arial" w:hAnsi="Arial" w:cs="Arial"/>
                  <w:sz w:val="22"/>
                  <w:szCs w:val="22"/>
                </w:rPr>
                <w:t>.</w:t>
              </w:r>
            </w:ins>
            <w:ins w:id="147" w:author="Irfan Tri Raharjo, SE" w:date="2024-12-23T09:20:00Z">
              <w:r>
                <w:rPr>
                  <w:rFonts w:ascii="Arial" w:hAnsi="Arial" w:cs="Arial"/>
                  <w:sz w:val="22"/>
                  <w:szCs w:val="22"/>
                </w:rPr>
                <w:t>55</w:t>
              </w:r>
            </w:ins>
          </w:p>
        </w:tc>
        <w:tc>
          <w:tcPr>
            <w:tcW w:w="1135" w:type="dxa"/>
            <w:tcBorders>
              <w:top w:val="single" w:sz="5" w:space="0" w:color="000000"/>
              <w:left w:val="single" w:sz="5" w:space="0" w:color="000000"/>
              <w:bottom w:val="single" w:sz="5" w:space="0" w:color="000000"/>
              <w:right w:val="single" w:sz="5" w:space="0" w:color="000000"/>
            </w:tcBorders>
            <w:tcPrChange w:id="148" w:author="Irfan Tri Raharjo, SE" w:date="2024-12-23T10:40:00Z">
              <w:tcPr>
                <w:tcW w:w="1135"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1C11A9" w:rsidP="00124CB6">
            <w:pPr>
              <w:rPr>
                <w:rFonts w:ascii="Arial" w:hAnsi="Arial" w:cs="Arial"/>
                <w:sz w:val="22"/>
                <w:szCs w:val="22"/>
              </w:rPr>
            </w:pPr>
            <w:ins w:id="149" w:author="Irfan Tri Raharjo, SE" w:date="2024-12-23T09:17:00Z">
              <w:r>
                <w:rPr>
                  <w:rFonts w:ascii="Arial" w:hAnsi="Arial" w:cs="Arial"/>
                  <w:sz w:val="22"/>
                  <w:szCs w:val="22"/>
                </w:rPr>
                <w:t>61.26</w:t>
              </w:r>
            </w:ins>
          </w:p>
        </w:tc>
        <w:tc>
          <w:tcPr>
            <w:tcW w:w="1561" w:type="dxa"/>
            <w:tcBorders>
              <w:top w:val="single" w:sz="5" w:space="0" w:color="000000"/>
              <w:left w:val="single" w:sz="5" w:space="0" w:color="000000"/>
              <w:bottom w:val="single" w:sz="5" w:space="0" w:color="000000"/>
              <w:right w:val="single" w:sz="5" w:space="0" w:color="000000"/>
            </w:tcBorders>
            <w:tcPrChange w:id="150" w:author="Irfan Tri Raharjo, SE" w:date="2024-12-23T10:40:00Z">
              <w:tcPr>
                <w:tcW w:w="1561"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855DAC"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Change w:id="151" w:author="Irfan Tri Raharjo, SE" w:date="2024-12-23T10:40:00Z">
              <w:tcPr>
                <w:tcW w:w="1275"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855DAC" w:rsidP="00124CB6">
            <w:pPr>
              <w:rPr>
                <w:rFonts w:ascii="Arial" w:hAnsi="Arial" w:cs="Arial"/>
                <w:sz w:val="22"/>
                <w:szCs w:val="22"/>
              </w:rPr>
            </w:pPr>
          </w:p>
        </w:tc>
      </w:tr>
      <w:tr w:rsidR="00855DAC" w:rsidRPr="00EF524F" w:rsidTr="00F4248B">
        <w:trPr>
          <w:trHeight w:hRule="exact" w:val="1861"/>
          <w:trPrChange w:id="152" w:author="Irfan Tri Raharjo, SE" w:date="2024-12-23T09:09:00Z">
            <w:trPr>
              <w:trHeight w:hRule="exact" w:val="1436"/>
            </w:trPr>
          </w:trPrChange>
        </w:trPr>
        <w:tc>
          <w:tcPr>
            <w:tcW w:w="566" w:type="dxa"/>
            <w:tcBorders>
              <w:top w:val="single" w:sz="5" w:space="0" w:color="000000"/>
              <w:left w:val="single" w:sz="5" w:space="0" w:color="000000"/>
              <w:bottom w:val="single" w:sz="5" w:space="0" w:color="000000"/>
              <w:right w:val="single" w:sz="5" w:space="0" w:color="000000"/>
            </w:tcBorders>
            <w:tcPrChange w:id="153" w:author="Irfan Tri Raharjo, SE" w:date="2024-12-23T09:09:00Z">
              <w:tcPr>
                <w:tcW w:w="566"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855DAC" w:rsidP="00124CB6">
            <w:pPr>
              <w:spacing w:before="1"/>
              <w:ind w:left="185" w:right="189"/>
              <w:jc w:val="center"/>
              <w:rPr>
                <w:rFonts w:ascii="Arial" w:eastAsia="Arial" w:hAnsi="Arial" w:cs="Arial"/>
                <w:sz w:val="22"/>
                <w:szCs w:val="22"/>
              </w:rPr>
            </w:pPr>
            <w:del w:id="154" w:author="Irfan Tri Raharjo, SE" w:date="2024-12-23T09:08:00Z">
              <w:r w:rsidRPr="00EF524F" w:rsidDel="00E75770">
                <w:rPr>
                  <w:rFonts w:ascii="Arial" w:eastAsia="Arial" w:hAnsi="Arial" w:cs="Arial"/>
                  <w:w w:val="99"/>
                  <w:sz w:val="22"/>
                  <w:szCs w:val="22"/>
                </w:rPr>
                <w:delText>9</w:delText>
              </w:r>
            </w:del>
            <w:ins w:id="155" w:author="Irfan Tri Raharjo, SE" w:date="2024-12-23T09:08:00Z">
              <w:r w:rsidR="00E75770">
                <w:rPr>
                  <w:rFonts w:ascii="Arial" w:eastAsia="Arial" w:hAnsi="Arial" w:cs="Arial"/>
                  <w:w w:val="99"/>
                  <w:sz w:val="22"/>
                  <w:szCs w:val="22"/>
                </w:rPr>
                <w:t>7</w:t>
              </w:r>
            </w:ins>
          </w:p>
        </w:tc>
        <w:tc>
          <w:tcPr>
            <w:tcW w:w="1445" w:type="dxa"/>
            <w:tcBorders>
              <w:top w:val="single" w:sz="5" w:space="0" w:color="000000"/>
              <w:left w:val="single" w:sz="5" w:space="0" w:color="000000"/>
              <w:bottom w:val="single" w:sz="5" w:space="0" w:color="000000"/>
              <w:right w:val="single" w:sz="5" w:space="0" w:color="000000"/>
            </w:tcBorders>
            <w:tcPrChange w:id="156" w:author="Irfan Tri Raharjo, SE" w:date="2024-12-23T09:09:00Z">
              <w:tcPr>
                <w:tcW w:w="1445"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C9174F" w:rsidP="00124CB6">
            <w:pPr>
              <w:rPr>
                <w:rFonts w:ascii="Arial" w:hAnsi="Arial" w:cs="Arial"/>
                <w:sz w:val="22"/>
                <w:szCs w:val="22"/>
              </w:rPr>
            </w:pPr>
            <w:r w:rsidRPr="00EF524F">
              <w:rPr>
                <w:rFonts w:ascii="Arial" w:hAnsi="Arial" w:cs="Arial"/>
                <w:sz w:val="22"/>
                <w:szCs w:val="22"/>
              </w:rPr>
              <w:t>Pengayaan Belajar Mahasiswa</w:t>
            </w:r>
          </w:p>
        </w:tc>
        <w:tc>
          <w:tcPr>
            <w:tcW w:w="1418" w:type="dxa"/>
            <w:tcBorders>
              <w:top w:val="single" w:sz="5" w:space="0" w:color="000000"/>
              <w:left w:val="single" w:sz="5" w:space="0" w:color="000000"/>
              <w:bottom w:val="single" w:sz="5" w:space="0" w:color="000000"/>
              <w:right w:val="single" w:sz="5" w:space="0" w:color="000000"/>
            </w:tcBorders>
            <w:tcPrChange w:id="157" w:author="Irfan Tri Raharjo, SE" w:date="2024-12-23T09:09:00Z">
              <w:tcPr>
                <w:tcW w:w="1418"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C9174F" w:rsidP="00C9174F">
            <w:pPr>
              <w:rPr>
                <w:rFonts w:ascii="Arial" w:hAnsi="Arial" w:cs="Arial"/>
                <w:sz w:val="22"/>
                <w:szCs w:val="22"/>
              </w:rPr>
            </w:pPr>
            <w:r w:rsidRPr="00EF524F">
              <w:rPr>
                <w:rFonts w:ascii="Arial" w:hAnsi="Arial" w:cs="Arial"/>
                <w:sz w:val="22"/>
                <w:szCs w:val="22"/>
              </w:rPr>
              <w:t>Persentase mahasiswa yang mendapat pengalaman di luar kampus.</w:t>
            </w:r>
          </w:p>
        </w:tc>
        <w:tc>
          <w:tcPr>
            <w:tcW w:w="1133" w:type="dxa"/>
            <w:tcBorders>
              <w:top w:val="single" w:sz="5" w:space="0" w:color="000000"/>
              <w:left w:val="single" w:sz="5" w:space="0" w:color="000000"/>
              <w:bottom w:val="single" w:sz="5" w:space="0" w:color="000000"/>
              <w:right w:val="single" w:sz="5" w:space="0" w:color="000000"/>
            </w:tcBorders>
            <w:tcPrChange w:id="158" w:author="Irfan Tri Raharjo, SE" w:date="2024-12-23T09:09:00Z">
              <w:tcPr>
                <w:tcW w:w="1133"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A37BBC" w:rsidP="00124CB6">
            <w:pPr>
              <w:rPr>
                <w:rFonts w:ascii="Arial" w:hAnsi="Arial" w:cs="Arial"/>
                <w:sz w:val="22"/>
                <w:szCs w:val="22"/>
              </w:rPr>
            </w:pPr>
            <w:ins w:id="159" w:author="Irfan Tri Raharjo, SE" w:date="2024-12-23T09:50:00Z">
              <w:r>
                <w:rPr>
                  <w:rFonts w:ascii="Arial" w:hAnsi="Arial" w:cs="Arial"/>
                  <w:sz w:val="22"/>
                  <w:szCs w:val="22"/>
                </w:rPr>
                <w:t>112/jumlah mahasiswa eligible MBKM</w:t>
              </w:r>
            </w:ins>
          </w:p>
        </w:tc>
        <w:tc>
          <w:tcPr>
            <w:tcW w:w="1135" w:type="dxa"/>
            <w:tcBorders>
              <w:top w:val="single" w:sz="5" w:space="0" w:color="000000"/>
              <w:left w:val="single" w:sz="5" w:space="0" w:color="000000"/>
              <w:bottom w:val="single" w:sz="5" w:space="0" w:color="000000"/>
              <w:right w:val="single" w:sz="5" w:space="0" w:color="000000"/>
            </w:tcBorders>
            <w:tcPrChange w:id="160" w:author="Irfan Tri Raharjo, SE" w:date="2024-12-23T09:09:00Z">
              <w:tcPr>
                <w:tcW w:w="1135"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A37BBC" w:rsidP="00124CB6">
            <w:pPr>
              <w:rPr>
                <w:rFonts w:ascii="Arial" w:hAnsi="Arial" w:cs="Arial"/>
                <w:sz w:val="22"/>
                <w:szCs w:val="22"/>
              </w:rPr>
            </w:pPr>
            <w:ins w:id="161" w:author="Irfan Tri Raharjo, SE" w:date="2024-12-23T09:50:00Z">
              <w:r>
                <w:rPr>
                  <w:rFonts w:ascii="Arial" w:hAnsi="Arial" w:cs="Arial"/>
                  <w:sz w:val="22"/>
                  <w:szCs w:val="22"/>
                </w:rPr>
                <w:t>116/jumlah mahasiswa eligible MBKM</w:t>
              </w:r>
            </w:ins>
          </w:p>
        </w:tc>
        <w:tc>
          <w:tcPr>
            <w:tcW w:w="1561" w:type="dxa"/>
            <w:tcBorders>
              <w:top w:val="single" w:sz="5" w:space="0" w:color="000000"/>
              <w:left w:val="single" w:sz="5" w:space="0" w:color="000000"/>
              <w:bottom w:val="single" w:sz="5" w:space="0" w:color="000000"/>
              <w:right w:val="single" w:sz="5" w:space="0" w:color="000000"/>
            </w:tcBorders>
            <w:tcPrChange w:id="162" w:author="Irfan Tri Raharjo, SE" w:date="2024-12-23T09:09:00Z">
              <w:tcPr>
                <w:tcW w:w="1561"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855DAC"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Change w:id="163" w:author="Irfan Tri Raharjo, SE" w:date="2024-12-23T09:09:00Z">
              <w:tcPr>
                <w:tcW w:w="1275"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855DAC" w:rsidP="00124CB6">
            <w:pPr>
              <w:rPr>
                <w:rFonts w:ascii="Arial" w:hAnsi="Arial" w:cs="Arial"/>
                <w:sz w:val="22"/>
                <w:szCs w:val="22"/>
              </w:rPr>
            </w:pPr>
          </w:p>
        </w:tc>
      </w:tr>
      <w:tr w:rsidR="00855DAC" w:rsidRPr="00EF524F" w:rsidTr="00F4248B">
        <w:trPr>
          <w:trHeight w:hRule="exact" w:val="3120"/>
          <w:trPrChange w:id="164" w:author="Irfan Tri Raharjo, SE" w:date="2024-12-23T09:09:00Z">
            <w:trPr>
              <w:trHeight w:hRule="exact" w:val="2122"/>
            </w:trPr>
          </w:trPrChange>
        </w:trPr>
        <w:tc>
          <w:tcPr>
            <w:tcW w:w="566" w:type="dxa"/>
            <w:tcBorders>
              <w:top w:val="single" w:sz="5" w:space="0" w:color="000000"/>
              <w:left w:val="single" w:sz="5" w:space="0" w:color="000000"/>
              <w:bottom w:val="single" w:sz="5" w:space="0" w:color="000000"/>
              <w:right w:val="single" w:sz="5" w:space="0" w:color="000000"/>
            </w:tcBorders>
            <w:tcPrChange w:id="165" w:author="Irfan Tri Raharjo, SE" w:date="2024-12-23T09:09:00Z">
              <w:tcPr>
                <w:tcW w:w="566"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855DAC" w:rsidP="00124CB6">
            <w:pPr>
              <w:spacing w:line="220" w:lineRule="exact"/>
              <w:ind w:left="165"/>
              <w:rPr>
                <w:rFonts w:ascii="Arial" w:eastAsia="Arial" w:hAnsi="Arial" w:cs="Arial"/>
                <w:sz w:val="22"/>
                <w:szCs w:val="22"/>
              </w:rPr>
            </w:pPr>
            <w:del w:id="166" w:author="Irfan Tri Raharjo, SE" w:date="2024-12-23T09:08:00Z">
              <w:r w:rsidRPr="00EF524F" w:rsidDel="00E75770">
                <w:rPr>
                  <w:rFonts w:ascii="Arial" w:eastAsia="Arial" w:hAnsi="Arial" w:cs="Arial"/>
                  <w:sz w:val="22"/>
                  <w:szCs w:val="22"/>
                </w:rPr>
                <w:lastRenderedPageBreak/>
                <w:delText>10</w:delText>
              </w:r>
            </w:del>
            <w:ins w:id="167" w:author="Irfan Tri Raharjo, SE" w:date="2024-12-23T09:08:00Z">
              <w:r w:rsidR="00E75770">
                <w:rPr>
                  <w:rFonts w:ascii="Arial" w:eastAsia="Arial" w:hAnsi="Arial" w:cs="Arial"/>
                  <w:sz w:val="22"/>
                  <w:szCs w:val="22"/>
                </w:rPr>
                <w:t>8</w:t>
              </w:r>
            </w:ins>
          </w:p>
        </w:tc>
        <w:tc>
          <w:tcPr>
            <w:tcW w:w="1445" w:type="dxa"/>
            <w:tcBorders>
              <w:top w:val="single" w:sz="5" w:space="0" w:color="000000"/>
              <w:left w:val="single" w:sz="5" w:space="0" w:color="000000"/>
              <w:bottom w:val="single" w:sz="5" w:space="0" w:color="000000"/>
              <w:right w:val="single" w:sz="5" w:space="0" w:color="000000"/>
            </w:tcBorders>
            <w:tcPrChange w:id="168" w:author="Irfan Tri Raharjo, SE" w:date="2024-12-23T09:09:00Z">
              <w:tcPr>
                <w:tcW w:w="1445"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C9174F" w:rsidP="00124CB6">
            <w:pPr>
              <w:rPr>
                <w:rFonts w:ascii="Arial" w:hAnsi="Arial" w:cs="Arial"/>
                <w:sz w:val="22"/>
                <w:szCs w:val="22"/>
              </w:rPr>
            </w:pPr>
            <w:r w:rsidRPr="00EF524F">
              <w:rPr>
                <w:rFonts w:ascii="Arial" w:hAnsi="Arial" w:cs="Arial"/>
                <w:sz w:val="22"/>
                <w:szCs w:val="22"/>
              </w:rPr>
              <w:t>Kegiatan Dosen di Lembaga lain</w:t>
            </w:r>
          </w:p>
        </w:tc>
        <w:tc>
          <w:tcPr>
            <w:tcW w:w="1418" w:type="dxa"/>
            <w:tcBorders>
              <w:top w:val="single" w:sz="5" w:space="0" w:color="000000"/>
              <w:left w:val="single" w:sz="5" w:space="0" w:color="000000"/>
              <w:bottom w:val="single" w:sz="5" w:space="0" w:color="000000"/>
              <w:right w:val="single" w:sz="5" w:space="0" w:color="000000"/>
            </w:tcBorders>
            <w:tcPrChange w:id="169" w:author="Irfan Tri Raharjo, SE" w:date="2024-12-23T09:09:00Z">
              <w:tcPr>
                <w:tcW w:w="1418"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C9174F" w:rsidP="00C9174F">
            <w:pPr>
              <w:rPr>
                <w:rFonts w:ascii="Arial" w:hAnsi="Arial" w:cs="Arial"/>
                <w:sz w:val="22"/>
                <w:szCs w:val="22"/>
              </w:rPr>
            </w:pPr>
            <w:r w:rsidRPr="00EF524F">
              <w:rPr>
                <w:rFonts w:ascii="Arial" w:hAnsi="Arial" w:cs="Arial"/>
                <w:sz w:val="22"/>
                <w:szCs w:val="22"/>
              </w:rPr>
              <w:t>Persentase dosen yang berperan sebagai konsultan atau tenaga ahli di lembaga resmi atau melakukan Tri Dharma di kampus lain</w:t>
            </w:r>
          </w:p>
        </w:tc>
        <w:tc>
          <w:tcPr>
            <w:tcW w:w="1133" w:type="dxa"/>
            <w:tcBorders>
              <w:top w:val="single" w:sz="5" w:space="0" w:color="000000"/>
              <w:left w:val="single" w:sz="5" w:space="0" w:color="000000"/>
              <w:bottom w:val="single" w:sz="5" w:space="0" w:color="000000"/>
              <w:right w:val="single" w:sz="5" w:space="0" w:color="000000"/>
            </w:tcBorders>
            <w:tcPrChange w:id="170" w:author="Irfan Tri Raharjo, SE" w:date="2024-12-23T09:09:00Z">
              <w:tcPr>
                <w:tcW w:w="1133"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4762CD" w:rsidP="00124CB6">
            <w:pPr>
              <w:rPr>
                <w:rFonts w:ascii="Arial" w:hAnsi="Arial" w:cs="Arial"/>
                <w:sz w:val="22"/>
                <w:szCs w:val="22"/>
              </w:rPr>
            </w:pPr>
            <w:ins w:id="171" w:author="Irfan Tri Raharjo, SE" w:date="2024-12-23T10:09:00Z">
              <w:r>
                <w:rPr>
                  <w:rFonts w:ascii="Arial" w:hAnsi="Arial" w:cs="Arial"/>
                  <w:sz w:val="22"/>
                  <w:szCs w:val="22"/>
                </w:rPr>
                <w:t>35 persen</w:t>
              </w:r>
            </w:ins>
          </w:p>
        </w:tc>
        <w:tc>
          <w:tcPr>
            <w:tcW w:w="1135" w:type="dxa"/>
            <w:tcBorders>
              <w:top w:val="single" w:sz="5" w:space="0" w:color="000000"/>
              <w:left w:val="single" w:sz="5" w:space="0" w:color="000000"/>
              <w:bottom w:val="single" w:sz="5" w:space="0" w:color="000000"/>
              <w:right w:val="single" w:sz="5" w:space="0" w:color="000000"/>
            </w:tcBorders>
            <w:tcPrChange w:id="172" w:author="Irfan Tri Raharjo, SE" w:date="2024-12-23T09:09:00Z">
              <w:tcPr>
                <w:tcW w:w="1135"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4762CD" w:rsidP="00124CB6">
            <w:pPr>
              <w:rPr>
                <w:rFonts w:ascii="Arial" w:hAnsi="Arial" w:cs="Arial"/>
                <w:sz w:val="22"/>
                <w:szCs w:val="22"/>
              </w:rPr>
            </w:pPr>
            <w:ins w:id="173" w:author="Irfan Tri Raharjo, SE" w:date="2024-12-23T10:09:00Z">
              <w:r>
                <w:rPr>
                  <w:rFonts w:ascii="Arial" w:hAnsi="Arial" w:cs="Arial"/>
                  <w:sz w:val="22"/>
                  <w:szCs w:val="22"/>
                </w:rPr>
                <w:t>35 persen</w:t>
              </w:r>
            </w:ins>
          </w:p>
        </w:tc>
        <w:tc>
          <w:tcPr>
            <w:tcW w:w="1561" w:type="dxa"/>
            <w:tcBorders>
              <w:top w:val="single" w:sz="5" w:space="0" w:color="000000"/>
              <w:left w:val="single" w:sz="5" w:space="0" w:color="000000"/>
              <w:bottom w:val="single" w:sz="5" w:space="0" w:color="000000"/>
              <w:right w:val="single" w:sz="5" w:space="0" w:color="000000"/>
            </w:tcBorders>
            <w:tcPrChange w:id="174" w:author="Irfan Tri Raharjo, SE" w:date="2024-12-23T09:09:00Z">
              <w:tcPr>
                <w:tcW w:w="1561"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855DAC"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Change w:id="175" w:author="Irfan Tri Raharjo, SE" w:date="2024-12-23T09:09:00Z">
              <w:tcPr>
                <w:tcW w:w="1275" w:type="dxa"/>
                <w:tcBorders>
                  <w:top w:val="single" w:sz="5" w:space="0" w:color="000000"/>
                  <w:left w:val="single" w:sz="5" w:space="0" w:color="000000"/>
                  <w:bottom w:val="single" w:sz="5" w:space="0" w:color="000000"/>
                  <w:right w:val="single" w:sz="5" w:space="0" w:color="000000"/>
                </w:tcBorders>
              </w:tcPr>
            </w:tcPrChange>
          </w:tcPr>
          <w:p w:rsidR="00855DAC" w:rsidRPr="00EF524F" w:rsidRDefault="00855DAC" w:rsidP="00124CB6">
            <w:pPr>
              <w:rPr>
                <w:rFonts w:ascii="Arial" w:hAnsi="Arial" w:cs="Arial"/>
                <w:sz w:val="22"/>
                <w:szCs w:val="22"/>
              </w:rPr>
            </w:pPr>
          </w:p>
        </w:tc>
      </w:tr>
      <w:tr w:rsidR="00C9174F" w:rsidRPr="00EF524F" w:rsidTr="004762CD">
        <w:trPr>
          <w:trHeight w:hRule="exact" w:val="2187"/>
          <w:trPrChange w:id="176" w:author="Irfan Tri Raharjo, SE" w:date="2024-12-23T10:10:00Z">
            <w:trPr>
              <w:trHeight w:hRule="exact" w:val="1273"/>
            </w:trPr>
          </w:trPrChange>
        </w:trPr>
        <w:tc>
          <w:tcPr>
            <w:tcW w:w="566" w:type="dxa"/>
            <w:tcBorders>
              <w:top w:val="single" w:sz="5" w:space="0" w:color="000000"/>
              <w:left w:val="single" w:sz="5" w:space="0" w:color="000000"/>
              <w:bottom w:val="single" w:sz="5" w:space="0" w:color="000000"/>
              <w:right w:val="single" w:sz="5" w:space="0" w:color="000000"/>
            </w:tcBorders>
            <w:tcPrChange w:id="177" w:author="Irfan Tri Raharjo, SE" w:date="2024-12-23T10:10:00Z">
              <w:tcPr>
                <w:tcW w:w="566" w:type="dxa"/>
                <w:tcBorders>
                  <w:top w:val="single" w:sz="5" w:space="0" w:color="000000"/>
                  <w:left w:val="single" w:sz="5" w:space="0" w:color="000000"/>
                  <w:bottom w:val="single" w:sz="5" w:space="0" w:color="000000"/>
                  <w:right w:val="single" w:sz="5" w:space="0" w:color="000000"/>
                </w:tcBorders>
              </w:tcPr>
            </w:tcPrChange>
          </w:tcPr>
          <w:p w:rsidR="00C9174F" w:rsidRPr="00EF524F" w:rsidRDefault="009F4E74" w:rsidP="00124CB6">
            <w:pPr>
              <w:spacing w:line="220" w:lineRule="exact"/>
              <w:ind w:left="165"/>
              <w:rPr>
                <w:rFonts w:ascii="Arial" w:eastAsia="Arial" w:hAnsi="Arial" w:cs="Arial"/>
                <w:sz w:val="22"/>
                <w:szCs w:val="22"/>
              </w:rPr>
            </w:pPr>
            <w:del w:id="178" w:author="Irfan Tri Raharjo, SE" w:date="2024-12-23T09:09:00Z">
              <w:r w:rsidRPr="00EF524F" w:rsidDel="00E75770">
                <w:rPr>
                  <w:rFonts w:ascii="Arial" w:eastAsia="Arial" w:hAnsi="Arial" w:cs="Arial"/>
                  <w:sz w:val="22"/>
                  <w:szCs w:val="22"/>
                </w:rPr>
                <w:delText>11</w:delText>
              </w:r>
            </w:del>
            <w:ins w:id="179" w:author="Irfan Tri Raharjo, SE" w:date="2024-12-23T09:09:00Z">
              <w:r w:rsidR="00E75770">
                <w:rPr>
                  <w:rFonts w:ascii="Arial" w:eastAsia="Arial" w:hAnsi="Arial" w:cs="Arial"/>
                  <w:sz w:val="22"/>
                  <w:szCs w:val="22"/>
                </w:rPr>
                <w:t>9</w:t>
              </w:r>
            </w:ins>
          </w:p>
        </w:tc>
        <w:tc>
          <w:tcPr>
            <w:tcW w:w="1445" w:type="dxa"/>
            <w:tcBorders>
              <w:top w:val="single" w:sz="5" w:space="0" w:color="000000"/>
              <w:left w:val="single" w:sz="5" w:space="0" w:color="000000"/>
              <w:bottom w:val="single" w:sz="5" w:space="0" w:color="000000"/>
              <w:right w:val="single" w:sz="5" w:space="0" w:color="000000"/>
            </w:tcBorders>
            <w:tcPrChange w:id="180" w:author="Irfan Tri Raharjo, SE" w:date="2024-12-23T10:10:00Z">
              <w:tcPr>
                <w:tcW w:w="1445" w:type="dxa"/>
                <w:tcBorders>
                  <w:top w:val="single" w:sz="5" w:space="0" w:color="000000"/>
                  <w:left w:val="single" w:sz="5" w:space="0" w:color="000000"/>
                  <w:bottom w:val="single" w:sz="5" w:space="0" w:color="000000"/>
                  <w:right w:val="single" w:sz="5" w:space="0" w:color="000000"/>
                </w:tcBorders>
              </w:tcPr>
            </w:tcPrChange>
          </w:tcPr>
          <w:p w:rsidR="00C9174F" w:rsidRPr="00EF524F" w:rsidRDefault="009F4E74" w:rsidP="00124CB6">
            <w:pPr>
              <w:rPr>
                <w:rFonts w:ascii="Arial" w:hAnsi="Arial" w:cs="Arial"/>
                <w:sz w:val="22"/>
                <w:szCs w:val="22"/>
              </w:rPr>
            </w:pPr>
            <w:r w:rsidRPr="00EF524F">
              <w:rPr>
                <w:rFonts w:ascii="Arial" w:hAnsi="Arial" w:cs="Arial"/>
                <w:sz w:val="22"/>
                <w:szCs w:val="22"/>
              </w:rPr>
              <w:t>Kualifikasi Dosen</w:t>
            </w:r>
          </w:p>
        </w:tc>
        <w:tc>
          <w:tcPr>
            <w:tcW w:w="1418" w:type="dxa"/>
            <w:tcBorders>
              <w:top w:val="single" w:sz="5" w:space="0" w:color="000000"/>
              <w:left w:val="single" w:sz="5" w:space="0" w:color="000000"/>
              <w:bottom w:val="single" w:sz="5" w:space="0" w:color="000000"/>
              <w:right w:val="single" w:sz="5" w:space="0" w:color="000000"/>
            </w:tcBorders>
            <w:tcPrChange w:id="181" w:author="Irfan Tri Raharjo, SE" w:date="2024-12-23T10:10:00Z">
              <w:tcPr>
                <w:tcW w:w="1418" w:type="dxa"/>
                <w:tcBorders>
                  <w:top w:val="single" w:sz="5" w:space="0" w:color="000000"/>
                  <w:left w:val="single" w:sz="5" w:space="0" w:color="000000"/>
                  <w:bottom w:val="single" w:sz="5" w:space="0" w:color="000000"/>
                  <w:right w:val="single" w:sz="5" w:space="0" w:color="000000"/>
                </w:tcBorders>
              </w:tcPr>
            </w:tcPrChange>
          </w:tcPr>
          <w:p w:rsidR="00C9174F" w:rsidRPr="00EF524F" w:rsidRDefault="009F4E74" w:rsidP="00124CB6">
            <w:pPr>
              <w:rPr>
                <w:rFonts w:ascii="Arial" w:hAnsi="Arial" w:cs="Arial"/>
                <w:sz w:val="22"/>
                <w:szCs w:val="22"/>
              </w:rPr>
            </w:pPr>
            <w:r w:rsidRPr="00EF524F">
              <w:rPr>
                <w:rFonts w:ascii="Arial" w:hAnsi="Arial" w:cs="Arial"/>
                <w:sz w:val="22"/>
                <w:szCs w:val="22"/>
              </w:rPr>
              <w:t>Persentase dosen bergelar doktor sebanyak 50 persen dari total dosen tetap</w:t>
            </w:r>
          </w:p>
        </w:tc>
        <w:tc>
          <w:tcPr>
            <w:tcW w:w="1133" w:type="dxa"/>
            <w:tcBorders>
              <w:top w:val="single" w:sz="5" w:space="0" w:color="000000"/>
              <w:left w:val="single" w:sz="5" w:space="0" w:color="000000"/>
              <w:bottom w:val="single" w:sz="5" w:space="0" w:color="000000"/>
              <w:right w:val="single" w:sz="5" w:space="0" w:color="000000"/>
            </w:tcBorders>
            <w:tcPrChange w:id="182" w:author="Irfan Tri Raharjo, SE" w:date="2024-12-23T10:10:00Z">
              <w:tcPr>
                <w:tcW w:w="1133" w:type="dxa"/>
                <w:tcBorders>
                  <w:top w:val="single" w:sz="5" w:space="0" w:color="000000"/>
                  <w:left w:val="single" w:sz="5" w:space="0" w:color="000000"/>
                  <w:bottom w:val="single" w:sz="5" w:space="0" w:color="000000"/>
                  <w:right w:val="single" w:sz="5" w:space="0" w:color="000000"/>
                </w:tcBorders>
              </w:tcPr>
            </w:tcPrChange>
          </w:tcPr>
          <w:p w:rsidR="00C9174F" w:rsidRPr="00EF524F" w:rsidRDefault="00F004BA" w:rsidP="00124CB6">
            <w:pPr>
              <w:rPr>
                <w:rFonts w:ascii="Arial" w:hAnsi="Arial" w:cs="Arial"/>
                <w:sz w:val="22"/>
                <w:szCs w:val="22"/>
              </w:rPr>
            </w:pPr>
            <w:ins w:id="183" w:author="Irfan Tri Raharjo, SE" w:date="2024-12-23T10:17:00Z">
              <w:r>
                <w:rPr>
                  <w:rFonts w:ascii="Arial" w:hAnsi="Arial" w:cs="Arial"/>
                  <w:sz w:val="22"/>
                  <w:szCs w:val="22"/>
                </w:rPr>
                <w:t>Belum mencapai</w:t>
              </w:r>
            </w:ins>
          </w:p>
        </w:tc>
        <w:tc>
          <w:tcPr>
            <w:tcW w:w="1135" w:type="dxa"/>
            <w:tcBorders>
              <w:top w:val="single" w:sz="5" w:space="0" w:color="000000"/>
              <w:left w:val="single" w:sz="5" w:space="0" w:color="000000"/>
              <w:bottom w:val="single" w:sz="5" w:space="0" w:color="000000"/>
              <w:right w:val="single" w:sz="5" w:space="0" w:color="000000"/>
            </w:tcBorders>
            <w:tcPrChange w:id="184" w:author="Irfan Tri Raharjo, SE" w:date="2024-12-23T10:10:00Z">
              <w:tcPr>
                <w:tcW w:w="1135" w:type="dxa"/>
                <w:tcBorders>
                  <w:top w:val="single" w:sz="5" w:space="0" w:color="000000"/>
                  <w:left w:val="single" w:sz="5" w:space="0" w:color="000000"/>
                  <w:bottom w:val="single" w:sz="5" w:space="0" w:color="000000"/>
                  <w:right w:val="single" w:sz="5" w:space="0" w:color="000000"/>
                </w:tcBorders>
              </w:tcPr>
            </w:tcPrChange>
          </w:tcPr>
          <w:p w:rsidR="00C9174F" w:rsidRPr="00EF524F" w:rsidRDefault="00F004BA" w:rsidP="00124CB6">
            <w:pPr>
              <w:rPr>
                <w:rFonts w:ascii="Arial" w:hAnsi="Arial" w:cs="Arial"/>
                <w:sz w:val="22"/>
                <w:szCs w:val="22"/>
              </w:rPr>
            </w:pPr>
            <w:ins w:id="185" w:author="Irfan Tri Raharjo, SE" w:date="2024-12-23T10:17:00Z">
              <w:r>
                <w:rPr>
                  <w:rFonts w:ascii="Arial" w:hAnsi="Arial" w:cs="Arial"/>
                  <w:sz w:val="22"/>
                  <w:szCs w:val="22"/>
                </w:rPr>
                <w:t>Belum mencapai</w:t>
              </w:r>
            </w:ins>
          </w:p>
        </w:tc>
        <w:tc>
          <w:tcPr>
            <w:tcW w:w="1561" w:type="dxa"/>
            <w:tcBorders>
              <w:top w:val="single" w:sz="5" w:space="0" w:color="000000"/>
              <w:left w:val="single" w:sz="5" w:space="0" w:color="000000"/>
              <w:bottom w:val="single" w:sz="5" w:space="0" w:color="000000"/>
              <w:right w:val="single" w:sz="5" w:space="0" w:color="000000"/>
            </w:tcBorders>
            <w:tcPrChange w:id="186" w:author="Irfan Tri Raharjo, SE" w:date="2024-12-23T10:10:00Z">
              <w:tcPr>
                <w:tcW w:w="1561" w:type="dxa"/>
                <w:tcBorders>
                  <w:top w:val="single" w:sz="5" w:space="0" w:color="000000"/>
                  <w:left w:val="single" w:sz="5" w:space="0" w:color="000000"/>
                  <w:bottom w:val="single" w:sz="5" w:space="0" w:color="000000"/>
                  <w:right w:val="single" w:sz="5" w:space="0" w:color="000000"/>
                </w:tcBorders>
              </w:tcPr>
            </w:tcPrChange>
          </w:tcPr>
          <w:p w:rsidR="00C9174F" w:rsidRPr="00EF524F" w:rsidRDefault="00C9174F"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Change w:id="187" w:author="Irfan Tri Raharjo, SE" w:date="2024-12-23T10:10:00Z">
              <w:tcPr>
                <w:tcW w:w="1275" w:type="dxa"/>
                <w:tcBorders>
                  <w:top w:val="single" w:sz="5" w:space="0" w:color="000000"/>
                  <w:left w:val="single" w:sz="5" w:space="0" w:color="000000"/>
                  <w:bottom w:val="single" w:sz="5" w:space="0" w:color="000000"/>
                  <w:right w:val="single" w:sz="5" w:space="0" w:color="000000"/>
                </w:tcBorders>
              </w:tcPr>
            </w:tcPrChange>
          </w:tcPr>
          <w:p w:rsidR="00C9174F" w:rsidRPr="00EF524F" w:rsidRDefault="00C9174F" w:rsidP="00124CB6">
            <w:pPr>
              <w:rPr>
                <w:rFonts w:ascii="Arial" w:hAnsi="Arial" w:cs="Arial"/>
                <w:sz w:val="22"/>
                <w:szCs w:val="22"/>
              </w:rPr>
            </w:pPr>
          </w:p>
        </w:tc>
      </w:tr>
      <w:tr w:rsidR="00C9174F" w:rsidRPr="00EF524F" w:rsidTr="00F4248B">
        <w:trPr>
          <w:trHeight w:hRule="exact" w:val="1695"/>
          <w:trPrChange w:id="188" w:author="Irfan Tri Raharjo, SE" w:date="2024-12-23T09:10:00Z">
            <w:trPr>
              <w:trHeight w:hRule="exact" w:val="1277"/>
            </w:trPr>
          </w:trPrChange>
        </w:trPr>
        <w:tc>
          <w:tcPr>
            <w:tcW w:w="566" w:type="dxa"/>
            <w:tcBorders>
              <w:top w:val="single" w:sz="5" w:space="0" w:color="000000"/>
              <w:left w:val="single" w:sz="5" w:space="0" w:color="000000"/>
              <w:bottom w:val="single" w:sz="5" w:space="0" w:color="000000"/>
              <w:right w:val="single" w:sz="5" w:space="0" w:color="000000"/>
            </w:tcBorders>
            <w:tcPrChange w:id="189" w:author="Irfan Tri Raharjo, SE" w:date="2024-12-23T09:10:00Z">
              <w:tcPr>
                <w:tcW w:w="566" w:type="dxa"/>
                <w:tcBorders>
                  <w:top w:val="single" w:sz="5" w:space="0" w:color="000000"/>
                  <w:left w:val="single" w:sz="5" w:space="0" w:color="000000"/>
                  <w:bottom w:val="single" w:sz="5" w:space="0" w:color="000000"/>
                  <w:right w:val="single" w:sz="5" w:space="0" w:color="000000"/>
                </w:tcBorders>
              </w:tcPr>
            </w:tcPrChange>
          </w:tcPr>
          <w:p w:rsidR="00C9174F" w:rsidRPr="00EF524F" w:rsidRDefault="00266D4A" w:rsidP="00124CB6">
            <w:pPr>
              <w:spacing w:line="220" w:lineRule="exact"/>
              <w:ind w:left="165"/>
              <w:rPr>
                <w:rFonts w:ascii="Arial" w:eastAsia="Arial" w:hAnsi="Arial" w:cs="Arial"/>
                <w:sz w:val="22"/>
                <w:szCs w:val="22"/>
              </w:rPr>
            </w:pPr>
            <w:del w:id="190" w:author="Irfan Tri Raharjo, SE" w:date="2024-12-23T09:09:00Z">
              <w:r w:rsidRPr="00EF524F" w:rsidDel="00E75770">
                <w:rPr>
                  <w:rFonts w:ascii="Arial" w:eastAsia="Arial" w:hAnsi="Arial" w:cs="Arial"/>
                  <w:sz w:val="22"/>
                  <w:szCs w:val="22"/>
                </w:rPr>
                <w:delText>12</w:delText>
              </w:r>
            </w:del>
            <w:ins w:id="191" w:author="Irfan Tri Raharjo, SE" w:date="2024-12-23T09:09:00Z">
              <w:r w:rsidR="00E75770">
                <w:rPr>
                  <w:rFonts w:ascii="Arial" w:eastAsia="Arial" w:hAnsi="Arial" w:cs="Arial"/>
                  <w:sz w:val="22"/>
                  <w:szCs w:val="22"/>
                </w:rPr>
                <w:t>10</w:t>
              </w:r>
            </w:ins>
          </w:p>
        </w:tc>
        <w:tc>
          <w:tcPr>
            <w:tcW w:w="1445" w:type="dxa"/>
            <w:tcBorders>
              <w:top w:val="single" w:sz="5" w:space="0" w:color="000000"/>
              <w:left w:val="single" w:sz="5" w:space="0" w:color="000000"/>
              <w:bottom w:val="single" w:sz="5" w:space="0" w:color="000000"/>
              <w:right w:val="single" w:sz="5" w:space="0" w:color="000000"/>
            </w:tcBorders>
            <w:tcPrChange w:id="192" w:author="Irfan Tri Raharjo, SE" w:date="2024-12-23T09:10:00Z">
              <w:tcPr>
                <w:tcW w:w="1445" w:type="dxa"/>
                <w:tcBorders>
                  <w:top w:val="single" w:sz="5" w:space="0" w:color="000000"/>
                  <w:left w:val="single" w:sz="5" w:space="0" w:color="000000"/>
                  <w:bottom w:val="single" w:sz="5" w:space="0" w:color="000000"/>
                  <w:right w:val="single" w:sz="5" w:space="0" w:color="000000"/>
                </w:tcBorders>
              </w:tcPr>
            </w:tcPrChange>
          </w:tcPr>
          <w:p w:rsidR="00C9174F" w:rsidRPr="00EF524F" w:rsidRDefault="009F4E74" w:rsidP="00124CB6">
            <w:pPr>
              <w:rPr>
                <w:rFonts w:ascii="Arial" w:hAnsi="Arial" w:cs="Arial"/>
                <w:sz w:val="22"/>
                <w:szCs w:val="22"/>
              </w:rPr>
            </w:pPr>
            <w:r w:rsidRPr="00EF524F">
              <w:rPr>
                <w:rFonts w:ascii="Arial" w:hAnsi="Arial" w:cs="Arial"/>
                <w:sz w:val="22"/>
                <w:szCs w:val="22"/>
              </w:rPr>
              <w:t>Penerapan Riset Dosen</w:t>
            </w:r>
          </w:p>
        </w:tc>
        <w:tc>
          <w:tcPr>
            <w:tcW w:w="1418" w:type="dxa"/>
            <w:tcBorders>
              <w:top w:val="single" w:sz="5" w:space="0" w:color="000000"/>
              <w:left w:val="single" w:sz="5" w:space="0" w:color="000000"/>
              <w:bottom w:val="single" w:sz="5" w:space="0" w:color="000000"/>
              <w:right w:val="single" w:sz="5" w:space="0" w:color="000000"/>
            </w:tcBorders>
            <w:tcPrChange w:id="193" w:author="Irfan Tri Raharjo, SE" w:date="2024-12-23T09:10:00Z">
              <w:tcPr>
                <w:tcW w:w="1418" w:type="dxa"/>
                <w:tcBorders>
                  <w:top w:val="single" w:sz="5" w:space="0" w:color="000000"/>
                  <w:left w:val="single" w:sz="5" w:space="0" w:color="000000"/>
                  <w:bottom w:val="single" w:sz="5" w:space="0" w:color="000000"/>
                  <w:right w:val="single" w:sz="5" w:space="0" w:color="000000"/>
                </w:tcBorders>
              </w:tcPr>
            </w:tcPrChange>
          </w:tcPr>
          <w:p w:rsidR="00C9174F" w:rsidRPr="00EF524F" w:rsidRDefault="009F4E74" w:rsidP="00124CB6">
            <w:pPr>
              <w:rPr>
                <w:rFonts w:ascii="Arial" w:hAnsi="Arial" w:cs="Arial"/>
                <w:sz w:val="22"/>
                <w:szCs w:val="22"/>
              </w:rPr>
            </w:pPr>
            <w:r w:rsidRPr="00EF524F">
              <w:rPr>
                <w:rFonts w:ascii="Arial" w:hAnsi="Arial" w:cs="Arial"/>
                <w:sz w:val="22"/>
                <w:szCs w:val="22"/>
              </w:rPr>
              <w:t xml:space="preserve">Jumlah artikel di jurnal ilmiah </w:t>
            </w:r>
          </w:p>
          <w:p w:rsidR="009F4E74" w:rsidRPr="00EF524F" w:rsidRDefault="009F4E74" w:rsidP="00124CB6">
            <w:pPr>
              <w:rPr>
                <w:rFonts w:ascii="Arial" w:hAnsi="Arial" w:cs="Arial"/>
                <w:sz w:val="22"/>
                <w:szCs w:val="22"/>
              </w:rPr>
            </w:pPr>
            <w:r w:rsidRPr="00EF524F">
              <w:rPr>
                <w:rFonts w:ascii="Arial" w:hAnsi="Arial" w:cs="Arial"/>
                <w:sz w:val="22"/>
                <w:szCs w:val="22"/>
              </w:rPr>
              <w:t>Internasional;</w:t>
            </w:r>
          </w:p>
          <w:p w:rsidR="009F4E74" w:rsidRPr="00EF524F" w:rsidRDefault="009F4E74" w:rsidP="00124CB6">
            <w:pPr>
              <w:rPr>
                <w:rFonts w:ascii="Arial" w:hAnsi="Arial" w:cs="Arial"/>
                <w:sz w:val="22"/>
                <w:szCs w:val="22"/>
              </w:rPr>
            </w:pPr>
            <w:r w:rsidRPr="00EF524F">
              <w:rPr>
                <w:rFonts w:ascii="Arial" w:hAnsi="Arial" w:cs="Arial"/>
                <w:sz w:val="22"/>
                <w:szCs w:val="22"/>
              </w:rPr>
              <w:t>Bereputasi;</w:t>
            </w:r>
          </w:p>
          <w:p w:rsidR="009F4E74" w:rsidRPr="00EF524F" w:rsidRDefault="009F4E74" w:rsidP="00124CB6">
            <w:pPr>
              <w:rPr>
                <w:rFonts w:ascii="Arial" w:hAnsi="Arial" w:cs="Arial"/>
                <w:sz w:val="22"/>
                <w:szCs w:val="22"/>
              </w:rPr>
            </w:pPr>
            <w:r w:rsidRPr="00EF524F">
              <w:rPr>
                <w:rFonts w:ascii="Arial" w:hAnsi="Arial" w:cs="Arial"/>
                <w:sz w:val="22"/>
                <w:szCs w:val="22"/>
              </w:rPr>
              <w:t>Sinta 1 &amp; 2</w:t>
            </w:r>
          </w:p>
        </w:tc>
        <w:tc>
          <w:tcPr>
            <w:tcW w:w="1133" w:type="dxa"/>
            <w:tcBorders>
              <w:top w:val="single" w:sz="5" w:space="0" w:color="000000"/>
              <w:left w:val="single" w:sz="5" w:space="0" w:color="000000"/>
              <w:bottom w:val="single" w:sz="5" w:space="0" w:color="000000"/>
              <w:right w:val="single" w:sz="5" w:space="0" w:color="000000"/>
            </w:tcBorders>
            <w:tcPrChange w:id="194" w:author="Irfan Tri Raharjo, SE" w:date="2024-12-23T09:10:00Z">
              <w:tcPr>
                <w:tcW w:w="1133" w:type="dxa"/>
                <w:tcBorders>
                  <w:top w:val="single" w:sz="5" w:space="0" w:color="000000"/>
                  <w:left w:val="single" w:sz="5" w:space="0" w:color="000000"/>
                  <w:bottom w:val="single" w:sz="5" w:space="0" w:color="000000"/>
                  <w:right w:val="single" w:sz="5" w:space="0" w:color="000000"/>
                </w:tcBorders>
              </w:tcPr>
            </w:tcPrChange>
          </w:tcPr>
          <w:p w:rsidR="00C9174F" w:rsidRDefault="00C9174F" w:rsidP="00124CB6">
            <w:pPr>
              <w:rPr>
                <w:ins w:id="195" w:author="Irfan Tri Raharjo, SE" w:date="2024-12-23T10:15:00Z"/>
                <w:rFonts w:ascii="Arial" w:hAnsi="Arial" w:cs="Arial"/>
                <w:sz w:val="22"/>
                <w:szCs w:val="22"/>
              </w:rPr>
            </w:pPr>
          </w:p>
          <w:p w:rsidR="00F004BA" w:rsidRDefault="00F004BA" w:rsidP="00124CB6">
            <w:pPr>
              <w:rPr>
                <w:ins w:id="196" w:author="Irfan Tri Raharjo, SE" w:date="2024-12-23T10:15:00Z"/>
                <w:rFonts w:ascii="Arial" w:hAnsi="Arial" w:cs="Arial"/>
                <w:sz w:val="22"/>
                <w:szCs w:val="22"/>
              </w:rPr>
            </w:pPr>
          </w:p>
          <w:p w:rsidR="00F004BA" w:rsidRDefault="00F004BA" w:rsidP="00124CB6">
            <w:pPr>
              <w:rPr>
                <w:ins w:id="197" w:author="Irfan Tri Raharjo, SE" w:date="2024-12-23T10:15:00Z"/>
                <w:rFonts w:ascii="Arial" w:hAnsi="Arial" w:cs="Arial"/>
                <w:sz w:val="22"/>
                <w:szCs w:val="22"/>
              </w:rPr>
            </w:pPr>
          </w:p>
          <w:p w:rsidR="00F004BA" w:rsidRDefault="00F004BA" w:rsidP="00124CB6">
            <w:pPr>
              <w:rPr>
                <w:ins w:id="198" w:author="Irfan Tri Raharjo, SE" w:date="2024-12-23T10:15:00Z"/>
                <w:rFonts w:ascii="Arial" w:hAnsi="Arial" w:cs="Arial"/>
                <w:sz w:val="22"/>
                <w:szCs w:val="22"/>
              </w:rPr>
            </w:pPr>
            <w:ins w:id="199" w:author="Irfan Tri Raharjo, SE" w:date="2024-12-23T10:15:00Z">
              <w:r>
                <w:rPr>
                  <w:rFonts w:ascii="Arial" w:hAnsi="Arial" w:cs="Arial"/>
                  <w:sz w:val="22"/>
                  <w:szCs w:val="22"/>
                </w:rPr>
                <w:t>1</w:t>
              </w:r>
            </w:ins>
          </w:p>
          <w:p w:rsidR="00F004BA" w:rsidRDefault="00F004BA" w:rsidP="00124CB6">
            <w:pPr>
              <w:rPr>
                <w:ins w:id="200" w:author="Irfan Tri Raharjo, SE" w:date="2024-12-23T10:15:00Z"/>
                <w:rFonts w:ascii="Arial" w:hAnsi="Arial" w:cs="Arial"/>
                <w:sz w:val="22"/>
                <w:szCs w:val="22"/>
              </w:rPr>
            </w:pPr>
            <w:ins w:id="201" w:author="Irfan Tri Raharjo, SE" w:date="2024-12-23T10:15:00Z">
              <w:r>
                <w:rPr>
                  <w:rFonts w:ascii="Arial" w:hAnsi="Arial" w:cs="Arial"/>
                  <w:sz w:val="22"/>
                  <w:szCs w:val="22"/>
                </w:rPr>
                <w:t>17</w:t>
              </w:r>
            </w:ins>
          </w:p>
          <w:p w:rsidR="00F004BA" w:rsidRPr="00EF524F" w:rsidRDefault="00F004BA" w:rsidP="00124CB6">
            <w:pPr>
              <w:rPr>
                <w:rFonts w:ascii="Arial" w:hAnsi="Arial" w:cs="Arial"/>
                <w:sz w:val="22"/>
                <w:szCs w:val="22"/>
              </w:rPr>
            </w:pPr>
            <w:ins w:id="202" w:author="Irfan Tri Raharjo, SE" w:date="2024-12-23T10:16:00Z">
              <w:r>
                <w:rPr>
                  <w:rFonts w:ascii="Arial" w:hAnsi="Arial" w:cs="Arial"/>
                  <w:sz w:val="22"/>
                  <w:szCs w:val="22"/>
                </w:rPr>
                <w:t>32</w:t>
              </w:r>
            </w:ins>
          </w:p>
        </w:tc>
        <w:tc>
          <w:tcPr>
            <w:tcW w:w="1135" w:type="dxa"/>
            <w:tcBorders>
              <w:top w:val="single" w:sz="5" w:space="0" w:color="000000"/>
              <w:left w:val="single" w:sz="5" w:space="0" w:color="000000"/>
              <w:bottom w:val="single" w:sz="5" w:space="0" w:color="000000"/>
              <w:right w:val="single" w:sz="5" w:space="0" w:color="000000"/>
            </w:tcBorders>
            <w:tcPrChange w:id="203" w:author="Irfan Tri Raharjo, SE" w:date="2024-12-23T09:10:00Z">
              <w:tcPr>
                <w:tcW w:w="1135" w:type="dxa"/>
                <w:tcBorders>
                  <w:top w:val="single" w:sz="5" w:space="0" w:color="000000"/>
                  <w:left w:val="single" w:sz="5" w:space="0" w:color="000000"/>
                  <w:bottom w:val="single" w:sz="5" w:space="0" w:color="000000"/>
                  <w:right w:val="single" w:sz="5" w:space="0" w:color="000000"/>
                </w:tcBorders>
              </w:tcPr>
            </w:tcPrChange>
          </w:tcPr>
          <w:p w:rsidR="00C9174F" w:rsidRDefault="00C9174F" w:rsidP="00124CB6">
            <w:pPr>
              <w:rPr>
                <w:ins w:id="204" w:author="Irfan Tri Raharjo, SE" w:date="2024-12-23T10:15:00Z"/>
                <w:rFonts w:ascii="Arial" w:hAnsi="Arial" w:cs="Arial"/>
                <w:sz w:val="22"/>
                <w:szCs w:val="22"/>
              </w:rPr>
            </w:pPr>
          </w:p>
          <w:p w:rsidR="00F004BA" w:rsidRDefault="00F004BA" w:rsidP="00124CB6">
            <w:pPr>
              <w:rPr>
                <w:ins w:id="205" w:author="Irfan Tri Raharjo, SE" w:date="2024-12-23T10:15:00Z"/>
                <w:rFonts w:ascii="Arial" w:hAnsi="Arial" w:cs="Arial"/>
                <w:sz w:val="22"/>
                <w:szCs w:val="22"/>
              </w:rPr>
            </w:pPr>
          </w:p>
          <w:p w:rsidR="00F004BA" w:rsidRDefault="00F004BA" w:rsidP="00124CB6">
            <w:pPr>
              <w:rPr>
                <w:ins w:id="206" w:author="Irfan Tri Raharjo, SE" w:date="2024-12-23T10:15:00Z"/>
                <w:rFonts w:ascii="Arial" w:hAnsi="Arial" w:cs="Arial"/>
                <w:sz w:val="22"/>
                <w:szCs w:val="22"/>
              </w:rPr>
            </w:pPr>
          </w:p>
          <w:p w:rsidR="00F004BA" w:rsidRDefault="00F004BA" w:rsidP="00124CB6">
            <w:pPr>
              <w:rPr>
                <w:ins w:id="207" w:author="Irfan Tri Raharjo, SE" w:date="2024-12-23T10:15:00Z"/>
                <w:rFonts w:ascii="Arial" w:hAnsi="Arial" w:cs="Arial"/>
                <w:sz w:val="22"/>
                <w:szCs w:val="22"/>
              </w:rPr>
            </w:pPr>
            <w:ins w:id="208" w:author="Irfan Tri Raharjo, SE" w:date="2024-12-23T10:15:00Z">
              <w:r>
                <w:rPr>
                  <w:rFonts w:ascii="Arial" w:hAnsi="Arial" w:cs="Arial"/>
                  <w:sz w:val="22"/>
                  <w:szCs w:val="22"/>
                </w:rPr>
                <w:t>15</w:t>
              </w:r>
            </w:ins>
          </w:p>
          <w:p w:rsidR="00F004BA" w:rsidRDefault="00F004BA" w:rsidP="00124CB6">
            <w:pPr>
              <w:rPr>
                <w:ins w:id="209" w:author="Irfan Tri Raharjo, SE" w:date="2024-12-23T10:16:00Z"/>
                <w:rFonts w:ascii="Arial" w:hAnsi="Arial" w:cs="Arial"/>
                <w:sz w:val="22"/>
                <w:szCs w:val="22"/>
              </w:rPr>
            </w:pPr>
            <w:ins w:id="210" w:author="Irfan Tri Raharjo, SE" w:date="2024-12-23T10:15:00Z">
              <w:r>
                <w:rPr>
                  <w:rFonts w:ascii="Arial" w:hAnsi="Arial" w:cs="Arial"/>
                  <w:sz w:val="22"/>
                  <w:szCs w:val="22"/>
                </w:rPr>
                <w:t>14</w:t>
              </w:r>
            </w:ins>
          </w:p>
          <w:p w:rsidR="00F004BA" w:rsidRPr="00EF524F" w:rsidRDefault="00F004BA" w:rsidP="00124CB6">
            <w:pPr>
              <w:rPr>
                <w:rFonts w:ascii="Arial" w:hAnsi="Arial" w:cs="Arial"/>
                <w:sz w:val="22"/>
                <w:szCs w:val="22"/>
              </w:rPr>
            </w:pPr>
            <w:ins w:id="211" w:author="Irfan Tri Raharjo, SE" w:date="2024-12-23T10:16:00Z">
              <w:r>
                <w:rPr>
                  <w:rFonts w:ascii="Arial" w:hAnsi="Arial" w:cs="Arial"/>
                  <w:sz w:val="22"/>
                  <w:szCs w:val="22"/>
                </w:rPr>
                <w:t>54</w:t>
              </w:r>
            </w:ins>
          </w:p>
        </w:tc>
        <w:tc>
          <w:tcPr>
            <w:tcW w:w="1561" w:type="dxa"/>
            <w:tcBorders>
              <w:top w:val="single" w:sz="5" w:space="0" w:color="000000"/>
              <w:left w:val="single" w:sz="5" w:space="0" w:color="000000"/>
              <w:bottom w:val="single" w:sz="5" w:space="0" w:color="000000"/>
              <w:right w:val="single" w:sz="5" w:space="0" w:color="000000"/>
            </w:tcBorders>
            <w:tcPrChange w:id="212" w:author="Irfan Tri Raharjo, SE" w:date="2024-12-23T09:10:00Z">
              <w:tcPr>
                <w:tcW w:w="1561" w:type="dxa"/>
                <w:tcBorders>
                  <w:top w:val="single" w:sz="5" w:space="0" w:color="000000"/>
                  <w:left w:val="single" w:sz="5" w:space="0" w:color="000000"/>
                  <w:bottom w:val="single" w:sz="5" w:space="0" w:color="000000"/>
                  <w:right w:val="single" w:sz="5" w:space="0" w:color="000000"/>
                </w:tcBorders>
              </w:tcPr>
            </w:tcPrChange>
          </w:tcPr>
          <w:p w:rsidR="00C9174F" w:rsidRPr="00EF524F" w:rsidRDefault="00C9174F"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Change w:id="213" w:author="Irfan Tri Raharjo, SE" w:date="2024-12-23T09:10:00Z">
              <w:tcPr>
                <w:tcW w:w="1275" w:type="dxa"/>
                <w:tcBorders>
                  <w:top w:val="single" w:sz="5" w:space="0" w:color="000000"/>
                  <w:left w:val="single" w:sz="5" w:space="0" w:color="000000"/>
                  <w:bottom w:val="single" w:sz="5" w:space="0" w:color="000000"/>
                  <w:right w:val="single" w:sz="5" w:space="0" w:color="000000"/>
                </w:tcBorders>
              </w:tcPr>
            </w:tcPrChange>
          </w:tcPr>
          <w:p w:rsidR="00C9174F" w:rsidRPr="00EF524F" w:rsidRDefault="00C9174F" w:rsidP="00124CB6">
            <w:pPr>
              <w:rPr>
                <w:rFonts w:ascii="Arial" w:hAnsi="Arial" w:cs="Arial"/>
                <w:sz w:val="22"/>
                <w:szCs w:val="22"/>
              </w:rPr>
            </w:pPr>
          </w:p>
        </w:tc>
      </w:tr>
      <w:tr w:rsidR="00C9174F" w:rsidRPr="00EF524F" w:rsidTr="00F4248B">
        <w:trPr>
          <w:trHeight w:hRule="exact" w:val="1415"/>
          <w:trPrChange w:id="214" w:author="Irfan Tri Raharjo, SE" w:date="2024-12-23T09:10:00Z">
            <w:trPr>
              <w:trHeight w:hRule="exact" w:val="987"/>
            </w:trPr>
          </w:trPrChange>
        </w:trPr>
        <w:tc>
          <w:tcPr>
            <w:tcW w:w="566" w:type="dxa"/>
            <w:tcBorders>
              <w:top w:val="single" w:sz="5" w:space="0" w:color="000000"/>
              <w:left w:val="single" w:sz="5" w:space="0" w:color="000000"/>
              <w:bottom w:val="single" w:sz="5" w:space="0" w:color="000000"/>
              <w:right w:val="single" w:sz="5" w:space="0" w:color="000000"/>
            </w:tcBorders>
            <w:tcPrChange w:id="215" w:author="Irfan Tri Raharjo, SE" w:date="2024-12-23T09:10:00Z">
              <w:tcPr>
                <w:tcW w:w="566" w:type="dxa"/>
                <w:tcBorders>
                  <w:top w:val="single" w:sz="5" w:space="0" w:color="000000"/>
                  <w:left w:val="single" w:sz="5" w:space="0" w:color="000000"/>
                  <w:bottom w:val="single" w:sz="5" w:space="0" w:color="000000"/>
                  <w:right w:val="single" w:sz="5" w:space="0" w:color="000000"/>
                </w:tcBorders>
              </w:tcPr>
            </w:tcPrChange>
          </w:tcPr>
          <w:p w:rsidR="00C9174F" w:rsidRPr="00EF524F" w:rsidRDefault="00266D4A" w:rsidP="00124CB6">
            <w:pPr>
              <w:spacing w:line="220" w:lineRule="exact"/>
              <w:ind w:left="165"/>
              <w:rPr>
                <w:rFonts w:ascii="Arial" w:eastAsia="Arial" w:hAnsi="Arial" w:cs="Arial"/>
                <w:sz w:val="22"/>
                <w:szCs w:val="22"/>
              </w:rPr>
            </w:pPr>
            <w:del w:id="216" w:author="Irfan Tri Raharjo, SE" w:date="2024-12-23T09:09:00Z">
              <w:r w:rsidRPr="00EF524F" w:rsidDel="00E75770">
                <w:rPr>
                  <w:rFonts w:ascii="Arial" w:eastAsia="Arial" w:hAnsi="Arial" w:cs="Arial"/>
                  <w:sz w:val="22"/>
                  <w:szCs w:val="22"/>
                </w:rPr>
                <w:delText>13</w:delText>
              </w:r>
            </w:del>
            <w:ins w:id="217" w:author="Irfan Tri Raharjo, SE" w:date="2024-12-23T09:09:00Z">
              <w:r w:rsidR="00E75770">
                <w:rPr>
                  <w:rFonts w:ascii="Arial" w:eastAsia="Arial" w:hAnsi="Arial" w:cs="Arial"/>
                  <w:sz w:val="22"/>
                  <w:szCs w:val="22"/>
                </w:rPr>
                <w:t>11</w:t>
              </w:r>
            </w:ins>
          </w:p>
        </w:tc>
        <w:tc>
          <w:tcPr>
            <w:tcW w:w="1445" w:type="dxa"/>
            <w:tcBorders>
              <w:top w:val="single" w:sz="5" w:space="0" w:color="000000"/>
              <w:left w:val="single" w:sz="5" w:space="0" w:color="000000"/>
              <w:bottom w:val="single" w:sz="5" w:space="0" w:color="000000"/>
              <w:right w:val="single" w:sz="5" w:space="0" w:color="000000"/>
            </w:tcBorders>
            <w:tcPrChange w:id="218" w:author="Irfan Tri Raharjo, SE" w:date="2024-12-23T09:10:00Z">
              <w:tcPr>
                <w:tcW w:w="1445" w:type="dxa"/>
                <w:tcBorders>
                  <w:top w:val="single" w:sz="5" w:space="0" w:color="000000"/>
                  <w:left w:val="single" w:sz="5" w:space="0" w:color="000000"/>
                  <w:bottom w:val="single" w:sz="5" w:space="0" w:color="000000"/>
                  <w:right w:val="single" w:sz="5" w:space="0" w:color="000000"/>
                </w:tcBorders>
              </w:tcPr>
            </w:tcPrChange>
          </w:tcPr>
          <w:p w:rsidR="00C9174F" w:rsidRPr="00EF524F" w:rsidRDefault="009F4E74" w:rsidP="00124CB6">
            <w:pPr>
              <w:rPr>
                <w:rFonts w:ascii="Arial" w:hAnsi="Arial" w:cs="Arial"/>
                <w:sz w:val="22"/>
                <w:szCs w:val="22"/>
              </w:rPr>
            </w:pPr>
            <w:r w:rsidRPr="00EF524F">
              <w:rPr>
                <w:rFonts w:ascii="Arial" w:hAnsi="Arial" w:cs="Arial"/>
                <w:sz w:val="22"/>
                <w:szCs w:val="22"/>
              </w:rPr>
              <w:t>Kemitraan Prodi</w:t>
            </w:r>
          </w:p>
        </w:tc>
        <w:tc>
          <w:tcPr>
            <w:tcW w:w="1418" w:type="dxa"/>
            <w:tcBorders>
              <w:top w:val="single" w:sz="5" w:space="0" w:color="000000"/>
              <w:left w:val="single" w:sz="5" w:space="0" w:color="000000"/>
              <w:bottom w:val="single" w:sz="5" w:space="0" w:color="000000"/>
              <w:right w:val="single" w:sz="5" w:space="0" w:color="000000"/>
            </w:tcBorders>
            <w:tcPrChange w:id="219" w:author="Irfan Tri Raharjo, SE" w:date="2024-12-23T09:10:00Z">
              <w:tcPr>
                <w:tcW w:w="1418" w:type="dxa"/>
                <w:tcBorders>
                  <w:top w:val="single" w:sz="5" w:space="0" w:color="000000"/>
                  <w:left w:val="single" w:sz="5" w:space="0" w:color="000000"/>
                  <w:bottom w:val="single" w:sz="5" w:space="0" w:color="000000"/>
                  <w:right w:val="single" w:sz="5" w:space="0" w:color="000000"/>
                </w:tcBorders>
              </w:tcPr>
            </w:tcPrChange>
          </w:tcPr>
          <w:p w:rsidR="00C9174F" w:rsidRPr="00EF524F" w:rsidRDefault="009F4E74" w:rsidP="00124CB6">
            <w:pPr>
              <w:rPr>
                <w:rFonts w:ascii="Arial" w:hAnsi="Arial" w:cs="Arial"/>
                <w:sz w:val="22"/>
                <w:szCs w:val="22"/>
              </w:rPr>
            </w:pPr>
            <w:r w:rsidRPr="00EF524F">
              <w:rPr>
                <w:rFonts w:ascii="Arial" w:hAnsi="Arial" w:cs="Arial"/>
                <w:sz w:val="22"/>
                <w:szCs w:val="22"/>
              </w:rPr>
              <w:t>Jumlah prodi yang bekerja sama dengan mitra kelas dunia</w:t>
            </w:r>
          </w:p>
        </w:tc>
        <w:tc>
          <w:tcPr>
            <w:tcW w:w="1133" w:type="dxa"/>
            <w:tcBorders>
              <w:top w:val="single" w:sz="5" w:space="0" w:color="000000"/>
              <w:left w:val="single" w:sz="5" w:space="0" w:color="000000"/>
              <w:bottom w:val="single" w:sz="5" w:space="0" w:color="000000"/>
              <w:right w:val="single" w:sz="5" w:space="0" w:color="000000"/>
            </w:tcBorders>
            <w:tcPrChange w:id="220" w:author="Irfan Tri Raharjo, SE" w:date="2024-12-23T09:10:00Z">
              <w:tcPr>
                <w:tcW w:w="1133" w:type="dxa"/>
                <w:tcBorders>
                  <w:top w:val="single" w:sz="5" w:space="0" w:color="000000"/>
                  <w:left w:val="single" w:sz="5" w:space="0" w:color="000000"/>
                  <w:bottom w:val="single" w:sz="5" w:space="0" w:color="000000"/>
                  <w:right w:val="single" w:sz="5" w:space="0" w:color="000000"/>
                </w:tcBorders>
              </w:tcPr>
            </w:tcPrChange>
          </w:tcPr>
          <w:p w:rsidR="00C9174F" w:rsidRPr="00EF524F" w:rsidRDefault="00A24CD0" w:rsidP="00124CB6">
            <w:pPr>
              <w:rPr>
                <w:rFonts w:ascii="Arial" w:hAnsi="Arial" w:cs="Arial"/>
                <w:sz w:val="22"/>
                <w:szCs w:val="22"/>
              </w:rPr>
            </w:pPr>
            <w:ins w:id="221" w:author="Irfan Tri Raharjo, SE" w:date="2024-12-23T09:40:00Z">
              <w:r>
                <w:rPr>
                  <w:rFonts w:ascii="Arial" w:hAnsi="Arial" w:cs="Arial"/>
                  <w:sz w:val="22"/>
                  <w:szCs w:val="22"/>
                </w:rPr>
                <w:t>9</w:t>
              </w:r>
            </w:ins>
          </w:p>
        </w:tc>
        <w:tc>
          <w:tcPr>
            <w:tcW w:w="1135" w:type="dxa"/>
            <w:tcBorders>
              <w:top w:val="single" w:sz="5" w:space="0" w:color="000000"/>
              <w:left w:val="single" w:sz="5" w:space="0" w:color="000000"/>
              <w:bottom w:val="single" w:sz="5" w:space="0" w:color="000000"/>
              <w:right w:val="single" w:sz="5" w:space="0" w:color="000000"/>
            </w:tcBorders>
            <w:tcPrChange w:id="222" w:author="Irfan Tri Raharjo, SE" w:date="2024-12-23T09:10:00Z">
              <w:tcPr>
                <w:tcW w:w="1135" w:type="dxa"/>
                <w:tcBorders>
                  <w:top w:val="single" w:sz="5" w:space="0" w:color="000000"/>
                  <w:left w:val="single" w:sz="5" w:space="0" w:color="000000"/>
                  <w:bottom w:val="single" w:sz="5" w:space="0" w:color="000000"/>
                  <w:right w:val="single" w:sz="5" w:space="0" w:color="000000"/>
                </w:tcBorders>
              </w:tcPr>
            </w:tcPrChange>
          </w:tcPr>
          <w:p w:rsidR="00C9174F" w:rsidRPr="00EF524F" w:rsidRDefault="00A24CD0" w:rsidP="00124CB6">
            <w:pPr>
              <w:rPr>
                <w:rFonts w:ascii="Arial" w:hAnsi="Arial" w:cs="Arial"/>
                <w:sz w:val="22"/>
                <w:szCs w:val="22"/>
              </w:rPr>
            </w:pPr>
            <w:ins w:id="223" w:author="Irfan Tri Raharjo, SE" w:date="2024-12-23T09:40:00Z">
              <w:r>
                <w:rPr>
                  <w:rFonts w:ascii="Arial" w:hAnsi="Arial" w:cs="Arial"/>
                  <w:sz w:val="22"/>
                  <w:szCs w:val="22"/>
                </w:rPr>
                <w:t>9</w:t>
              </w:r>
            </w:ins>
          </w:p>
        </w:tc>
        <w:tc>
          <w:tcPr>
            <w:tcW w:w="1561" w:type="dxa"/>
            <w:tcBorders>
              <w:top w:val="single" w:sz="5" w:space="0" w:color="000000"/>
              <w:left w:val="single" w:sz="5" w:space="0" w:color="000000"/>
              <w:bottom w:val="single" w:sz="5" w:space="0" w:color="000000"/>
              <w:right w:val="single" w:sz="5" w:space="0" w:color="000000"/>
            </w:tcBorders>
            <w:tcPrChange w:id="224" w:author="Irfan Tri Raharjo, SE" w:date="2024-12-23T09:10:00Z">
              <w:tcPr>
                <w:tcW w:w="1561" w:type="dxa"/>
                <w:tcBorders>
                  <w:top w:val="single" w:sz="5" w:space="0" w:color="000000"/>
                  <w:left w:val="single" w:sz="5" w:space="0" w:color="000000"/>
                  <w:bottom w:val="single" w:sz="5" w:space="0" w:color="000000"/>
                  <w:right w:val="single" w:sz="5" w:space="0" w:color="000000"/>
                </w:tcBorders>
              </w:tcPr>
            </w:tcPrChange>
          </w:tcPr>
          <w:p w:rsidR="00C9174F" w:rsidRPr="00EF524F" w:rsidRDefault="00C9174F"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Change w:id="225" w:author="Irfan Tri Raharjo, SE" w:date="2024-12-23T09:10:00Z">
              <w:tcPr>
                <w:tcW w:w="1275" w:type="dxa"/>
                <w:tcBorders>
                  <w:top w:val="single" w:sz="5" w:space="0" w:color="000000"/>
                  <w:left w:val="single" w:sz="5" w:space="0" w:color="000000"/>
                  <w:bottom w:val="single" w:sz="5" w:space="0" w:color="000000"/>
                  <w:right w:val="single" w:sz="5" w:space="0" w:color="000000"/>
                </w:tcBorders>
              </w:tcPr>
            </w:tcPrChange>
          </w:tcPr>
          <w:p w:rsidR="00C9174F" w:rsidRPr="00EF524F" w:rsidRDefault="00C9174F" w:rsidP="00124CB6">
            <w:pPr>
              <w:rPr>
                <w:rFonts w:ascii="Arial" w:hAnsi="Arial" w:cs="Arial"/>
                <w:sz w:val="22"/>
                <w:szCs w:val="22"/>
              </w:rPr>
            </w:pPr>
          </w:p>
        </w:tc>
      </w:tr>
      <w:tr w:rsidR="00C9174F" w:rsidRPr="00EF524F" w:rsidTr="009F4E74">
        <w:trPr>
          <w:trHeight w:hRule="exact" w:val="1006"/>
        </w:trPr>
        <w:tc>
          <w:tcPr>
            <w:tcW w:w="566" w:type="dxa"/>
            <w:tcBorders>
              <w:top w:val="single" w:sz="5" w:space="0" w:color="000000"/>
              <w:left w:val="single" w:sz="5" w:space="0" w:color="000000"/>
              <w:bottom w:val="single" w:sz="5" w:space="0" w:color="000000"/>
              <w:right w:val="single" w:sz="5" w:space="0" w:color="000000"/>
            </w:tcBorders>
          </w:tcPr>
          <w:p w:rsidR="00C9174F" w:rsidRPr="00EF524F" w:rsidRDefault="00266D4A" w:rsidP="00124CB6">
            <w:pPr>
              <w:spacing w:line="220" w:lineRule="exact"/>
              <w:ind w:left="165"/>
              <w:rPr>
                <w:rFonts w:ascii="Arial" w:eastAsia="Arial" w:hAnsi="Arial" w:cs="Arial"/>
                <w:sz w:val="22"/>
                <w:szCs w:val="22"/>
              </w:rPr>
            </w:pPr>
            <w:del w:id="226" w:author="Irfan Tri Raharjo, SE" w:date="2024-12-23T09:09:00Z">
              <w:r w:rsidRPr="00EF524F" w:rsidDel="00E75770">
                <w:rPr>
                  <w:rFonts w:ascii="Arial" w:eastAsia="Arial" w:hAnsi="Arial" w:cs="Arial"/>
                  <w:sz w:val="22"/>
                  <w:szCs w:val="22"/>
                </w:rPr>
                <w:delText>14</w:delText>
              </w:r>
            </w:del>
            <w:ins w:id="227" w:author="Irfan Tri Raharjo, SE" w:date="2024-12-23T09:09:00Z">
              <w:r w:rsidR="00E75770">
                <w:rPr>
                  <w:rFonts w:ascii="Arial" w:eastAsia="Arial" w:hAnsi="Arial" w:cs="Arial"/>
                  <w:sz w:val="22"/>
                  <w:szCs w:val="22"/>
                </w:rPr>
                <w:t>12</w:t>
              </w:r>
            </w:ins>
          </w:p>
        </w:tc>
        <w:tc>
          <w:tcPr>
            <w:tcW w:w="1445" w:type="dxa"/>
            <w:tcBorders>
              <w:top w:val="single" w:sz="5" w:space="0" w:color="000000"/>
              <w:left w:val="single" w:sz="5" w:space="0" w:color="000000"/>
              <w:bottom w:val="single" w:sz="5" w:space="0" w:color="000000"/>
              <w:right w:val="single" w:sz="5" w:space="0" w:color="000000"/>
            </w:tcBorders>
          </w:tcPr>
          <w:p w:rsidR="00C9174F" w:rsidRPr="00EF524F" w:rsidRDefault="009F4E74" w:rsidP="00124CB6">
            <w:pPr>
              <w:rPr>
                <w:rFonts w:ascii="Arial" w:hAnsi="Arial" w:cs="Arial"/>
                <w:sz w:val="22"/>
                <w:szCs w:val="22"/>
              </w:rPr>
            </w:pPr>
            <w:r w:rsidRPr="00EF524F">
              <w:rPr>
                <w:rFonts w:ascii="Arial" w:hAnsi="Arial" w:cs="Arial"/>
                <w:sz w:val="22"/>
                <w:szCs w:val="22"/>
              </w:rPr>
              <w:t>Akreditasi Prodi</w:t>
            </w:r>
          </w:p>
        </w:tc>
        <w:tc>
          <w:tcPr>
            <w:tcW w:w="1418" w:type="dxa"/>
            <w:tcBorders>
              <w:top w:val="single" w:sz="5" w:space="0" w:color="000000"/>
              <w:left w:val="single" w:sz="5" w:space="0" w:color="000000"/>
              <w:bottom w:val="single" w:sz="5" w:space="0" w:color="000000"/>
              <w:right w:val="single" w:sz="5" w:space="0" w:color="000000"/>
            </w:tcBorders>
          </w:tcPr>
          <w:p w:rsidR="00C9174F" w:rsidRPr="00EF524F" w:rsidRDefault="009F4E74" w:rsidP="00124CB6">
            <w:pPr>
              <w:rPr>
                <w:rFonts w:ascii="Arial" w:hAnsi="Arial" w:cs="Arial"/>
                <w:sz w:val="22"/>
                <w:szCs w:val="22"/>
              </w:rPr>
            </w:pPr>
            <w:r w:rsidRPr="00EF524F">
              <w:rPr>
                <w:rFonts w:ascii="Arial" w:hAnsi="Arial" w:cs="Arial"/>
                <w:sz w:val="22"/>
                <w:szCs w:val="22"/>
              </w:rPr>
              <w:t>Jumlah prodi yang terakreditasi internasioanal</w:t>
            </w:r>
          </w:p>
        </w:tc>
        <w:tc>
          <w:tcPr>
            <w:tcW w:w="1133" w:type="dxa"/>
            <w:tcBorders>
              <w:top w:val="single" w:sz="5" w:space="0" w:color="000000"/>
              <w:left w:val="single" w:sz="5" w:space="0" w:color="000000"/>
              <w:bottom w:val="single" w:sz="5" w:space="0" w:color="000000"/>
              <w:right w:val="single" w:sz="5" w:space="0" w:color="000000"/>
            </w:tcBorders>
          </w:tcPr>
          <w:p w:rsidR="00C9174F" w:rsidRPr="00EF524F" w:rsidRDefault="00A24CD0" w:rsidP="00124CB6">
            <w:pPr>
              <w:rPr>
                <w:rFonts w:ascii="Arial" w:hAnsi="Arial" w:cs="Arial"/>
                <w:sz w:val="22"/>
                <w:szCs w:val="22"/>
              </w:rPr>
            </w:pPr>
            <w:ins w:id="228" w:author="Irfan Tri Raharjo, SE" w:date="2024-12-23T09:37:00Z">
              <w:r>
                <w:rPr>
                  <w:rFonts w:ascii="Arial" w:hAnsi="Arial" w:cs="Arial"/>
                  <w:sz w:val="22"/>
                  <w:szCs w:val="22"/>
                </w:rPr>
                <w:t>0</w:t>
              </w:r>
            </w:ins>
          </w:p>
        </w:tc>
        <w:tc>
          <w:tcPr>
            <w:tcW w:w="1135" w:type="dxa"/>
            <w:tcBorders>
              <w:top w:val="single" w:sz="5" w:space="0" w:color="000000"/>
              <w:left w:val="single" w:sz="5" w:space="0" w:color="000000"/>
              <w:bottom w:val="single" w:sz="5" w:space="0" w:color="000000"/>
              <w:right w:val="single" w:sz="5" w:space="0" w:color="000000"/>
            </w:tcBorders>
          </w:tcPr>
          <w:p w:rsidR="00C9174F" w:rsidRPr="00EF524F" w:rsidRDefault="00A24CD0" w:rsidP="00124CB6">
            <w:pPr>
              <w:rPr>
                <w:rFonts w:ascii="Arial" w:hAnsi="Arial" w:cs="Arial"/>
                <w:sz w:val="22"/>
                <w:szCs w:val="22"/>
              </w:rPr>
            </w:pPr>
            <w:ins w:id="229" w:author="Irfan Tri Raharjo, SE" w:date="2024-12-23T09:37:00Z">
              <w:r>
                <w:rPr>
                  <w:rFonts w:ascii="Arial" w:hAnsi="Arial" w:cs="Arial"/>
                  <w:sz w:val="22"/>
                  <w:szCs w:val="22"/>
                </w:rPr>
                <w:t>0</w:t>
              </w:r>
            </w:ins>
          </w:p>
        </w:tc>
        <w:tc>
          <w:tcPr>
            <w:tcW w:w="1561" w:type="dxa"/>
            <w:tcBorders>
              <w:top w:val="single" w:sz="5" w:space="0" w:color="000000"/>
              <w:left w:val="single" w:sz="5" w:space="0" w:color="000000"/>
              <w:bottom w:val="single" w:sz="5" w:space="0" w:color="000000"/>
              <w:right w:val="single" w:sz="5" w:space="0" w:color="000000"/>
            </w:tcBorders>
          </w:tcPr>
          <w:p w:rsidR="00C9174F" w:rsidRPr="00EF524F" w:rsidRDefault="00C9174F"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
          <w:p w:rsidR="00C9174F" w:rsidRPr="00EF524F" w:rsidRDefault="00C9174F" w:rsidP="00124CB6">
            <w:pPr>
              <w:rPr>
                <w:rFonts w:ascii="Arial" w:hAnsi="Arial" w:cs="Arial"/>
                <w:sz w:val="22"/>
                <w:szCs w:val="22"/>
              </w:rPr>
            </w:pPr>
          </w:p>
        </w:tc>
      </w:tr>
      <w:tr w:rsidR="00C9174F" w:rsidRPr="00EF524F" w:rsidTr="00124CB6">
        <w:trPr>
          <w:trHeight w:hRule="exact" w:val="274"/>
        </w:trPr>
        <w:tc>
          <w:tcPr>
            <w:tcW w:w="566" w:type="dxa"/>
            <w:tcBorders>
              <w:top w:val="single" w:sz="5" w:space="0" w:color="000000"/>
              <w:left w:val="single" w:sz="5" w:space="0" w:color="000000"/>
              <w:bottom w:val="single" w:sz="5" w:space="0" w:color="000000"/>
              <w:right w:val="single" w:sz="5" w:space="0" w:color="000000"/>
            </w:tcBorders>
          </w:tcPr>
          <w:p w:rsidR="00C9174F" w:rsidRPr="00EF524F" w:rsidRDefault="00C9174F" w:rsidP="00124CB6">
            <w:pPr>
              <w:spacing w:line="220" w:lineRule="exact"/>
              <w:ind w:left="165"/>
              <w:rPr>
                <w:rFonts w:ascii="Arial" w:eastAsia="Arial" w:hAnsi="Arial" w:cs="Arial"/>
                <w:sz w:val="22"/>
                <w:szCs w:val="22"/>
              </w:rPr>
            </w:pPr>
          </w:p>
        </w:tc>
        <w:tc>
          <w:tcPr>
            <w:tcW w:w="1445" w:type="dxa"/>
            <w:tcBorders>
              <w:top w:val="single" w:sz="5" w:space="0" w:color="000000"/>
              <w:left w:val="single" w:sz="5" w:space="0" w:color="000000"/>
              <w:bottom w:val="single" w:sz="5" w:space="0" w:color="000000"/>
              <w:right w:val="single" w:sz="5" w:space="0" w:color="000000"/>
            </w:tcBorders>
          </w:tcPr>
          <w:p w:rsidR="00C9174F" w:rsidRPr="00EF524F" w:rsidRDefault="00C9174F" w:rsidP="00124CB6">
            <w:pPr>
              <w:rPr>
                <w:rFonts w:ascii="Arial" w:hAnsi="Arial" w:cs="Arial"/>
                <w:sz w:val="22"/>
                <w:szCs w:val="22"/>
              </w:rPr>
            </w:pPr>
          </w:p>
        </w:tc>
        <w:tc>
          <w:tcPr>
            <w:tcW w:w="1418" w:type="dxa"/>
            <w:tcBorders>
              <w:top w:val="single" w:sz="5" w:space="0" w:color="000000"/>
              <w:left w:val="single" w:sz="5" w:space="0" w:color="000000"/>
              <w:bottom w:val="single" w:sz="5" w:space="0" w:color="000000"/>
              <w:right w:val="single" w:sz="5" w:space="0" w:color="000000"/>
            </w:tcBorders>
          </w:tcPr>
          <w:p w:rsidR="00C9174F" w:rsidRPr="00EF524F" w:rsidRDefault="00C9174F" w:rsidP="00124CB6">
            <w:pPr>
              <w:rPr>
                <w:rFonts w:ascii="Arial" w:hAnsi="Arial" w:cs="Arial"/>
                <w:sz w:val="22"/>
                <w:szCs w:val="22"/>
              </w:rPr>
            </w:pPr>
          </w:p>
        </w:tc>
        <w:tc>
          <w:tcPr>
            <w:tcW w:w="1133" w:type="dxa"/>
            <w:tcBorders>
              <w:top w:val="single" w:sz="5" w:space="0" w:color="000000"/>
              <w:left w:val="single" w:sz="5" w:space="0" w:color="000000"/>
              <w:bottom w:val="single" w:sz="5" w:space="0" w:color="000000"/>
              <w:right w:val="single" w:sz="5" w:space="0" w:color="000000"/>
            </w:tcBorders>
          </w:tcPr>
          <w:p w:rsidR="00C9174F" w:rsidRPr="00EF524F" w:rsidRDefault="00C9174F" w:rsidP="00124CB6">
            <w:pPr>
              <w:rPr>
                <w:rFonts w:ascii="Arial" w:hAnsi="Arial" w:cs="Arial"/>
                <w:sz w:val="22"/>
                <w:szCs w:val="22"/>
              </w:rPr>
            </w:pPr>
          </w:p>
        </w:tc>
        <w:tc>
          <w:tcPr>
            <w:tcW w:w="1135" w:type="dxa"/>
            <w:tcBorders>
              <w:top w:val="single" w:sz="5" w:space="0" w:color="000000"/>
              <w:left w:val="single" w:sz="5" w:space="0" w:color="000000"/>
              <w:bottom w:val="single" w:sz="5" w:space="0" w:color="000000"/>
              <w:right w:val="single" w:sz="5" w:space="0" w:color="000000"/>
            </w:tcBorders>
          </w:tcPr>
          <w:p w:rsidR="00C9174F" w:rsidRPr="00EF524F" w:rsidRDefault="00C9174F" w:rsidP="00124CB6">
            <w:pPr>
              <w:rPr>
                <w:rFonts w:ascii="Arial" w:hAnsi="Arial" w:cs="Arial"/>
                <w:sz w:val="22"/>
                <w:szCs w:val="22"/>
              </w:rPr>
            </w:pPr>
          </w:p>
        </w:tc>
        <w:tc>
          <w:tcPr>
            <w:tcW w:w="1561" w:type="dxa"/>
            <w:tcBorders>
              <w:top w:val="single" w:sz="5" w:space="0" w:color="000000"/>
              <w:left w:val="single" w:sz="5" w:space="0" w:color="000000"/>
              <w:bottom w:val="single" w:sz="5" w:space="0" w:color="000000"/>
              <w:right w:val="single" w:sz="5" w:space="0" w:color="000000"/>
            </w:tcBorders>
          </w:tcPr>
          <w:p w:rsidR="00C9174F" w:rsidRPr="00EF524F" w:rsidRDefault="00C9174F"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
          <w:p w:rsidR="00C9174F" w:rsidRPr="00EF524F" w:rsidRDefault="00C9174F" w:rsidP="00124CB6">
            <w:pPr>
              <w:rPr>
                <w:rFonts w:ascii="Arial" w:hAnsi="Arial" w:cs="Arial"/>
                <w:sz w:val="22"/>
                <w:szCs w:val="22"/>
              </w:rPr>
            </w:pPr>
          </w:p>
        </w:tc>
      </w:tr>
      <w:tr w:rsidR="00855DAC" w:rsidRPr="00EF524F" w:rsidTr="00124CB6">
        <w:trPr>
          <w:trHeight w:hRule="exact" w:val="276"/>
        </w:trPr>
        <w:tc>
          <w:tcPr>
            <w:tcW w:w="566" w:type="dxa"/>
            <w:tcBorders>
              <w:top w:val="single" w:sz="5" w:space="0" w:color="000000"/>
              <w:left w:val="single" w:sz="5" w:space="0" w:color="000000"/>
              <w:bottom w:val="single" w:sz="5" w:space="0" w:color="000000"/>
              <w:right w:val="single" w:sz="5" w:space="0" w:color="000000"/>
            </w:tcBorders>
          </w:tcPr>
          <w:p w:rsidR="00855DAC" w:rsidRPr="00EF524F" w:rsidRDefault="00855DAC" w:rsidP="00124CB6">
            <w:pPr>
              <w:spacing w:line="220" w:lineRule="exact"/>
              <w:ind w:left="177"/>
              <w:rPr>
                <w:rFonts w:ascii="Arial" w:eastAsia="Arial" w:hAnsi="Arial" w:cs="Arial"/>
                <w:sz w:val="22"/>
                <w:szCs w:val="22"/>
              </w:rPr>
            </w:pPr>
            <w:r w:rsidRPr="00EF524F">
              <w:rPr>
                <w:rFonts w:ascii="Arial" w:eastAsia="Arial" w:hAnsi="Arial" w:cs="Arial"/>
                <w:sz w:val="22"/>
                <w:szCs w:val="22"/>
              </w:rPr>
              <w:t>…</w:t>
            </w:r>
          </w:p>
        </w:tc>
        <w:tc>
          <w:tcPr>
            <w:tcW w:w="1445" w:type="dxa"/>
            <w:tcBorders>
              <w:top w:val="single" w:sz="5" w:space="0" w:color="000000"/>
              <w:left w:val="single" w:sz="5" w:space="0" w:color="000000"/>
              <w:bottom w:val="single" w:sz="5" w:space="0" w:color="000000"/>
              <w:right w:val="single" w:sz="5" w:space="0" w:color="000000"/>
            </w:tcBorders>
          </w:tcPr>
          <w:p w:rsidR="00855DAC" w:rsidRPr="00EF524F" w:rsidRDefault="00855DAC" w:rsidP="00124CB6">
            <w:pPr>
              <w:rPr>
                <w:rFonts w:ascii="Arial" w:hAnsi="Arial" w:cs="Arial"/>
                <w:sz w:val="22"/>
                <w:szCs w:val="22"/>
              </w:rPr>
            </w:pPr>
          </w:p>
        </w:tc>
        <w:tc>
          <w:tcPr>
            <w:tcW w:w="1418" w:type="dxa"/>
            <w:tcBorders>
              <w:top w:val="single" w:sz="5" w:space="0" w:color="000000"/>
              <w:left w:val="single" w:sz="5" w:space="0" w:color="000000"/>
              <w:bottom w:val="single" w:sz="5" w:space="0" w:color="000000"/>
              <w:right w:val="single" w:sz="5" w:space="0" w:color="000000"/>
            </w:tcBorders>
          </w:tcPr>
          <w:p w:rsidR="00855DAC" w:rsidRPr="00EF524F" w:rsidRDefault="00855DAC" w:rsidP="00124CB6">
            <w:pPr>
              <w:rPr>
                <w:rFonts w:ascii="Arial" w:hAnsi="Arial" w:cs="Arial"/>
                <w:sz w:val="22"/>
                <w:szCs w:val="22"/>
              </w:rPr>
            </w:pPr>
          </w:p>
        </w:tc>
        <w:tc>
          <w:tcPr>
            <w:tcW w:w="1133" w:type="dxa"/>
            <w:tcBorders>
              <w:top w:val="single" w:sz="5" w:space="0" w:color="000000"/>
              <w:left w:val="single" w:sz="5" w:space="0" w:color="000000"/>
              <w:bottom w:val="single" w:sz="5" w:space="0" w:color="000000"/>
              <w:right w:val="single" w:sz="5" w:space="0" w:color="000000"/>
            </w:tcBorders>
          </w:tcPr>
          <w:p w:rsidR="00855DAC" w:rsidRPr="00EF524F" w:rsidRDefault="00855DAC" w:rsidP="00124CB6">
            <w:pPr>
              <w:rPr>
                <w:rFonts w:ascii="Arial" w:hAnsi="Arial" w:cs="Arial"/>
                <w:sz w:val="22"/>
                <w:szCs w:val="22"/>
              </w:rPr>
            </w:pPr>
          </w:p>
        </w:tc>
        <w:tc>
          <w:tcPr>
            <w:tcW w:w="1135" w:type="dxa"/>
            <w:tcBorders>
              <w:top w:val="single" w:sz="5" w:space="0" w:color="000000"/>
              <w:left w:val="single" w:sz="5" w:space="0" w:color="000000"/>
              <w:bottom w:val="single" w:sz="5" w:space="0" w:color="000000"/>
              <w:right w:val="single" w:sz="5" w:space="0" w:color="000000"/>
            </w:tcBorders>
          </w:tcPr>
          <w:p w:rsidR="00855DAC" w:rsidRPr="00EF524F" w:rsidRDefault="00855DAC" w:rsidP="00124CB6">
            <w:pPr>
              <w:rPr>
                <w:rFonts w:ascii="Arial" w:hAnsi="Arial" w:cs="Arial"/>
                <w:sz w:val="22"/>
                <w:szCs w:val="22"/>
              </w:rPr>
            </w:pPr>
          </w:p>
        </w:tc>
        <w:tc>
          <w:tcPr>
            <w:tcW w:w="1561" w:type="dxa"/>
            <w:tcBorders>
              <w:top w:val="single" w:sz="5" w:space="0" w:color="000000"/>
              <w:left w:val="single" w:sz="5" w:space="0" w:color="000000"/>
              <w:bottom w:val="single" w:sz="5" w:space="0" w:color="000000"/>
              <w:right w:val="single" w:sz="5" w:space="0" w:color="000000"/>
            </w:tcBorders>
          </w:tcPr>
          <w:p w:rsidR="00855DAC" w:rsidRPr="00EF524F" w:rsidRDefault="00855DAC"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
          <w:p w:rsidR="00855DAC" w:rsidRPr="00EF524F" w:rsidRDefault="00855DAC" w:rsidP="00124CB6">
            <w:pPr>
              <w:rPr>
                <w:rFonts w:ascii="Arial" w:hAnsi="Arial" w:cs="Arial"/>
                <w:sz w:val="22"/>
                <w:szCs w:val="22"/>
              </w:rPr>
            </w:pPr>
          </w:p>
        </w:tc>
      </w:tr>
    </w:tbl>
    <w:p w:rsidR="00855DAC" w:rsidRDefault="00855DAC" w:rsidP="00855DAC">
      <w:pPr>
        <w:sectPr w:rsidR="00855DAC">
          <w:pgSz w:w="11920" w:h="16840"/>
          <w:pgMar w:top="1560" w:right="1140" w:bottom="280" w:left="1440" w:header="0" w:footer="821" w:gutter="0"/>
          <w:cols w:space="720"/>
        </w:sectPr>
      </w:pPr>
    </w:p>
    <w:p w:rsidR="00855DAC" w:rsidRDefault="00855DAC" w:rsidP="00855DAC">
      <w:pPr>
        <w:spacing w:before="92" w:line="300" w:lineRule="atLeast"/>
        <w:ind w:left="574" w:right="61"/>
        <w:rPr>
          <w:rFonts w:ascii="Arial" w:eastAsia="Arial" w:hAnsi="Arial" w:cs="Arial"/>
          <w:sz w:val="24"/>
          <w:szCs w:val="24"/>
        </w:rPr>
      </w:pPr>
      <w:r w:rsidRPr="00DB0FF4">
        <w:rPr>
          <w:rFonts w:ascii="Arial" w:eastAsia="Arial" w:hAnsi="Arial" w:cs="Arial"/>
          <w:i/>
          <w:color w:val="5B9BD5" w:themeColor="accent1"/>
          <w:sz w:val="24"/>
          <w:szCs w:val="24"/>
        </w:rPr>
        <w:lastRenderedPageBreak/>
        <w:t>U</w:t>
      </w:r>
      <w:r w:rsidRPr="00DB0FF4">
        <w:rPr>
          <w:rFonts w:ascii="Arial" w:eastAsia="Arial" w:hAnsi="Arial" w:cs="Arial"/>
          <w:i/>
          <w:color w:val="5B9BD5" w:themeColor="accent1"/>
          <w:spacing w:val="-1"/>
          <w:sz w:val="24"/>
          <w:szCs w:val="24"/>
        </w:rPr>
        <w:t>r</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ikan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b</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a</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n</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ika</w:t>
      </w:r>
      <w:r w:rsidRPr="00DB0FF4">
        <w:rPr>
          <w:rFonts w:ascii="Arial" w:eastAsia="Arial" w:hAnsi="Arial" w:cs="Arial"/>
          <w:i/>
          <w:color w:val="5B9BD5" w:themeColor="accent1"/>
          <w:spacing w:val="1"/>
          <w:sz w:val="24"/>
          <w:szCs w:val="24"/>
        </w:rPr>
        <w:t>to</w:t>
      </w:r>
      <w:r w:rsidRPr="00DB0FF4">
        <w:rPr>
          <w:rFonts w:ascii="Arial" w:eastAsia="Arial" w:hAnsi="Arial" w:cs="Arial"/>
          <w:i/>
          <w:color w:val="5B9BD5" w:themeColor="accent1"/>
          <w:sz w:val="24"/>
          <w:szCs w:val="24"/>
        </w:rPr>
        <w:t>r k</w:t>
      </w:r>
      <w:r w:rsidRPr="00DB0FF4">
        <w:rPr>
          <w:rFonts w:ascii="Arial" w:eastAsia="Arial" w:hAnsi="Arial" w:cs="Arial"/>
          <w:i/>
          <w:color w:val="5B9BD5" w:themeColor="accent1"/>
          <w:spacing w:val="-3"/>
          <w:sz w:val="24"/>
          <w:szCs w:val="24"/>
        </w:rPr>
        <w:t>i</w:t>
      </w:r>
      <w:r w:rsidRPr="00DB0FF4">
        <w:rPr>
          <w:rFonts w:ascii="Arial" w:eastAsia="Arial" w:hAnsi="Arial" w:cs="Arial"/>
          <w:i/>
          <w:color w:val="5B9BD5" w:themeColor="accent1"/>
          <w:spacing w:val="1"/>
          <w:sz w:val="24"/>
          <w:szCs w:val="24"/>
        </w:rPr>
        <w:t>ne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j</w:t>
      </w:r>
      <w:r w:rsidRPr="00DB0FF4">
        <w:rPr>
          <w:rFonts w:ascii="Arial" w:eastAsia="Arial" w:hAnsi="Arial" w:cs="Arial"/>
          <w:i/>
          <w:color w:val="5B9BD5" w:themeColor="accent1"/>
          <w:sz w:val="24"/>
          <w:szCs w:val="24"/>
        </w:rPr>
        <w:t>a</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2"/>
          <w:sz w:val="24"/>
          <w:szCs w:val="24"/>
        </w:rPr>
        <w:t>y</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z w:val="24"/>
          <w:szCs w:val="24"/>
        </w:rPr>
        <w:t>g</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z w:val="24"/>
          <w:szCs w:val="24"/>
        </w:rPr>
        <w:t>melamp</w:t>
      </w:r>
      <w:r w:rsidRPr="00DB0FF4">
        <w:rPr>
          <w:rFonts w:ascii="Arial" w:eastAsia="Arial" w:hAnsi="Arial" w:cs="Arial"/>
          <w:i/>
          <w:color w:val="5B9BD5" w:themeColor="accent1"/>
          <w:spacing w:val="1"/>
          <w:sz w:val="24"/>
          <w:szCs w:val="24"/>
        </w:rPr>
        <w:t>au</w:t>
      </w:r>
      <w:r w:rsidRPr="00DB0FF4">
        <w:rPr>
          <w:rFonts w:ascii="Arial" w:eastAsia="Arial" w:hAnsi="Arial" w:cs="Arial"/>
          <w:i/>
          <w:color w:val="5B9BD5" w:themeColor="accent1"/>
          <w:sz w:val="24"/>
          <w:szCs w:val="24"/>
        </w:rPr>
        <w:t xml:space="preserve">i </w:t>
      </w:r>
      <w:r w:rsidRPr="00DB0FF4">
        <w:rPr>
          <w:rFonts w:ascii="Arial" w:eastAsia="Arial" w:hAnsi="Arial" w:cs="Arial"/>
          <w:i/>
          <w:color w:val="5B9BD5" w:themeColor="accent1"/>
          <w:spacing w:val="1"/>
          <w:sz w:val="24"/>
          <w:szCs w:val="24"/>
        </w:rPr>
        <w:t>S</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w:t>
      </w:r>
      <w:r w:rsidRPr="00DB0FF4">
        <w:rPr>
          <w:rFonts w:ascii="Arial" w:eastAsia="Arial" w:hAnsi="Arial" w:cs="Arial"/>
          <w:i/>
          <w:color w:val="5B9BD5" w:themeColor="accent1"/>
          <w:sz w:val="24"/>
          <w:szCs w:val="24"/>
        </w:rPr>
        <w:t>DI</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z w:val="24"/>
          <w:szCs w:val="24"/>
        </w:rPr>
        <w:t xml:space="preserve">I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u</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 xml:space="preserve">r,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3"/>
          <w:sz w:val="24"/>
          <w:szCs w:val="24"/>
        </w:rPr>
        <w:t>i</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it</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z w:val="24"/>
          <w:szCs w:val="24"/>
        </w:rPr>
        <w:t xml:space="preserve">r,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 xml:space="preserve">ikaji,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d</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pacing w:val="1"/>
          <w:sz w:val="24"/>
          <w:szCs w:val="24"/>
        </w:rPr>
        <w:t>na</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1"/>
          <w:sz w:val="24"/>
          <w:szCs w:val="24"/>
        </w:rPr>
        <w:t>i</w:t>
      </w:r>
      <w:r w:rsidRPr="00DB0FF4">
        <w:rPr>
          <w:rFonts w:ascii="Arial" w:eastAsia="Arial" w:hAnsi="Arial" w:cs="Arial"/>
          <w:i/>
          <w:color w:val="5B9BD5" w:themeColor="accent1"/>
          <w:sz w:val="24"/>
          <w:szCs w:val="24"/>
        </w:rPr>
        <w:t xml:space="preserve">sis </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z w:val="24"/>
          <w:szCs w:val="24"/>
        </w:rPr>
        <w:t>rb</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3"/>
          <w:sz w:val="24"/>
          <w:szCs w:val="24"/>
        </w:rPr>
        <w:t>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be</w:t>
      </w:r>
      <w:r w:rsidRPr="00DB0FF4">
        <w:rPr>
          <w:rFonts w:ascii="Arial" w:eastAsia="Arial" w:hAnsi="Arial" w:cs="Arial"/>
          <w:i/>
          <w:color w:val="5B9BD5" w:themeColor="accent1"/>
          <w:sz w:val="24"/>
          <w:szCs w:val="24"/>
        </w:rPr>
        <w:t>rkel</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ju</w:t>
      </w:r>
      <w:r w:rsidRPr="00DB0FF4">
        <w:rPr>
          <w:rFonts w:ascii="Arial" w:eastAsia="Arial" w:hAnsi="Arial" w:cs="Arial"/>
          <w:i/>
          <w:color w:val="5B9BD5" w:themeColor="accent1"/>
          <w:spacing w:val="1"/>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Pr>
          <w:rFonts w:ascii="Arial" w:eastAsia="Arial" w:hAnsi="Arial" w:cs="Arial"/>
          <w:sz w:val="24"/>
          <w:szCs w:val="24"/>
        </w:rPr>
        <w:t>.</w:t>
      </w:r>
    </w:p>
    <w:p w:rsidR="00855DAC" w:rsidRDefault="00855DAC" w:rsidP="00855DAC">
      <w:pPr>
        <w:spacing w:before="3" w:line="120" w:lineRule="exact"/>
        <w:rPr>
          <w:sz w:val="12"/>
          <w:szCs w:val="12"/>
        </w:rPr>
      </w:pPr>
    </w:p>
    <w:tbl>
      <w:tblPr>
        <w:tblStyle w:val="TableGrid"/>
        <w:tblW w:w="0" w:type="auto"/>
        <w:tblInd w:w="421" w:type="dxa"/>
        <w:tblLook w:val="04A0" w:firstRow="1" w:lastRow="0" w:firstColumn="1" w:lastColumn="0" w:noHBand="0" w:noVBand="1"/>
      </w:tblPr>
      <w:tblGrid>
        <w:gridCol w:w="8909"/>
      </w:tblGrid>
      <w:tr w:rsidR="000275AF" w:rsidRPr="000275AF" w:rsidTr="000275AF">
        <w:tc>
          <w:tcPr>
            <w:tcW w:w="8909" w:type="dxa"/>
          </w:tcPr>
          <w:p w:rsidR="00272A3C" w:rsidRDefault="00EF524F" w:rsidP="00855DAC">
            <w:pPr>
              <w:spacing w:line="200" w:lineRule="exact"/>
              <w:rPr>
                <w:ins w:id="230" w:author="Irfan Tri Raharjo, SE" w:date="2024-12-23T13:43:00Z"/>
                <w:rFonts w:ascii="Arial" w:hAnsi="Arial" w:cs="Arial"/>
                <w:sz w:val="24"/>
                <w:szCs w:val="24"/>
              </w:rPr>
            </w:pPr>
            <w:del w:id="231" w:author="Irfan Tri Raharjo, SE" w:date="2024-12-23T13:40:00Z">
              <w:r w:rsidDel="00272A3C">
                <w:rPr>
                  <w:rFonts w:ascii="Arial" w:hAnsi="Arial" w:cs="Arial"/>
                  <w:sz w:val="24"/>
                  <w:szCs w:val="24"/>
                </w:rPr>
                <w:delText>Uraian s</w:delText>
              </w:r>
            </w:del>
            <w:ins w:id="232" w:author="Irfan Tri Raharjo, SE" w:date="2024-12-23T13:40:00Z">
              <w:r w:rsidR="00272A3C">
                <w:rPr>
                  <w:rFonts w:ascii="Arial" w:hAnsi="Arial" w:cs="Arial"/>
                  <w:sz w:val="24"/>
                  <w:szCs w:val="24"/>
                </w:rPr>
                <w:t>S</w:t>
              </w:r>
            </w:ins>
            <w:r>
              <w:rPr>
                <w:rFonts w:ascii="Arial" w:hAnsi="Arial" w:cs="Arial"/>
                <w:sz w:val="24"/>
                <w:szCs w:val="24"/>
              </w:rPr>
              <w:t>etiap</w:t>
            </w:r>
            <w:ins w:id="233" w:author="Irfan Tri Raharjo, SE" w:date="2024-12-23T13:33:00Z">
              <w:r w:rsidR="00050684">
                <w:rPr>
                  <w:rFonts w:ascii="Arial" w:hAnsi="Arial" w:cs="Arial"/>
                  <w:sz w:val="24"/>
                  <w:szCs w:val="24"/>
                </w:rPr>
                <w:t xml:space="preserve"> </w:t>
              </w:r>
            </w:ins>
            <w:ins w:id="234" w:author="Irfan Tri Raharjo, SE" w:date="2024-12-23T13:40:00Z">
              <w:r w:rsidR="00272A3C">
                <w:rPr>
                  <w:rFonts w:ascii="Arial" w:hAnsi="Arial" w:cs="Arial"/>
                  <w:sz w:val="24"/>
                  <w:szCs w:val="24"/>
                </w:rPr>
                <w:t xml:space="preserve">indikator </w:t>
              </w:r>
            </w:ins>
            <w:ins w:id="235" w:author="Irfan Tri Raharjo, SE" w:date="2024-12-23T13:33:00Z">
              <w:r w:rsidR="00050684">
                <w:rPr>
                  <w:rFonts w:ascii="Arial" w:hAnsi="Arial" w:cs="Arial"/>
                  <w:sz w:val="24"/>
                  <w:szCs w:val="24"/>
                </w:rPr>
                <w:t>k</w:t>
              </w:r>
              <w:r w:rsidR="00272A3C">
                <w:rPr>
                  <w:rFonts w:ascii="Arial" w:hAnsi="Arial" w:cs="Arial"/>
                  <w:sz w:val="24"/>
                  <w:szCs w:val="24"/>
                </w:rPr>
                <w:t>inerja yang ditetapkan melampau</w:t>
              </w:r>
              <w:r w:rsidR="00050684">
                <w:rPr>
                  <w:rFonts w:ascii="Arial" w:hAnsi="Arial" w:cs="Arial"/>
                  <w:sz w:val="24"/>
                  <w:szCs w:val="24"/>
                </w:rPr>
                <w:t xml:space="preserve">i </w:t>
              </w:r>
              <w:r w:rsidR="00050684" w:rsidRPr="00272A3C">
                <w:rPr>
                  <w:rFonts w:ascii="Arial" w:hAnsi="Arial" w:cs="Arial"/>
                  <w:b/>
                  <w:sz w:val="24"/>
                  <w:szCs w:val="24"/>
                  <w:rPrChange w:id="236" w:author="Irfan Tri Raharjo, SE" w:date="2024-12-23T13:49:00Z">
                    <w:rPr>
                      <w:rFonts w:ascii="Arial" w:hAnsi="Arial" w:cs="Arial"/>
                      <w:sz w:val="24"/>
                      <w:szCs w:val="24"/>
                    </w:rPr>
                  </w:rPrChange>
                </w:rPr>
                <w:t>SN-Dikti diukur</w:t>
              </w:r>
              <w:r w:rsidR="00050684">
                <w:rPr>
                  <w:rFonts w:ascii="Arial" w:hAnsi="Arial" w:cs="Arial"/>
                  <w:sz w:val="24"/>
                  <w:szCs w:val="24"/>
                </w:rPr>
                <w:t xml:space="preserve"> dengan menggunakan metode yang komprehensif. </w:t>
              </w:r>
            </w:ins>
            <w:ins w:id="237" w:author="Irfan Tri Raharjo, SE" w:date="2024-12-23T13:34:00Z">
              <w:r w:rsidR="00050684">
                <w:rPr>
                  <w:rFonts w:ascii="Arial" w:hAnsi="Arial" w:cs="Arial"/>
                  <w:sz w:val="24"/>
                  <w:szCs w:val="24"/>
                </w:rPr>
                <w:t>Pertama, menggunakan data kuantitatif dan kualitatif untuk mengevaluasi berbagai aspek</w:t>
              </w:r>
            </w:ins>
            <w:ins w:id="238" w:author="Irfan Tri Raharjo, SE" w:date="2024-12-23T13:35:00Z">
              <w:r w:rsidR="00050684">
                <w:rPr>
                  <w:rFonts w:ascii="Arial" w:hAnsi="Arial" w:cs="Arial"/>
                  <w:sz w:val="24"/>
                  <w:szCs w:val="24"/>
                </w:rPr>
                <w:t xml:space="preserve"> yang terkait dengan standar, seperti</w:t>
              </w:r>
            </w:ins>
            <w:ins w:id="239" w:author="Irfan Tri Raharjo, SE" w:date="2024-12-23T13:36:00Z">
              <w:r w:rsidR="00050684">
                <w:rPr>
                  <w:rFonts w:ascii="Arial" w:hAnsi="Arial" w:cs="Arial"/>
                  <w:sz w:val="24"/>
                  <w:szCs w:val="24"/>
                </w:rPr>
                <w:t xml:space="preserve"> </w:t>
              </w:r>
            </w:ins>
            <w:ins w:id="240" w:author="Irfan Tri Raharjo, SE" w:date="2024-12-24T14:33:00Z">
              <w:r w:rsidR="00E74C0A">
                <w:rPr>
                  <w:rFonts w:ascii="Arial" w:hAnsi="Arial" w:cs="Arial"/>
                  <w:sz w:val="24"/>
                  <w:szCs w:val="24"/>
                </w:rPr>
                <w:t>survei</w:t>
              </w:r>
            </w:ins>
            <w:ins w:id="241" w:author="Irfan Tri Raharjo, SE" w:date="2024-12-23T13:36:00Z">
              <w:r w:rsidR="00050684">
                <w:rPr>
                  <w:rFonts w:ascii="Arial" w:hAnsi="Arial" w:cs="Arial"/>
                  <w:sz w:val="24"/>
                  <w:szCs w:val="24"/>
                </w:rPr>
                <w:t xml:space="preserve"> kepuasan mahasiswa, alumni, dan mitra. </w:t>
              </w:r>
            </w:ins>
            <w:ins w:id="242" w:author="Irfan Tri Raharjo, SE" w:date="2024-12-23T13:37:00Z">
              <w:r w:rsidR="00050684">
                <w:rPr>
                  <w:rFonts w:ascii="Arial" w:hAnsi="Arial" w:cs="Arial"/>
                  <w:sz w:val="24"/>
                  <w:szCs w:val="24"/>
                </w:rPr>
                <w:t xml:space="preserve">Pengukuran dilakukan secara berkala </w:t>
              </w:r>
            </w:ins>
            <w:ins w:id="243" w:author="Irfan Tri Raharjo, SE" w:date="2024-12-23T13:43:00Z">
              <w:r w:rsidR="00272A3C">
                <w:rPr>
                  <w:rFonts w:ascii="Arial" w:hAnsi="Arial" w:cs="Arial"/>
                  <w:sz w:val="24"/>
                  <w:szCs w:val="24"/>
                </w:rPr>
                <w:t>guna mendapatkan</w:t>
              </w:r>
            </w:ins>
            <w:ins w:id="244" w:author="Irfan Tri Raharjo, SE" w:date="2024-12-23T13:37:00Z">
              <w:r w:rsidR="00050684">
                <w:rPr>
                  <w:rFonts w:ascii="Arial" w:hAnsi="Arial" w:cs="Arial"/>
                  <w:sz w:val="24"/>
                  <w:szCs w:val="24"/>
                </w:rPr>
                <w:t xml:space="preserve"> perbandingan hasil yang dicapai dengan indikator standar yang telah ditetapkan. </w:t>
              </w:r>
            </w:ins>
            <w:ins w:id="245" w:author="Irfan Tri Raharjo, SE" w:date="2024-12-23T14:05:00Z">
              <w:r w:rsidR="00B03546">
                <w:rPr>
                  <w:rFonts w:ascii="Arial" w:hAnsi="Arial" w:cs="Arial"/>
                  <w:sz w:val="24"/>
                  <w:szCs w:val="24"/>
                </w:rPr>
                <w:t xml:space="preserve">Data hasil pengukuran beberapa disajikan melalui dashboard </w:t>
              </w:r>
              <w:r w:rsidR="00B03546">
                <w:rPr>
                  <w:rFonts w:ascii="Arial" w:hAnsi="Arial" w:cs="Arial"/>
                  <w:sz w:val="24"/>
                  <w:szCs w:val="24"/>
                </w:rPr>
                <w:fldChar w:fldCharType="begin"/>
              </w:r>
              <w:r w:rsidR="00B03546">
                <w:rPr>
                  <w:rFonts w:ascii="Arial" w:hAnsi="Arial" w:cs="Arial"/>
                  <w:sz w:val="24"/>
                  <w:szCs w:val="24"/>
                </w:rPr>
                <w:instrText xml:space="preserve"> HYPERLINK "</w:instrText>
              </w:r>
              <w:r w:rsidR="00B03546" w:rsidRPr="00B03546">
                <w:rPr>
                  <w:rFonts w:ascii="Arial" w:hAnsi="Arial" w:cs="Arial"/>
                  <w:sz w:val="24"/>
                  <w:szCs w:val="24"/>
                </w:rPr>
                <w:instrText>http://data.machung.ac.id/</w:instrText>
              </w:r>
              <w:r w:rsidR="00B03546">
                <w:rPr>
                  <w:rFonts w:ascii="Arial" w:hAnsi="Arial" w:cs="Arial"/>
                  <w:sz w:val="24"/>
                  <w:szCs w:val="24"/>
                </w:rPr>
                <w:instrText xml:space="preserve">" </w:instrText>
              </w:r>
              <w:r w:rsidR="00B03546">
                <w:rPr>
                  <w:rFonts w:ascii="Arial" w:hAnsi="Arial" w:cs="Arial"/>
                  <w:sz w:val="24"/>
                  <w:szCs w:val="24"/>
                </w:rPr>
                <w:fldChar w:fldCharType="separate"/>
              </w:r>
              <w:r w:rsidR="00B03546" w:rsidRPr="000C20F4">
                <w:rPr>
                  <w:rStyle w:val="Hyperlink"/>
                  <w:rFonts w:ascii="Arial" w:hAnsi="Arial" w:cs="Arial"/>
                  <w:sz w:val="24"/>
                  <w:szCs w:val="24"/>
                </w:rPr>
                <w:t>http://data.machung.ac.id/</w:t>
              </w:r>
              <w:r w:rsidR="00B03546">
                <w:rPr>
                  <w:rFonts w:ascii="Arial" w:hAnsi="Arial" w:cs="Arial"/>
                  <w:sz w:val="24"/>
                  <w:szCs w:val="24"/>
                </w:rPr>
                <w:fldChar w:fldCharType="end"/>
              </w:r>
              <w:r w:rsidR="00B03546">
                <w:rPr>
                  <w:rFonts w:ascii="Arial" w:hAnsi="Arial" w:cs="Arial"/>
                  <w:sz w:val="24"/>
                  <w:szCs w:val="24"/>
                </w:rPr>
                <w:t xml:space="preserve">. </w:t>
              </w:r>
            </w:ins>
          </w:p>
          <w:p w:rsidR="00272A3C" w:rsidRDefault="00272A3C" w:rsidP="00855DAC">
            <w:pPr>
              <w:spacing w:line="200" w:lineRule="exact"/>
              <w:rPr>
                <w:ins w:id="246" w:author="Irfan Tri Raharjo, SE" w:date="2024-12-23T13:43:00Z"/>
                <w:rFonts w:ascii="Arial" w:hAnsi="Arial" w:cs="Arial"/>
                <w:sz w:val="24"/>
                <w:szCs w:val="24"/>
              </w:rPr>
            </w:pPr>
          </w:p>
          <w:p w:rsidR="00272A3C" w:rsidRDefault="00272A3C" w:rsidP="00855DAC">
            <w:pPr>
              <w:spacing w:line="200" w:lineRule="exact"/>
              <w:rPr>
                <w:ins w:id="247" w:author="Irfan Tri Raharjo, SE" w:date="2024-12-23T13:48:00Z"/>
                <w:rFonts w:ascii="Arial" w:hAnsi="Arial" w:cs="Arial"/>
                <w:sz w:val="24"/>
                <w:szCs w:val="24"/>
              </w:rPr>
            </w:pPr>
            <w:ins w:id="248" w:author="Irfan Tri Raharjo, SE" w:date="2024-12-23T13:43:00Z">
              <w:r>
                <w:rPr>
                  <w:rFonts w:ascii="Arial" w:hAnsi="Arial" w:cs="Arial"/>
                  <w:sz w:val="24"/>
                  <w:szCs w:val="24"/>
                </w:rPr>
                <w:t xml:space="preserve">Setelah pengukuran dilakukan, selanjutnya adalah </w:t>
              </w:r>
              <w:r w:rsidRPr="00272A3C">
                <w:rPr>
                  <w:rFonts w:ascii="Arial" w:hAnsi="Arial" w:cs="Arial"/>
                  <w:b/>
                  <w:sz w:val="24"/>
                  <w:szCs w:val="24"/>
                  <w:rPrChange w:id="249" w:author="Irfan Tri Raharjo, SE" w:date="2024-12-23T13:49:00Z">
                    <w:rPr>
                      <w:rFonts w:ascii="Arial" w:hAnsi="Arial" w:cs="Arial"/>
                      <w:sz w:val="24"/>
                      <w:szCs w:val="24"/>
                    </w:rPr>
                  </w:rPrChange>
                </w:rPr>
                <w:t>proses monitoring</w:t>
              </w:r>
              <w:r>
                <w:rPr>
                  <w:rFonts w:ascii="Arial" w:hAnsi="Arial" w:cs="Arial"/>
                  <w:sz w:val="24"/>
                  <w:szCs w:val="24"/>
                </w:rPr>
                <w:t xml:space="preserve"> secara berkelanjutan terhadap indikator kinerja tersebut. </w:t>
              </w:r>
            </w:ins>
            <w:ins w:id="250" w:author="Irfan Tri Raharjo, SE" w:date="2024-12-23T13:44:00Z">
              <w:r>
                <w:rPr>
                  <w:rFonts w:ascii="Arial" w:hAnsi="Arial" w:cs="Arial"/>
                  <w:sz w:val="24"/>
                  <w:szCs w:val="24"/>
                </w:rPr>
                <w:t xml:space="preserve">Kegiatan monitoring dilakukan oleh tim LPMPI yang dibantu oleh unit </w:t>
              </w:r>
            </w:ins>
            <w:ins w:id="251" w:author="Irfan Tri Raharjo, SE" w:date="2024-12-23T13:45:00Z">
              <w:r>
                <w:rPr>
                  <w:rFonts w:ascii="Arial" w:hAnsi="Arial" w:cs="Arial"/>
                  <w:sz w:val="24"/>
                  <w:szCs w:val="24"/>
                </w:rPr>
                <w:t xml:space="preserve">Sistem Informasi dan Pusat Data serta Koordinator Penjaminan Mutu Fakultas. Tim ini bertugas melakukan pemantauan perkembangan kinerja secara rutin setiap 3 bulan sekali. </w:t>
              </w:r>
            </w:ins>
            <w:ins w:id="252" w:author="Irfan Tri Raharjo, SE" w:date="2024-12-23T13:47:00Z">
              <w:r>
                <w:rPr>
                  <w:rFonts w:ascii="Arial" w:hAnsi="Arial" w:cs="Arial"/>
                  <w:sz w:val="24"/>
                  <w:szCs w:val="24"/>
                </w:rPr>
                <w:t xml:space="preserve">Dengan sistem monitoring berkala, manajemen Universitas Ma Chung akan dapat mengakses data secara </w:t>
              </w:r>
              <w:r w:rsidRPr="00272A3C">
                <w:rPr>
                  <w:rFonts w:ascii="Arial" w:hAnsi="Arial" w:cs="Arial"/>
                  <w:i/>
                  <w:sz w:val="24"/>
                  <w:szCs w:val="24"/>
                  <w:rPrChange w:id="253" w:author="Irfan Tri Raharjo, SE" w:date="2024-12-23T13:48:00Z">
                    <w:rPr>
                      <w:rFonts w:ascii="Arial" w:hAnsi="Arial" w:cs="Arial"/>
                      <w:sz w:val="24"/>
                      <w:szCs w:val="24"/>
                    </w:rPr>
                  </w:rPrChange>
                </w:rPr>
                <w:t>real time</w:t>
              </w:r>
            </w:ins>
            <w:ins w:id="254" w:author="Irfan Tri Raharjo, SE" w:date="2024-12-23T13:48:00Z">
              <w:r>
                <w:rPr>
                  <w:rFonts w:ascii="Arial" w:hAnsi="Arial" w:cs="Arial"/>
                  <w:i/>
                  <w:sz w:val="24"/>
                  <w:szCs w:val="24"/>
                </w:rPr>
                <w:t xml:space="preserve">, </w:t>
              </w:r>
              <w:r>
                <w:rPr>
                  <w:rFonts w:ascii="Arial" w:hAnsi="Arial" w:cs="Arial"/>
                  <w:sz w:val="24"/>
                  <w:szCs w:val="24"/>
                </w:rPr>
                <w:t>Sehingga memudahkan dalam melakukan evaluasi dan penyesuaian strategi/program jika diperlukan.</w:t>
              </w:r>
            </w:ins>
            <w:ins w:id="255" w:author="Irfan Tri Raharjo, SE" w:date="2024-12-23T14:02:00Z">
              <w:r w:rsidR="00B03546">
                <w:rPr>
                  <w:rFonts w:ascii="Arial" w:hAnsi="Arial" w:cs="Arial"/>
                  <w:sz w:val="24"/>
                  <w:szCs w:val="24"/>
                </w:rPr>
                <w:t xml:space="preserve"> </w:t>
              </w:r>
            </w:ins>
            <w:ins w:id="256" w:author="Irfan Tri Raharjo, SE" w:date="2024-12-23T14:06:00Z">
              <w:r w:rsidR="00B03546">
                <w:rPr>
                  <w:rFonts w:ascii="Arial" w:hAnsi="Arial" w:cs="Arial"/>
                  <w:sz w:val="24"/>
                  <w:szCs w:val="24"/>
                </w:rPr>
                <w:t xml:space="preserve">Hasil monitoring dan evaluasi selain dikirimkan melalui email kepada setiap pimpinan unit terkait, juga dapat diakses melalui dashboard </w:t>
              </w:r>
              <w:r w:rsidR="00B03546">
                <w:rPr>
                  <w:rFonts w:ascii="Arial" w:hAnsi="Arial" w:cs="Arial"/>
                  <w:sz w:val="24"/>
                  <w:szCs w:val="24"/>
                </w:rPr>
                <w:fldChar w:fldCharType="begin"/>
              </w:r>
              <w:r w:rsidR="00B03546">
                <w:rPr>
                  <w:rFonts w:ascii="Arial" w:hAnsi="Arial" w:cs="Arial"/>
                  <w:sz w:val="24"/>
                  <w:szCs w:val="24"/>
                </w:rPr>
                <w:instrText xml:space="preserve"> HYPERLINK "</w:instrText>
              </w:r>
              <w:r w:rsidR="00B03546" w:rsidRPr="00B03546">
                <w:rPr>
                  <w:rFonts w:ascii="Arial" w:hAnsi="Arial" w:cs="Arial"/>
                  <w:sz w:val="24"/>
                  <w:szCs w:val="24"/>
                </w:rPr>
                <w:instrText>http://eksekutif.machung.ac.id/</w:instrText>
              </w:r>
              <w:r w:rsidR="00B03546">
                <w:rPr>
                  <w:rFonts w:ascii="Arial" w:hAnsi="Arial" w:cs="Arial"/>
                  <w:sz w:val="24"/>
                  <w:szCs w:val="24"/>
                </w:rPr>
                <w:instrText xml:space="preserve">" </w:instrText>
              </w:r>
              <w:r w:rsidR="00B03546">
                <w:rPr>
                  <w:rFonts w:ascii="Arial" w:hAnsi="Arial" w:cs="Arial"/>
                  <w:sz w:val="24"/>
                  <w:szCs w:val="24"/>
                </w:rPr>
                <w:fldChar w:fldCharType="separate"/>
              </w:r>
              <w:r w:rsidR="00B03546" w:rsidRPr="000C20F4">
                <w:rPr>
                  <w:rStyle w:val="Hyperlink"/>
                  <w:rFonts w:ascii="Arial" w:hAnsi="Arial" w:cs="Arial"/>
                  <w:sz w:val="24"/>
                  <w:szCs w:val="24"/>
                </w:rPr>
                <w:t>http://eksekutif.machung.ac.id/</w:t>
              </w:r>
              <w:r w:rsidR="00B03546">
                <w:rPr>
                  <w:rFonts w:ascii="Arial" w:hAnsi="Arial" w:cs="Arial"/>
                  <w:sz w:val="24"/>
                  <w:szCs w:val="24"/>
                </w:rPr>
                <w:fldChar w:fldCharType="end"/>
              </w:r>
              <w:r w:rsidR="00B03546">
                <w:rPr>
                  <w:rFonts w:ascii="Arial" w:hAnsi="Arial" w:cs="Arial"/>
                  <w:sz w:val="24"/>
                  <w:szCs w:val="24"/>
                </w:rPr>
                <w:t xml:space="preserve">. </w:t>
              </w:r>
            </w:ins>
          </w:p>
          <w:p w:rsidR="00272A3C" w:rsidRDefault="00272A3C" w:rsidP="00855DAC">
            <w:pPr>
              <w:spacing w:line="200" w:lineRule="exact"/>
              <w:rPr>
                <w:ins w:id="257" w:author="Irfan Tri Raharjo, SE" w:date="2024-12-23T13:48:00Z"/>
                <w:rFonts w:ascii="Arial" w:hAnsi="Arial" w:cs="Arial"/>
                <w:sz w:val="24"/>
                <w:szCs w:val="24"/>
              </w:rPr>
            </w:pPr>
          </w:p>
          <w:p w:rsidR="00272A3C" w:rsidRDefault="00272A3C" w:rsidP="00855DAC">
            <w:pPr>
              <w:spacing w:line="200" w:lineRule="exact"/>
              <w:rPr>
                <w:ins w:id="258" w:author="Irfan Tri Raharjo, SE" w:date="2024-12-23T13:55:00Z"/>
                <w:rFonts w:ascii="Arial" w:hAnsi="Arial" w:cs="Arial"/>
                <w:i/>
                <w:sz w:val="24"/>
                <w:szCs w:val="24"/>
              </w:rPr>
            </w:pPr>
            <w:ins w:id="259" w:author="Irfan Tri Raharjo, SE" w:date="2024-12-23T13:49:00Z">
              <w:r>
                <w:rPr>
                  <w:rFonts w:ascii="Arial" w:hAnsi="Arial" w:cs="Arial"/>
                  <w:sz w:val="24"/>
                  <w:szCs w:val="24"/>
                </w:rPr>
                <w:t>Kajian mendalam terhadap indikator kinerja dilakukan oleh LPMPI</w:t>
              </w:r>
            </w:ins>
            <w:ins w:id="260" w:author="Irfan Tri Raharjo, SE" w:date="2024-12-23T13:50:00Z">
              <w:r w:rsidR="00BE7535">
                <w:rPr>
                  <w:rFonts w:ascii="Arial" w:hAnsi="Arial" w:cs="Arial"/>
                  <w:sz w:val="24"/>
                  <w:szCs w:val="24"/>
                </w:rPr>
                <w:t xml:space="preserve"> bersama dengan pimpinan universitas guna memahami faktor-faktor yang mempengaruhi pencapaian hasil tersebut. </w:t>
              </w:r>
            </w:ins>
            <w:ins w:id="261" w:author="Irfan Tri Raharjo, SE" w:date="2024-12-23T13:52:00Z">
              <w:r w:rsidR="00BE7535">
                <w:rPr>
                  <w:rFonts w:ascii="Arial" w:hAnsi="Arial" w:cs="Arial"/>
                  <w:sz w:val="24"/>
                  <w:szCs w:val="24"/>
                </w:rPr>
                <w:t xml:space="preserve">Hasil kajian ini kemudian digunakan sebagai dasar untuk merumuskan kebijakan serta program perbaikan yang lebih efektif. </w:t>
              </w:r>
            </w:ins>
            <w:ins w:id="262" w:author="Irfan Tri Raharjo, SE" w:date="2024-12-23T13:53:00Z">
              <w:r w:rsidR="00BE7535">
                <w:rPr>
                  <w:rFonts w:ascii="Arial" w:hAnsi="Arial" w:cs="Arial"/>
                  <w:sz w:val="24"/>
                  <w:szCs w:val="24"/>
                </w:rPr>
                <w:t xml:space="preserve">Selain itu, dilakukan pula diskusi kelompok (FGD) dengan dosen, mahasiswa, dan mitra guna mendapatkan perspektif yang lebih luas. </w:t>
              </w:r>
            </w:ins>
            <w:ins w:id="263" w:author="Irfan Tri Raharjo, SE" w:date="2024-12-23T13:54:00Z">
              <w:r w:rsidR="00BE7535">
                <w:rPr>
                  <w:rFonts w:ascii="Arial" w:hAnsi="Arial" w:cs="Arial"/>
                  <w:sz w:val="24"/>
                  <w:szCs w:val="24"/>
                </w:rPr>
                <w:t xml:space="preserve">Salah satu contoh bentuk kajian bersama mahasiswa adalah kegiatan </w:t>
              </w:r>
              <w:r w:rsidR="00BE7535" w:rsidRPr="00BE7535">
                <w:rPr>
                  <w:rFonts w:ascii="Arial" w:hAnsi="Arial" w:cs="Arial"/>
                  <w:i/>
                  <w:sz w:val="24"/>
                  <w:szCs w:val="24"/>
                  <w:rPrChange w:id="264" w:author="Irfan Tri Raharjo, SE" w:date="2024-12-23T13:55:00Z">
                    <w:rPr>
                      <w:rFonts w:ascii="Arial" w:hAnsi="Arial" w:cs="Arial"/>
                      <w:sz w:val="24"/>
                      <w:szCs w:val="24"/>
                    </w:rPr>
                  </w:rPrChange>
                </w:rPr>
                <w:t>open forum</w:t>
              </w:r>
            </w:ins>
            <w:ins w:id="265" w:author="Irfan Tri Raharjo, SE" w:date="2024-12-23T13:55:00Z">
              <w:r w:rsidR="00BE7535">
                <w:rPr>
                  <w:rFonts w:ascii="Arial" w:hAnsi="Arial" w:cs="Arial"/>
                  <w:i/>
                  <w:sz w:val="24"/>
                  <w:szCs w:val="24"/>
                </w:rPr>
                <w:t>.</w:t>
              </w:r>
            </w:ins>
          </w:p>
          <w:p w:rsidR="00BE7535" w:rsidRDefault="00BE7535" w:rsidP="00855DAC">
            <w:pPr>
              <w:spacing w:line="200" w:lineRule="exact"/>
              <w:rPr>
                <w:ins w:id="266" w:author="Irfan Tri Raharjo, SE" w:date="2024-12-23T13:55:00Z"/>
                <w:rFonts w:ascii="Arial" w:hAnsi="Arial" w:cs="Arial"/>
                <w:i/>
                <w:sz w:val="24"/>
                <w:szCs w:val="24"/>
              </w:rPr>
            </w:pPr>
          </w:p>
          <w:p w:rsidR="00BE7535" w:rsidRDefault="00BE7535" w:rsidP="00855DAC">
            <w:pPr>
              <w:spacing w:line="200" w:lineRule="exact"/>
              <w:rPr>
                <w:ins w:id="267" w:author="Irfan Tri Raharjo, SE" w:date="2024-12-23T13:59:00Z"/>
                <w:rFonts w:ascii="Arial" w:hAnsi="Arial" w:cs="Arial"/>
                <w:sz w:val="24"/>
                <w:szCs w:val="24"/>
              </w:rPr>
            </w:pPr>
            <w:ins w:id="268" w:author="Irfan Tri Raharjo, SE" w:date="2024-12-23T13:55:00Z">
              <w:r>
                <w:rPr>
                  <w:rFonts w:ascii="Arial" w:hAnsi="Arial" w:cs="Arial"/>
                  <w:sz w:val="24"/>
                  <w:szCs w:val="24"/>
                </w:rPr>
                <w:t xml:space="preserve">Dengan menggunakan prinsip </w:t>
              </w:r>
            </w:ins>
            <w:ins w:id="269" w:author="Irfan Tri Raharjo, SE" w:date="2024-12-23T13:56:00Z">
              <w:r>
                <w:rPr>
                  <w:rFonts w:ascii="Arial" w:hAnsi="Arial" w:cs="Arial"/>
                  <w:sz w:val="24"/>
                  <w:szCs w:val="24"/>
                </w:rPr>
                <w:t xml:space="preserve">PDCA (Plan, Do, Check, Act), Universitas Ma Chung merencanakan langkah-langkah perbaikan berdasarkan hasil analisis sebelumnya. </w:t>
              </w:r>
            </w:ins>
            <w:ins w:id="270" w:author="Irfan Tri Raharjo, SE" w:date="2024-12-23T13:57:00Z">
              <w:r>
                <w:rPr>
                  <w:rFonts w:ascii="Arial" w:hAnsi="Arial" w:cs="Arial"/>
                  <w:sz w:val="24"/>
                  <w:szCs w:val="24"/>
                </w:rPr>
                <w:t xml:space="preserve">Upaya perbaikan didokumentasikan dan dievaluasi hasilnya. </w:t>
              </w:r>
            </w:ins>
            <w:ins w:id="271" w:author="Irfan Tri Raharjo, SE" w:date="2024-12-23T13:58:00Z">
              <w:r>
                <w:rPr>
                  <w:rFonts w:ascii="Arial" w:hAnsi="Arial" w:cs="Arial"/>
                  <w:sz w:val="24"/>
                  <w:szCs w:val="24"/>
                </w:rPr>
                <w:t>Upaya tindaklanjut perbaikan yang telah dilakukan diinformasikan kepada para pemangku kepentingan, contoh melalui kegiatan open forum</w:t>
              </w:r>
            </w:ins>
            <w:ins w:id="272" w:author="Irfan Tri Raharjo, SE" w:date="2024-12-23T14:07:00Z">
              <w:r w:rsidR="002A724A">
                <w:rPr>
                  <w:rFonts w:ascii="Arial" w:hAnsi="Arial" w:cs="Arial"/>
                  <w:sz w:val="24"/>
                  <w:szCs w:val="24"/>
                </w:rPr>
                <w:t xml:space="preserve"> mahasiswa dan rapat koordinasi</w:t>
              </w:r>
            </w:ins>
            <w:ins w:id="273" w:author="Irfan Tri Raharjo, SE" w:date="2024-12-23T13:58:00Z">
              <w:r>
                <w:rPr>
                  <w:rFonts w:ascii="Arial" w:hAnsi="Arial" w:cs="Arial"/>
                  <w:sz w:val="24"/>
                  <w:szCs w:val="24"/>
                </w:rPr>
                <w:t xml:space="preserve">. </w:t>
              </w:r>
            </w:ins>
          </w:p>
          <w:p w:rsidR="00BE7535" w:rsidRDefault="00BE7535" w:rsidP="00855DAC">
            <w:pPr>
              <w:spacing w:line="200" w:lineRule="exact"/>
              <w:rPr>
                <w:ins w:id="274" w:author="Irfan Tri Raharjo, SE" w:date="2024-12-23T13:59:00Z"/>
                <w:rFonts w:ascii="Arial" w:hAnsi="Arial" w:cs="Arial"/>
                <w:sz w:val="24"/>
                <w:szCs w:val="24"/>
              </w:rPr>
            </w:pPr>
          </w:p>
          <w:p w:rsidR="00BE7535" w:rsidRPr="00BE7535" w:rsidRDefault="00BE7535" w:rsidP="00855DAC">
            <w:pPr>
              <w:spacing w:line="200" w:lineRule="exact"/>
              <w:rPr>
                <w:rFonts w:ascii="Arial" w:hAnsi="Arial" w:cs="Arial"/>
                <w:sz w:val="24"/>
                <w:szCs w:val="24"/>
              </w:rPr>
            </w:pPr>
            <w:ins w:id="275" w:author="Irfan Tri Raharjo, SE" w:date="2024-12-23T13:59:00Z">
              <w:r>
                <w:rPr>
                  <w:rFonts w:ascii="Arial" w:hAnsi="Arial" w:cs="Arial"/>
                  <w:sz w:val="24"/>
                  <w:szCs w:val="24"/>
                </w:rPr>
                <w:t>Melalui pendekatan ini, Universitas Ma Chung diharapkan tidak hanya berfokus pada pencapaian angka</w:t>
              </w:r>
            </w:ins>
            <w:ins w:id="276" w:author="Irfan Tri Raharjo, SE" w:date="2024-12-23T14:00:00Z">
              <w:r w:rsidR="00B03546">
                <w:rPr>
                  <w:rFonts w:ascii="Arial" w:hAnsi="Arial" w:cs="Arial"/>
                  <w:sz w:val="24"/>
                  <w:szCs w:val="24"/>
                </w:rPr>
                <w:t>/target indikator semata, tetapi juga pada peningkatan kualitas pendidikan secara keseluruhan. Dengan demikian, upaya untuk melampaui standar yang telah ditetapkan juga akan berkontribusi terhadap pengembangan sumber daya manusia dan pendidikan tinggi yang berkualitas.</w:t>
              </w:r>
            </w:ins>
          </w:p>
          <w:p w:rsidR="000275AF" w:rsidRPr="000275AF" w:rsidRDefault="000275AF" w:rsidP="00855DAC">
            <w:pPr>
              <w:spacing w:line="200" w:lineRule="exact"/>
              <w:rPr>
                <w:rFonts w:ascii="Arial" w:hAnsi="Arial" w:cs="Arial"/>
                <w:sz w:val="24"/>
                <w:szCs w:val="24"/>
              </w:rPr>
            </w:pPr>
          </w:p>
        </w:tc>
      </w:tr>
    </w:tbl>
    <w:p w:rsidR="00855DAC" w:rsidRDefault="00855DAC" w:rsidP="00855DAC">
      <w:pPr>
        <w:spacing w:line="200" w:lineRule="exact"/>
      </w:pPr>
    </w:p>
    <w:p w:rsidR="00855DAC" w:rsidDel="002A724A" w:rsidRDefault="00855DAC" w:rsidP="00855DAC">
      <w:pPr>
        <w:spacing w:line="200" w:lineRule="exact"/>
        <w:rPr>
          <w:del w:id="277" w:author="Irfan Tri Raharjo, SE" w:date="2024-12-23T14:08:00Z"/>
        </w:rPr>
      </w:pPr>
    </w:p>
    <w:p w:rsidR="00855DAC" w:rsidDel="002A724A" w:rsidRDefault="00855DAC" w:rsidP="00855DAC">
      <w:pPr>
        <w:spacing w:line="200" w:lineRule="exact"/>
        <w:rPr>
          <w:del w:id="278" w:author="Irfan Tri Raharjo, SE" w:date="2024-12-23T14:08:00Z"/>
        </w:rPr>
      </w:pPr>
    </w:p>
    <w:p w:rsidR="00855DAC" w:rsidDel="00E268DF" w:rsidRDefault="00855DAC" w:rsidP="00855DAC">
      <w:pPr>
        <w:spacing w:line="200" w:lineRule="exact"/>
        <w:rPr>
          <w:del w:id="279" w:author="Irfan Tri Raharjo, SE" w:date="2024-12-23T08:58:00Z"/>
        </w:rPr>
      </w:pPr>
    </w:p>
    <w:p w:rsidR="00855DAC" w:rsidDel="00E268DF" w:rsidRDefault="00855DAC" w:rsidP="00855DAC">
      <w:pPr>
        <w:spacing w:line="200" w:lineRule="exact"/>
        <w:rPr>
          <w:del w:id="280" w:author="Irfan Tri Raharjo, SE" w:date="2024-12-23T08:58:00Z"/>
        </w:rPr>
      </w:pPr>
    </w:p>
    <w:p w:rsidR="002A724A" w:rsidRDefault="002A724A" w:rsidP="00855DAC">
      <w:pPr>
        <w:spacing w:line="200" w:lineRule="exact"/>
        <w:rPr>
          <w:ins w:id="281" w:author="Irfan Tri Raharjo, SE" w:date="2024-12-23T14:08:00Z"/>
        </w:rPr>
        <w:sectPr w:rsidR="002A724A">
          <w:pgSz w:w="11920" w:h="16840"/>
          <w:pgMar w:top="1560" w:right="1140" w:bottom="280" w:left="1440" w:header="0" w:footer="821" w:gutter="0"/>
          <w:cols w:space="720"/>
        </w:sectPr>
      </w:pPr>
    </w:p>
    <w:p w:rsidR="00855DAC" w:rsidDel="00E268DF" w:rsidRDefault="00855DAC" w:rsidP="00855DAC">
      <w:pPr>
        <w:spacing w:line="200" w:lineRule="exact"/>
        <w:rPr>
          <w:del w:id="282" w:author="Irfan Tri Raharjo, SE" w:date="2024-12-23T08:58:00Z"/>
        </w:rPr>
      </w:pPr>
    </w:p>
    <w:p w:rsidR="00855DAC" w:rsidDel="00E268DF" w:rsidRDefault="00855DAC" w:rsidP="00855DAC">
      <w:pPr>
        <w:spacing w:line="200" w:lineRule="exact"/>
        <w:rPr>
          <w:del w:id="283" w:author="Irfan Tri Raharjo, SE" w:date="2024-12-23T08:58:00Z"/>
        </w:rPr>
      </w:pPr>
    </w:p>
    <w:p w:rsidR="00855DAC" w:rsidDel="00E268DF" w:rsidRDefault="00855DAC" w:rsidP="00855DAC">
      <w:pPr>
        <w:spacing w:line="200" w:lineRule="exact"/>
        <w:rPr>
          <w:del w:id="284" w:author="Irfan Tri Raharjo, SE" w:date="2024-12-23T08:58:00Z"/>
        </w:rPr>
      </w:pPr>
    </w:p>
    <w:p w:rsidR="00855DAC" w:rsidDel="002A724A" w:rsidRDefault="00855DAC" w:rsidP="00855DAC">
      <w:pPr>
        <w:spacing w:line="200" w:lineRule="exact"/>
        <w:rPr>
          <w:del w:id="285" w:author="Irfan Tri Raharjo, SE" w:date="2024-12-23T14:08:00Z"/>
        </w:rPr>
      </w:pPr>
    </w:p>
    <w:p w:rsidR="00855DAC" w:rsidRDefault="00855DAC" w:rsidP="00855DAC">
      <w:pPr>
        <w:spacing w:line="200" w:lineRule="exact"/>
      </w:pPr>
    </w:p>
    <w:p w:rsidR="00855DAC" w:rsidRDefault="00855DAC" w:rsidP="00855DAC">
      <w:pPr>
        <w:spacing w:line="200" w:lineRule="exact"/>
      </w:pPr>
    </w:p>
    <w:p w:rsidR="00855DAC" w:rsidRDefault="00855DAC" w:rsidP="00855DAC">
      <w:pPr>
        <w:spacing w:before="29"/>
        <w:ind w:left="149"/>
        <w:rPr>
          <w:rFonts w:ascii="Arial" w:eastAsia="Arial" w:hAnsi="Arial" w:cs="Arial"/>
          <w:sz w:val="24"/>
          <w:szCs w:val="24"/>
        </w:rPr>
      </w:pPr>
      <w:r>
        <w:rPr>
          <w:rFonts w:ascii="Arial" w:eastAsia="Arial" w:hAnsi="Arial" w:cs="Arial"/>
          <w:spacing w:val="1"/>
          <w:sz w:val="24"/>
          <w:szCs w:val="24"/>
        </w:rPr>
        <w:t>2</w:t>
      </w:r>
      <w:r>
        <w:rPr>
          <w:rFonts w:ascii="Arial" w:eastAsia="Arial" w:hAnsi="Arial" w:cs="Arial"/>
          <w:sz w:val="24"/>
          <w:szCs w:val="24"/>
        </w:rPr>
        <w:t>.4</w:t>
      </w:r>
      <w:r>
        <w:rPr>
          <w:rFonts w:ascii="Arial" w:eastAsia="Arial" w:hAnsi="Arial" w:cs="Arial"/>
          <w:spacing w:val="2"/>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2"/>
          <w:sz w:val="24"/>
          <w:szCs w:val="24"/>
        </w:rPr>
        <w:t>k</w:t>
      </w:r>
      <w:r>
        <w:rPr>
          <w:rFonts w:ascii="Arial" w:eastAsia="Arial" w:hAnsi="Arial" w:cs="Arial"/>
          <w:spacing w:val="1"/>
          <w:sz w:val="24"/>
          <w:szCs w:val="24"/>
        </w:rPr>
        <w:t>an</w:t>
      </w:r>
      <w:r>
        <w:rPr>
          <w:rFonts w:ascii="Arial" w:eastAsia="Arial" w:hAnsi="Arial" w:cs="Arial"/>
          <w:sz w:val="24"/>
          <w:szCs w:val="24"/>
        </w:rPr>
        <w:t>is</w:t>
      </w:r>
      <w:r>
        <w:rPr>
          <w:rFonts w:ascii="Arial" w:eastAsia="Arial" w:hAnsi="Arial" w:cs="Arial"/>
          <w:spacing w:val="-1"/>
          <w:sz w:val="24"/>
          <w:szCs w:val="24"/>
        </w:rPr>
        <w:t>m</w:t>
      </w:r>
      <w:r>
        <w:rPr>
          <w:rFonts w:ascii="Arial" w:eastAsia="Arial" w:hAnsi="Arial" w:cs="Arial"/>
          <w:sz w:val="24"/>
          <w:szCs w:val="24"/>
        </w:rPr>
        <w:t>e</w:t>
      </w:r>
      <w:r>
        <w:rPr>
          <w:rFonts w:ascii="Arial" w:eastAsia="Arial" w:hAnsi="Arial" w:cs="Arial"/>
          <w:spacing w:val="1"/>
          <w:sz w:val="24"/>
          <w:szCs w:val="24"/>
        </w:rPr>
        <w:t xml:space="preserve"> </w:t>
      </w:r>
      <w:r>
        <w:rPr>
          <w:rFonts w:ascii="Arial" w:eastAsia="Arial" w:hAnsi="Arial" w:cs="Arial"/>
          <w:spacing w:val="-1"/>
          <w:sz w:val="24"/>
          <w:szCs w:val="24"/>
        </w:rPr>
        <w:t>P</w:t>
      </w:r>
      <w:r>
        <w:rPr>
          <w:rFonts w:ascii="Arial" w:eastAsia="Arial" w:hAnsi="Arial" w:cs="Arial"/>
          <w:spacing w:val="1"/>
          <w:sz w:val="24"/>
          <w:szCs w:val="24"/>
        </w:rPr>
        <w:t>en</w:t>
      </w:r>
      <w:r>
        <w:rPr>
          <w:rFonts w:ascii="Arial" w:eastAsia="Arial" w:hAnsi="Arial" w:cs="Arial"/>
          <w:sz w:val="24"/>
          <w:szCs w:val="24"/>
        </w:rPr>
        <w:t>j</w:t>
      </w:r>
      <w:r>
        <w:rPr>
          <w:rFonts w:ascii="Arial" w:eastAsia="Arial" w:hAnsi="Arial" w:cs="Arial"/>
          <w:spacing w:val="-2"/>
          <w:sz w:val="24"/>
          <w:szCs w:val="24"/>
        </w:rPr>
        <w:t>a</w:t>
      </w:r>
      <w:r>
        <w:rPr>
          <w:rFonts w:ascii="Arial" w:eastAsia="Arial" w:hAnsi="Arial" w:cs="Arial"/>
          <w:spacing w:val="1"/>
          <w:sz w:val="24"/>
          <w:szCs w:val="24"/>
        </w:rPr>
        <w:t>m</w:t>
      </w:r>
      <w:r>
        <w:rPr>
          <w:rFonts w:ascii="Arial" w:eastAsia="Arial" w:hAnsi="Arial" w:cs="Arial"/>
          <w:sz w:val="24"/>
          <w:szCs w:val="24"/>
        </w:rPr>
        <w:t>in</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Mutu</w:t>
      </w:r>
      <w:r>
        <w:rPr>
          <w:rFonts w:ascii="Arial" w:eastAsia="Arial" w:hAnsi="Arial" w:cs="Arial"/>
          <w:spacing w:val="-1"/>
          <w:sz w:val="24"/>
          <w:szCs w:val="24"/>
        </w:rPr>
        <w:t xml:space="preserve"> </w:t>
      </w:r>
      <w:r>
        <w:rPr>
          <w:rFonts w:ascii="Arial" w:eastAsia="Arial" w:hAnsi="Arial" w:cs="Arial"/>
          <w:sz w:val="24"/>
          <w:szCs w:val="24"/>
        </w:rPr>
        <w:t>Me</w:t>
      </w:r>
      <w:r>
        <w:rPr>
          <w:rFonts w:ascii="Arial" w:eastAsia="Arial" w:hAnsi="Arial" w:cs="Arial"/>
          <w:spacing w:val="-1"/>
          <w:sz w:val="24"/>
          <w:szCs w:val="24"/>
        </w:rPr>
        <w:t>n</w:t>
      </w:r>
      <w:r>
        <w:rPr>
          <w:rFonts w:ascii="Arial" w:eastAsia="Arial" w:hAnsi="Arial" w:cs="Arial"/>
          <w:spacing w:val="1"/>
          <w:sz w:val="24"/>
          <w:szCs w:val="24"/>
        </w:rPr>
        <w:t>u</w:t>
      </w:r>
      <w:r>
        <w:rPr>
          <w:rFonts w:ascii="Arial" w:eastAsia="Arial" w:hAnsi="Arial" w:cs="Arial"/>
          <w:sz w:val="24"/>
          <w:szCs w:val="24"/>
        </w:rPr>
        <w:t>ju</w:t>
      </w:r>
      <w:r>
        <w:rPr>
          <w:rFonts w:ascii="Arial" w:eastAsia="Arial" w:hAnsi="Arial" w:cs="Arial"/>
          <w:spacing w:val="1"/>
          <w:sz w:val="24"/>
          <w:szCs w:val="24"/>
        </w:rPr>
        <w:t xml:space="preserve"> </w:t>
      </w:r>
      <w:r>
        <w:rPr>
          <w:rFonts w:ascii="Arial" w:eastAsia="Arial" w:hAnsi="Arial" w:cs="Arial"/>
          <w:spacing w:val="-2"/>
          <w:sz w:val="24"/>
          <w:szCs w:val="24"/>
        </w:rPr>
        <w:t>O</w:t>
      </w:r>
      <w:r>
        <w:rPr>
          <w:rFonts w:ascii="Arial" w:eastAsia="Arial" w:hAnsi="Arial" w:cs="Arial"/>
          <w:spacing w:val="1"/>
          <w:sz w:val="24"/>
          <w:szCs w:val="24"/>
        </w:rPr>
        <w:t>u</w:t>
      </w:r>
      <w:r>
        <w:rPr>
          <w:rFonts w:ascii="Arial" w:eastAsia="Arial" w:hAnsi="Arial" w:cs="Arial"/>
          <w:sz w:val="24"/>
          <w:szCs w:val="24"/>
        </w:rPr>
        <w:t>tc</w:t>
      </w:r>
      <w:r>
        <w:rPr>
          <w:rFonts w:ascii="Arial" w:eastAsia="Arial" w:hAnsi="Arial" w:cs="Arial"/>
          <w:spacing w:val="-1"/>
          <w:sz w:val="24"/>
          <w:szCs w:val="24"/>
        </w:rPr>
        <w:t>o</w:t>
      </w:r>
      <w:r>
        <w:rPr>
          <w:rFonts w:ascii="Arial" w:eastAsia="Arial" w:hAnsi="Arial" w:cs="Arial"/>
          <w:spacing w:val="1"/>
          <w:sz w:val="24"/>
          <w:szCs w:val="24"/>
        </w:rPr>
        <w:t>m</w:t>
      </w:r>
      <w:r>
        <w:rPr>
          <w:rFonts w:ascii="Arial" w:eastAsia="Arial" w:hAnsi="Arial" w:cs="Arial"/>
          <w:sz w:val="24"/>
          <w:szCs w:val="24"/>
        </w:rPr>
        <w:t>e</w:t>
      </w:r>
      <w:r>
        <w:rPr>
          <w:rFonts w:ascii="Arial" w:eastAsia="Arial" w:hAnsi="Arial" w:cs="Arial"/>
          <w:spacing w:val="-1"/>
          <w:sz w:val="24"/>
          <w:szCs w:val="24"/>
        </w:rPr>
        <w:t xml:space="preserve"> </w:t>
      </w:r>
      <w:r>
        <w:rPr>
          <w:rFonts w:ascii="Arial" w:eastAsia="Arial" w:hAnsi="Arial" w:cs="Arial"/>
          <w:sz w:val="24"/>
          <w:szCs w:val="24"/>
        </w:rPr>
        <w:t>B</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z w:val="24"/>
          <w:szCs w:val="24"/>
        </w:rPr>
        <w:t>d</w:t>
      </w:r>
      <w:r>
        <w:rPr>
          <w:rFonts w:ascii="Arial" w:eastAsia="Arial" w:hAnsi="Arial" w:cs="Arial"/>
          <w:spacing w:val="1"/>
          <w:sz w:val="24"/>
          <w:szCs w:val="24"/>
        </w:rPr>
        <w:t xml:space="preserve"> A</w:t>
      </w:r>
      <w:r>
        <w:rPr>
          <w:rFonts w:ascii="Arial" w:eastAsia="Arial" w:hAnsi="Arial" w:cs="Arial"/>
          <w:sz w:val="24"/>
          <w:szCs w:val="24"/>
        </w:rPr>
        <w:t>ccr</w:t>
      </w:r>
      <w:r>
        <w:rPr>
          <w:rFonts w:ascii="Arial" w:eastAsia="Arial" w:hAnsi="Arial" w:cs="Arial"/>
          <w:spacing w:val="-2"/>
          <w:sz w:val="24"/>
          <w:szCs w:val="24"/>
        </w:rPr>
        <w:t>e</w:t>
      </w:r>
      <w:r>
        <w:rPr>
          <w:rFonts w:ascii="Arial" w:eastAsia="Arial" w:hAnsi="Arial" w:cs="Arial"/>
          <w:spacing w:val="1"/>
          <w:sz w:val="24"/>
          <w:szCs w:val="24"/>
        </w:rPr>
        <w:t>d</w:t>
      </w:r>
      <w:r>
        <w:rPr>
          <w:rFonts w:ascii="Arial" w:eastAsia="Arial" w:hAnsi="Arial" w:cs="Arial"/>
          <w:sz w:val="24"/>
          <w:szCs w:val="24"/>
        </w:rPr>
        <w:t>it</w:t>
      </w:r>
      <w:r>
        <w:rPr>
          <w:rFonts w:ascii="Arial" w:eastAsia="Arial" w:hAnsi="Arial" w:cs="Arial"/>
          <w:spacing w:val="1"/>
          <w:sz w:val="24"/>
          <w:szCs w:val="24"/>
        </w:rPr>
        <w:t>a</w:t>
      </w:r>
      <w:r>
        <w:rPr>
          <w:rFonts w:ascii="Arial" w:eastAsia="Arial" w:hAnsi="Arial" w:cs="Arial"/>
          <w:sz w:val="24"/>
          <w:szCs w:val="24"/>
        </w:rPr>
        <w:t>ti</w:t>
      </w:r>
      <w:r>
        <w:rPr>
          <w:rFonts w:ascii="Arial" w:eastAsia="Arial" w:hAnsi="Arial" w:cs="Arial"/>
          <w:spacing w:val="1"/>
          <w:sz w:val="24"/>
          <w:szCs w:val="24"/>
        </w:rPr>
        <w:t>o</w:t>
      </w:r>
      <w:r>
        <w:rPr>
          <w:rFonts w:ascii="Arial" w:eastAsia="Arial" w:hAnsi="Arial" w:cs="Arial"/>
          <w:sz w:val="24"/>
          <w:szCs w:val="24"/>
        </w:rPr>
        <w:t>n</w:t>
      </w:r>
    </w:p>
    <w:p w:rsidR="00855DAC" w:rsidRDefault="00855DAC" w:rsidP="00855DAC">
      <w:pPr>
        <w:spacing w:before="8" w:line="140" w:lineRule="exact"/>
        <w:rPr>
          <w:sz w:val="15"/>
          <w:szCs w:val="15"/>
        </w:rPr>
      </w:pPr>
    </w:p>
    <w:p w:rsidR="00855DAC" w:rsidRDefault="00855DAC" w:rsidP="00855DAC">
      <w:pPr>
        <w:spacing w:line="200" w:lineRule="exact"/>
      </w:pPr>
    </w:p>
    <w:p w:rsidR="00855DAC" w:rsidRDefault="00855DAC" w:rsidP="00855DAC">
      <w:pPr>
        <w:spacing w:line="276" w:lineRule="auto"/>
        <w:ind w:left="574" w:right="99"/>
        <w:rPr>
          <w:rFonts w:ascii="Arial" w:eastAsia="Arial" w:hAnsi="Arial" w:cs="Arial"/>
          <w:sz w:val="24"/>
          <w:szCs w:val="24"/>
        </w:rPr>
      </w:pP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1"/>
          <w:sz w:val="24"/>
          <w:szCs w:val="24"/>
        </w:rPr>
        <w:t>i</w:t>
      </w:r>
      <w:r w:rsidRPr="00DB0FF4">
        <w:rPr>
          <w:rFonts w:ascii="Arial" w:eastAsia="Arial" w:hAnsi="Arial" w:cs="Arial"/>
          <w:i/>
          <w:color w:val="5B9BD5" w:themeColor="accent1"/>
          <w:sz w:val="24"/>
          <w:szCs w:val="24"/>
        </w:rPr>
        <w:t>sk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ta </w:t>
      </w:r>
      <w:r w:rsidRPr="00DB0FF4">
        <w:rPr>
          <w:rFonts w:ascii="Arial" w:eastAsia="Arial" w:hAnsi="Arial" w:cs="Arial"/>
          <w:i/>
          <w:color w:val="5B9BD5" w:themeColor="accent1"/>
          <w:spacing w:val="1"/>
          <w:sz w:val="24"/>
          <w:szCs w:val="24"/>
        </w:rPr>
        <w:t>ha</w:t>
      </w:r>
      <w:r w:rsidRPr="00DB0FF4">
        <w:rPr>
          <w:rFonts w:ascii="Arial" w:eastAsia="Arial" w:hAnsi="Arial" w:cs="Arial"/>
          <w:i/>
          <w:color w:val="5B9BD5" w:themeColor="accent1"/>
          <w:sz w:val="24"/>
          <w:szCs w:val="24"/>
        </w:rPr>
        <w:t>sil</w:t>
      </w:r>
      <w:r w:rsidRPr="00DB0FF4">
        <w:rPr>
          <w:rFonts w:ascii="Arial" w:eastAsia="Arial" w:hAnsi="Arial" w:cs="Arial"/>
          <w:i/>
          <w:color w:val="5B9BD5" w:themeColor="accent1"/>
          <w:spacing w:val="-1"/>
          <w:sz w:val="24"/>
          <w:szCs w:val="24"/>
        </w:rPr>
        <w:t xml:space="preserve"> 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1"/>
          <w:sz w:val="24"/>
          <w:szCs w:val="24"/>
        </w:rPr>
        <w:t>ng</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ran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1"/>
          <w:sz w:val="24"/>
          <w:szCs w:val="24"/>
        </w:rPr>
        <w:t>pua</w:t>
      </w:r>
      <w:r w:rsidRPr="00DB0FF4">
        <w:rPr>
          <w:rFonts w:ascii="Arial" w:eastAsia="Arial" w:hAnsi="Arial" w:cs="Arial"/>
          <w:i/>
          <w:color w:val="5B9BD5" w:themeColor="accent1"/>
          <w:spacing w:val="-2"/>
          <w:sz w:val="24"/>
          <w:szCs w:val="24"/>
        </w:rPr>
        <w:t>s</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1"/>
          <w:sz w:val="24"/>
          <w:szCs w:val="24"/>
        </w:rPr>
        <w:t>man</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z w:val="24"/>
          <w:szCs w:val="24"/>
        </w:rPr>
        <w:t>ku</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en</w:t>
      </w:r>
      <w:r w:rsidRPr="00DB0FF4">
        <w:rPr>
          <w:rFonts w:ascii="Arial" w:eastAsia="Arial" w:hAnsi="Arial" w:cs="Arial"/>
          <w:i/>
          <w:color w:val="5B9BD5" w:themeColor="accent1"/>
          <w:sz w:val="24"/>
          <w:szCs w:val="24"/>
        </w:rPr>
        <w:t>ti</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lac</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 lul</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2"/>
          <w:sz w:val="24"/>
          <w:szCs w:val="24"/>
        </w:rPr>
        <w:t>y</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z w:val="24"/>
          <w:szCs w:val="24"/>
        </w:rPr>
        <w:t>g</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
          <w:sz w:val="24"/>
          <w:szCs w:val="24"/>
        </w:rPr>
        <w:t>l</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2"/>
          <w:sz w:val="24"/>
          <w:szCs w:val="24"/>
        </w:rPr>
        <w:t>g</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ru</w:t>
      </w:r>
      <w:r w:rsidRPr="00DB0FF4">
        <w:rPr>
          <w:rFonts w:ascii="Arial" w:eastAsia="Arial" w:hAnsi="Arial" w:cs="Arial"/>
          <w:i/>
          <w:color w:val="5B9BD5" w:themeColor="accent1"/>
          <w:spacing w:val="5"/>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z w:val="24"/>
          <w:szCs w:val="24"/>
        </w:rPr>
        <w:t>ti</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gg</w:t>
      </w:r>
      <w:r w:rsidRPr="00DB0FF4">
        <w:rPr>
          <w:rFonts w:ascii="Arial" w:eastAsia="Arial" w:hAnsi="Arial" w:cs="Arial"/>
          <w:i/>
          <w:color w:val="5B9BD5" w:themeColor="accent1"/>
          <w:sz w:val="24"/>
          <w:szCs w:val="24"/>
        </w:rPr>
        <w:t xml:space="preserve">i </w:t>
      </w:r>
      <w:r w:rsidRPr="00DB0FF4">
        <w:rPr>
          <w:rFonts w:ascii="Arial" w:eastAsia="Arial" w:hAnsi="Arial" w:cs="Arial"/>
          <w:i/>
          <w:color w:val="5B9BD5" w:themeColor="accent1"/>
          <w:spacing w:val="1"/>
          <w:sz w:val="24"/>
          <w:szCs w:val="24"/>
        </w:rPr>
        <w:t>pad</w:t>
      </w:r>
      <w:r w:rsidRPr="00DB0FF4">
        <w:rPr>
          <w:rFonts w:ascii="Arial" w:eastAsia="Arial" w:hAnsi="Arial" w:cs="Arial"/>
          <w:i/>
          <w:color w:val="5B9BD5" w:themeColor="accent1"/>
          <w:sz w:val="24"/>
          <w:szCs w:val="24"/>
        </w:rPr>
        <w:t>a</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1"/>
          <w:sz w:val="24"/>
          <w:szCs w:val="24"/>
        </w:rPr>
        <w:t>aa</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3"/>
          <w:sz w:val="24"/>
          <w:szCs w:val="24"/>
        </w:rPr>
        <w:t>S</w:t>
      </w:r>
      <w:r w:rsidRPr="00DB0FF4">
        <w:rPr>
          <w:rFonts w:ascii="Arial" w:eastAsia="Arial" w:hAnsi="Arial" w:cs="Arial"/>
          <w:i/>
          <w:color w:val="5B9BD5" w:themeColor="accent1"/>
          <w:spacing w:val="-1"/>
          <w:sz w:val="24"/>
          <w:szCs w:val="24"/>
        </w:rPr>
        <w:t>-</w:t>
      </w:r>
      <w:r w:rsidRPr="00DB0FF4">
        <w:rPr>
          <w:rFonts w:ascii="Arial" w:eastAsia="Arial" w:hAnsi="Arial" w:cs="Arial"/>
          <w:i/>
          <w:color w:val="5B9BD5" w:themeColor="accent1"/>
          <w:sz w:val="24"/>
          <w:szCs w:val="24"/>
        </w:rPr>
        <w:t>1</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eng</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n </w:t>
      </w:r>
      <w:r w:rsidRPr="00DB0FF4">
        <w:rPr>
          <w:rFonts w:ascii="Arial" w:eastAsia="Arial" w:hAnsi="Arial" w:cs="Arial"/>
          <w:i/>
          <w:color w:val="5B9BD5" w:themeColor="accent1"/>
          <w:spacing w:val="1"/>
          <w:sz w:val="24"/>
          <w:szCs w:val="24"/>
        </w:rPr>
        <w:t>men</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z w:val="24"/>
          <w:szCs w:val="24"/>
        </w:rPr>
        <w:t>iku</w:t>
      </w:r>
      <w:r w:rsidRPr="00DB0FF4">
        <w:rPr>
          <w:rFonts w:ascii="Arial" w:eastAsia="Arial" w:hAnsi="Arial" w:cs="Arial"/>
          <w:i/>
          <w:color w:val="5B9BD5" w:themeColor="accent1"/>
          <w:spacing w:val="1"/>
          <w:sz w:val="24"/>
          <w:szCs w:val="24"/>
        </w:rPr>
        <w:t>t</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z w:val="24"/>
          <w:szCs w:val="24"/>
        </w:rPr>
        <w:t>f</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be</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pacing w:val="2"/>
          <w:sz w:val="24"/>
          <w:szCs w:val="24"/>
        </w:rPr>
        <w:t>4</w:t>
      </w:r>
      <w:r>
        <w:rPr>
          <w:rFonts w:ascii="Arial" w:eastAsia="Arial" w:hAnsi="Arial" w:cs="Arial"/>
          <w:sz w:val="24"/>
          <w:szCs w:val="24"/>
        </w:rPr>
        <w:t>.</w:t>
      </w:r>
    </w:p>
    <w:p w:rsidR="00855DAC" w:rsidRDefault="00855DAC" w:rsidP="00855DAC">
      <w:pPr>
        <w:spacing w:before="7" w:line="100" w:lineRule="exact"/>
        <w:rPr>
          <w:sz w:val="11"/>
          <w:szCs w:val="11"/>
        </w:rPr>
      </w:pPr>
    </w:p>
    <w:p w:rsidR="00855DAC" w:rsidRDefault="00855DAC" w:rsidP="00855DAC">
      <w:pPr>
        <w:spacing w:line="200" w:lineRule="exact"/>
      </w:pPr>
    </w:p>
    <w:p w:rsidR="00855DAC" w:rsidRDefault="00855DAC" w:rsidP="00855DAC">
      <w:pPr>
        <w:ind w:left="574"/>
        <w:rPr>
          <w:rFonts w:ascii="Arial" w:eastAsia="Arial" w:hAnsi="Arial" w:cs="Arial"/>
          <w:sz w:val="24"/>
          <w:szCs w:val="24"/>
        </w:rPr>
      </w:pPr>
      <w:r>
        <w:rPr>
          <w:rFonts w:ascii="Arial" w:eastAsia="Arial" w:hAnsi="Arial" w:cs="Arial"/>
          <w:spacing w:val="2"/>
          <w:sz w:val="24"/>
          <w:szCs w:val="24"/>
        </w:rPr>
        <w:t>T</w:t>
      </w:r>
      <w:r>
        <w:rPr>
          <w:rFonts w:ascii="Arial" w:eastAsia="Arial" w:hAnsi="Arial" w:cs="Arial"/>
          <w:spacing w:val="-1"/>
          <w:sz w:val="24"/>
          <w:szCs w:val="24"/>
        </w:rPr>
        <w:t>a</w:t>
      </w:r>
      <w:r>
        <w:rPr>
          <w:rFonts w:ascii="Arial" w:eastAsia="Arial" w:hAnsi="Arial" w:cs="Arial"/>
          <w:spacing w:val="1"/>
          <w:sz w:val="24"/>
          <w:szCs w:val="24"/>
        </w:rPr>
        <w:t>be</w:t>
      </w:r>
      <w:r>
        <w:rPr>
          <w:rFonts w:ascii="Arial" w:eastAsia="Arial" w:hAnsi="Arial" w:cs="Arial"/>
          <w:sz w:val="24"/>
          <w:szCs w:val="24"/>
        </w:rPr>
        <w:t>l</w:t>
      </w:r>
      <w:r>
        <w:rPr>
          <w:rFonts w:ascii="Arial" w:eastAsia="Arial" w:hAnsi="Arial" w:cs="Arial"/>
          <w:spacing w:val="1"/>
          <w:sz w:val="24"/>
          <w:szCs w:val="24"/>
        </w:rPr>
        <w:t xml:space="preserve"> </w:t>
      </w:r>
      <w:r>
        <w:rPr>
          <w:rFonts w:ascii="Arial" w:eastAsia="Arial" w:hAnsi="Arial" w:cs="Arial"/>
          <w:sz w:val="24"/>
          <w:szCs w:val="24"/>
        </w:rPr>
        <w:t>4</w:t>
      </w:r>
      <w:r>
        <w:rPr>
          <w:rFonts w:ascii="Arial" w:eastAsia="Arial" w:hAnsi="Arial" w:cs="Arial"/>
          <w:spacing w:val="66"/>
          <w:sz w:val="24"/>
          <w:szCs w:val="24"/>
        </w:rPr>
        <w:t xml:space="preserve"> </w:t>
      </w:r>
      <w:r>
        <w:rPr>
          <w:rFonts w:ascii="Arial" w:eastAsia="Arial" w:hAnsi="Arial" w:cs="Arial"/>
          <w:spacing w:val="-2"/>
          <w:sz w:val="24"/>
          <w:szCs w:val="24"/>
        </w:rPr>
        <w:t>P</w:t>
      </w:r>
      <w:r>
        <w:rPr>
          <w:rFonts w:ascii="Arial" w:eastAsia="Arial" w:hAnsi="Arial" w:cs="Arial"/>
          <w:spacing w:val="1"/>
          <w:sz w:val="24"/>
          <w:szCs w:val="24"/>
        </w:rPr>
        <w:t>en</w:t>
      </w:r>
      <w:r>
        <w:rPr>
          <w:rFonts w:ascii="Arial" w:eastAsia="Arial" w:hAnsi="Arial" w:cs="Arial"/>
          <w:spacing w:val="-1"/>
          <w:sz w:val="24"/>
          <w:szCs w:val="24"/>
        </w:rPr>
        <w:t>g</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z w:val="24"/>
          <w:szCs w:val="24"/>
        </w:rPr>
        <w:t>r</w:t>
      </w:r>
      <w:r>
        <w:rPr>
          <w:rFonts w:ascii="Arial" w:eastAsia="Arial" w:hAnsi="Arial" w:cs="Arial"/>
          <w:spacing w:val="-2"/>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K</w:t>
      </w:r>
      <w:r>
        <w:rPr>
          <w:rFonts w:ascii="Arial" w:eastAsia="Arial" w:hAnsi="Arial" w:cs="Arial"/>
          <w:spacing w:val="1"/>
          <w:sz w:val="24"/>
          <w:szCs w:val="24"/>
        </w:rPr>
        <w:t>ep</w:t>
      </w:r>
      <w:r>
        <w:rPr>
          <w:rFonts w:ascii="Arial" w:eastAsia="Arial" w:hAnsi="Arial" w:cs="Arial"/>
          <w:spacing w:val="-1"/>
          <w:sz w:val="24"/>
          <w:szCs w:val="24"/>
        </w:rPr>
        <w:t>u</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P</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pacing w:val="-1"/>
          <w:sz w:val="24"/>
          <w:szCs w:val="24"/>
        </w:rPr>
        <w:t>g</w:t>
      </w:r>
      <w:r>
        <w:rPr>
          <w:rFonts w:ascii="Arial" w:eastAsia="Arial" w:hAnsi="Arial" w:cs="Arial"/>
          <w:sz w:val="24"/>
          <w:szCs w:val="24"/>
        </w:rPr>
        <w:t>ku</w:t>
      </w:r>
      <w:r>
        <w:rPr>
          <w:rFonts w:ascii="Arial" w:eastAsia="Arial" w:hAnsi="Arial" w:cs="Arial"/>
          <w:spacing w:val="1"/>
          <w:sz w:val="24"/>
          <w:szCs w:val="24"/>
        </w:rPr>
        <w:t xml:space="preserve"> </w:t>
      </w:r>
      <w:r>
        <w:rPr>
          <w:rFonts w:ascii="Arial" w:eastAsia="Arial" w:hAnsi="Arial" w:cs="Arial"/>
          <w:spacing w:val="-1"/>
          <w:sz w:val="24"/>
          <w:szCs w:val="24"/>
        </w:rPr>
        <w:t>K</w:t>
      </w:r>
      <w:r>
        <w:rPr>
          <w:rFonts w:ascii="Arial" w:eastAsia="Arial" w:hAnsi="Arial" w:cs="Arial"/>
          <w:spacing w:val="1"/>
          <w:sz w:val="24"/>
          <w:szCs w:val="24"/>
        </w:rPr>
        <w:t>ep</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z w:val="24"/>
          <w:szCs w:val="24"/>
        </w:rPr>
        <w:t>ti</w:t>
      </w:r>
      <w:r>
        <w:rPr>
          <w:rFonts w:ascii="Arial" w:eastAsia="Arial" w:hAnsi="Arial" w:cs="Arial"/>
          <w:spacing w:val="1"/>
          <w:sz w:val="24"/>
          <w:szCs w:val="24"/>
        </w:rPr>
        <w:t>n</w:t>
      </w:r>
      <w:r>
        <w:rPr>
          <w:rFonts w:ascii="Arial" w:eastAsia="Arial" w:hAnsi="Arial" w:cs="Arial"/>
          <w:spacing w:val="-1"/>
          <w:sz w:val="24"/>
          <w:szCs w:val="24"/>
        </w:rPr>
        <w:t>g</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da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Pe</w:t>
      </w:r>
      <w:r>
        <w:rPr>
          <w:rFonts w:ascii="Arial" w:eastAsia="Arial" w:hAnsi="Arial" w:cs="Arial"/>
          <w:sz w:val="24"/>
          <w:szCs w:val="24"/>
        </w:rPr>
        <w:t>la</w:t>
      </w:r>
      <w:r>
        <w:rPr>
          <w:rFonts w:ascii="Arial" w:eastAsia="Arial" w:hAnsi="Arial" w:cs="Arial"/>
          <w:spacing w:val="-2"/>
          <w:sz w:val="24"/>
          <w:szCs w:val="24"/>
        </w:rPr>
        <w:t>c</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K</w:t>
      </w:r>
      <w:r>
        <w:rPr>
          <w:rFonts w:ascii="Arial" w:eastAsia="Arial" w:hAnsi="Arial" w:cs="Arial"/>
          <w:sz w:val="24"/>
          <w:szCs w:val="24"/>
        </w:rPr>
        <w:t>i</w:t>
      </w:r>
      <w:r>
        <w:rPr>
          <w:rFonts w:ascii="Arial" w:eastAsia="Arial" w:hAnsi="Arial" w:cs="Arial"/>
          <w:spacing w:val="-2"/>
          <w:sz w:val="24"/>
          <w:szCs w:val="24"/>
        </w:rPr>
        <w:t>n</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j</w:t>
      </w:r>
      <w:r>
        <w:rPr>
          <w:rFonts w:ascii="Arial" w:eastAsia="Arial" w:hAnsi="Arial" w:cs="Arial"/>
          <w:sz w:val="24"/>
          <w:szCs w:val="24"/>
        </w:rPr>
        <w:t>a</w:t>
      </w:r>
    </w:p>
    <w:p w:rsidR="00855DAC" w:rsidRDefault="00855DAC" w:rsidP="00855DAC">
      <w:pPr>
        <w:spacing w:before="43" w:line="260" w:lineRule="exact"/>
        <w:ind w:left="574"/>
        <w:rPr>
          <w:rFonts w:ascii="Arial" w:eastAsia="Arial" w:hAnsi="Arial" w:cs="Arial"/>
          <w:sz w:val="24"/>
          <w:szCs w:val="24"/>
        </w:rPr>
      </w:pPr>
      <w:r>
        <w:rPr>
          <w:rFonts w:ascii="Arial" w:eastAsia="Arial" w:hAnsi="Arial" w:cs="Arial"/>
          <w:spacing w:val="1"/>
          <w:position w:val="-1"/>
          <w:sz w:val="24"/>
          <w:szCs w:val="24"/>
        </w:rPr>
        <w:t>Lu</w:t>
      </w:r>
      <w:r>
        <w:rPr>
          <w:rFonts w:ascii="Arial" w:eastAsia="Arial" w:hAnsi="Arial" w:cs="Arial"/>
          <w:position w:val="-1"/>
          <w:sz w:val="24"/>
          <w:szCs w:val="24"/>
        </w:rPr>
        <w:t>lus</w:t>
      </w:r>
      <w:r>
        <w:rPr>
          <w:rFonts w:ascii="Arial" w:eastAsia="Arial" w:hAnsi="Arial" w:cs="Arial"/>
          <w:spacing w:val="-1"/>
          <w:position w:val="-1"/>
          <w:sz w:val="24"/>
          <w:szCs w:val="24"/>
        </w:rPr>
        <w:t>a</w:t>
      </w:r>
      <w:r>
        <w:rPr>
          <w:rFonts w:ascii="Arial" w:eastAsia="Arial" w:hAnsi="Arial" w:cs="Arial"/>
          <w:position w:val="-1"/>
          <w:sz w:val="24"/>
          <w:szCs w:val="24"/>
        </w:rPr>
        <w:t>n</w:t>
      </w:r>
    </w:p>
    <w:p w:rsidR="00855DAC" w:rsidRDefault="00855DAC" w:rsidP="00855DAC">
      <w:pPr>
        <w:spacing w:before="2" w:line="40" w:lineRule="exact"/>
        <w:rPr>
          <w:sz w:val="4"/>
          <w:szCs w:val="4"/>
        </w:rPr>
      </w:pPr>
    </w:p>
    <w:tbl>
      <w:tblPr>
        <w:tblW w:w="0" w:type="auto"/>
        <w:tblInd w:w="683" w:type="dxa"/>
        <w:tblLayout w:type="fixed"/>
        <w:tblCellMar>
          <w:left w:w="0" w:type="dxa"/>
          <w:right w:w="0" w:type="dxa"/>
        </w:tblCellMar>
        <w:tblLook w:val="01E0" w:firstRow="1" w:lastRow="1" w:firstColumn="1" w:lastColumn="1" w:noHBand="0" w:noVBand="0"/>
      </w:tblPr>
      <w:tblGrid>
        <w:gridCol w:w="566"/>
        <w:gridCol w:w="1729"/>
        <w:gridCol w:w="850"/>
        <w:gridCol w:w="852"/>
        <w:gridCol w:w="1133"/>
        <w:gridCol w:w="1136"/>
        <w:gridCol w:w="2268"/>
        <w:tblGridChange w:id="286">
          <w:tblGrid>
            <w:gridCol w:w="6"/>
            <w:gridCol w:w="560"/>
            <w:gridCol w:w="6"/>
            <w:gridCol w:w="1723"/>
            <w:gridCol w:w="6"/>
            <w:gridCol w:w="844"/>
            <w:gridCol w:w="6"/>
            <w:gridCol w:w="846"/>
            <w:gridCol w:w="6"/>
            <w:gridCol w:w="1127"/>
            <w:gridCol w:w="6"/>
            <w:gridCol w:w="1130"/>
            <w:gridCol w:w="6"/>
            <w:gridCol w:w="2262"/>
            <w:gridCol w:w="6"/>
          </w:tblGrid>
        </w:tblGridChange>
      </w:tblGrid>
      <w:tr w:rsidR="00855DAC" w:rsidTr="00124CB6">
        <w:trPr>
          <w:trHeight w:hRule="exact" w:val="274"/>
        </w:trPr>
        <w:tc>
          <w:tcPr>
            <w:tcW w:w="566" w:type="dxa"/>
            <w:vMerge w:val="restart"/>
            <w:tcBorders>
              <w:top w:val="single" w:sz="5" w:space="0" w:color="000000"/>
              <w:left w:val="single" w:sz="5" w:space="0" w:color="000000"/>
              <w:right w:val="single" w:sz="5" w:space="0" w:color="000000"/>
            </w:tcBorders>
            <w:shd w:val="clear" w:color="auto" w:fill="CCCCCC"/>
          </w:tcPr>
          <w:p w:rsidR="00855DAC" w:rsidRDefault="00855DAC" w:rsidP="00124CB6">
            <w:pPr>
              <w:spacing w:before="5" w:line="260" w:lineRule="exact"/>
              <w:rPr>
                <w:sz w:val="26"/>
                <w:szCs w:val="26"/>
              </w:rPr>
            </w:pPr>
          </w:p>
          <w:p w:rsidR="00855DAC" w:rsidRDefault="00855DAC" w:rsidP="00124CB6">
            <w:pPr>
              <w:ind w:left="114"/>
              <w:rPr>
                <w:rFonts w:ascii="Arial" w:eastAsia="Arial" w:hAnsi="Arial" w:cs="Arial"/>
              </w:rPr>
            </w:pPr>
            <w:r>
              <w:rPr>
                <w:rFonts w:ascii="Arial" w:eastAsia="Arial" w:hAnsi="Arial" w:cs="Arial"/>
                <w:b/>
              </w:rPr>
              <w:t>N</w:t>
            </w:r>
            <w:r>
              <w:rPr>
                <w:rFonts w:ascii="Arial" w:eastAsia="Arial" w:hAnsi="Arial" w:cs="Arial"/>
                <w:b/>
                <w:spacing w:val="1"/>
              </w:rPr>
              <w:t>o</w:t>
            </w:r>
            <w:r>
              <w:rPr>
                <w:rFonts w:ascii="Arial" w:eastAsia="Arial" w:hAnsi="Arial" w:cs="Arial"/>
                <w:b/>
              </w:rPr>
              <w:t>.</w:t>
            </w:r>
          </w:p>
        </w:tc>
        <w:tc>
          <w:tcPr>
            <w:tcW w:w="1729" w:type="dxa"/>
            <w:vMerge w:val="restart"/>
            <w:tcBorders>
              <w:top w:val="single" w:sz="5" w:space="0" w:color="000000"/>
              <w:left w:val="single" w:sz="5" w:space="0" w:color="000000"/>
              <w:right w:val="single" w:sz="5" w:space="0" w:color="000000"/>
            </w:tcBorders>
            <w:shd w:val="clear" w:color="auto" w:fill="CCCCCC"/>
          </w:tcPr>
          <w:p w:rsidR="00855DAC" w:rsidRDefault="00855DAC" w:rsidP="00124CB6">
            <w:pPr>
              <w:spacing w:before="3" w:line="120" w:lineRule="exact"/>
              <w:rPr>
                <w:sz w:val="13"/>
                <w:szCs w:val="13"/>
              </w:rPr>
            </w:pPr>
          </w:p>
          <w:p w:rsidR="00855DAC" w:rsidRDefault="00855DAC" w:rsidP="00124CB6">
            <w:pPr>
              <w:ind w:left="514" w:right="518"/>
              <w:jc w:val="center"/>
              <w:rPr>
                <w:rFonts w:ascii="Arial" w:eastAsia="Arial" w:hAnsi="Arial" w:cs="Arial"/>
              </w:rPr>
            </w:pPr>
            <w:r>
              <w:rPr>
                <w:rFonts w:ascii="Arial" w:eastAsia="Arial" w:hAnsi="Arial" w:cs="Arial"/>
                <w:b/>
                <w:spacing w:val="3"/>
                <w:w w:val="99"/>
              </w:rPr>
              <w:t>T</w:t>
            </w:r>
            <w:r>
              <w:rPr>
                <w:rFonts w:ascii="Arial" w:eastAsia="Arial" w:hAnsi="Arial" w:cs="Arial"/>
                <w:b/>
                <w:w w:val="99"/>
              </w:rPr>
              <w:t>a</w:t>
            </w:r>
            <w:r>
              <w:rPr>
                <w:rFonts w:ascii="Arial" w:eastAsia="Arial" w:hAnsi="Arial" w:cs="Arial"/>
                <w:b/>
                <w:spacing w:val="-1"/>
                <w:w w:val="99"/>
              </w:rPr>
              <w:t>r</w:t>
            </w:r>
            <w:r>
              <w:rPr>
                <w:rFonts w:ascii="Arial" w:eastAsia="Arial" w:hAnsi="Arial" w:cs="Arial"/>
                <w:b/>
                <w:w w:val="99"/>
              </w:rPr>
              <w:t>get</w:t>
            </w:r>
          </w:p>
          <w:p w:rsidR="00855DAC" w:rsidRDefault="00855DAC" w:rsidP="00124CB6">
            <w:pPr>
              <w:spacing w:before="34"/>
              <w:ind w:left="334" w:right="337"/>
              <w:jc w:val="center"/>
              <w:rPr>
                <w:rFonts w:ascii="Arial" w:eastAsia="Arial" w:hAnsi="Arial" w:cs="Arial"/>
              </w:rPr>
            </w:pPr>
            <w:r>
              <w:rPr>
                <w:rFonts w:ascii="Arial" w:eastAsia="Arial" w:hAnsi="Arial" w:cs="Arial"/>
                <w:b/>
                <w:spacing w:val="-1"/>
                <w:w w:val="99"/>
              </w:rPr>
              <w:t>P</w:t>
            </w:r>
            <w:r>
              <w:rPr>
                <w:rFonts w:ascii="Arial" w:eastAsia="Arial" w:hAnsi="Arial" w:cs="Arial"/>
                <w:b/>
                <w:w w:val="99"/>
              </w:rPr>
              <w:t>el</w:t>
            </w:r>
            <w:r>
              <w:rPr>
                <w:rFonts w:ascii="Arial" w:eastAsia="Arial" w:hAnsi="Arial" w:cs="Arial"/>
                <w:b/>
                <w:spacing w:val="1"/>
                <w:w w:val="99"/>
              </w:rPr>
              <w:t>a</w:t>
            </w:r>
            <w:r>
              <w:rPr>
                <w:rFonts w:ascii="Arial" w:eastAsia="Arial" w:hAnsi="Arial" w:cs="Arial"/>
                <w:b/>
                <w:w w:val="99"/>
              </w:rPr>
              <w:t>c</w:t>
            </w:r>
            <w:r>
              <w:rPr>
                <w:rFonts w:ascii="Arial" w:eastAsia="Arial" w:hAnsi="Arial" w:cs="Arial"/>
                <w:b/>
                <w:spacing w:val="-1"/>
                <w:w w:val="99"/>
              </w:rPr>
              <w:t>a</w:t>
            </w:r>
            <w:r>
              <w:rPr>
                <w:rFonts w:ascii="Arial" w:eastAsia="Arial" w:hAnsi="Arial" w:cs="Arial"/>
                <w:b/>
                <w:spacing w:val="2"/>
                <w:w w:val="99"/>
              </w:rPr>
              <w:t>k</w:t>
            </w:r>
            <w:r>
              <w:rPr>
                <w:rFonts w:ascii="Arial" w:eastAsia="Arial" w:hAnsi="Arial" w:cs="Arial"/>
                <w:b/>
                <w:w w:val="99"/>
              </w:rPr>
              <w:t>an</w:t>
            </w:r>
          </w:p>
        </w:tc>
        <w:tc>
          <w:tcPr>
            <w:tcW w:w="1702" w:type="dxa"/>
            <w:gridSpan w:val="2"/>
            <w:tcBorders>
              <w:top w:val="single" w:sz="5" w:space="0" w:color="000000"/>
              <w:left w:val="single" w:sz="5" w:space="0" w:color="000000"/>
              <w:bottom w:val="nil"/>
              <w:right w:val="single" w:sz="5" w:space="0" w:color="000000"/>
            </w:tcBorders>
            <w:shd w:val="clear" w:color="auto" w:fill="CCCCCC"/>
          </w:tcPr>
          <w:p w:rsidR="00855DAC" w:rsidRDefault="00855DAC" w:rsidP="00124CB6">
            <w:pPr>
              <w:spacing w:line="220" w:lineRule="exact"/>
              <w:ind w:left="364"/>
              <w:rPr>
                <w:rFonts w:ascii="Arial" w:eastAsia="Arial" w:hAnsi="Arial" w:cs="Arial"/>
              </w:rPr>
            </w:pPr>
            <w:r>
              <w:rPr>
                <w:rFonts w:ascii="Arial" w:eastAsia="Arial" w:hAnsi="Arial" w:cs="Arial"/>
                <w:b/>
              </w:rPr>
              <w:t>Ins</w:t>
            </w:r>
            <w:r>
              <w:rPr>
                <w:rFonts w:ascii="Arial" w:eastAsia="Arial" w:hAnsi="Arial" w:cs="Arial"/>
                <w:b/>
                <w:spacing w:val="1"/>
              </w:rPr>
              <w:t>t</w:t>
            </w:r>
            <w:r>
              <w:rPr>
                <w:rFonts w:ascii="Arial" w:eastAsia="Arial" w:hAnsi="Arial" w:cs="Arial"/>
                <w:b/>
                <w:spacing w:val="-1"/>
              </w:rPr>
              <w:t>r</w:t>
            </w:r>
            <w:r>
              <w:rPr>
                <w:rFonts w:ascii="Arial" w:eastAsia="Arial" w:hAnsi="Arial" w:cs="Arial"/>
                <w:b/>
              </w:rPr>
              <w:t>umen</w:t>
            </w:r>
          </w:p>
        </w:tc>
        <w:tc>
          <w:tcPr>
            <w:tcW w:w="2269" w:type="dxa"/>
            <w:gridSpan w:val="2"/>
            <w:tcBorders>
              <w:top w:val="single" w:sz="5" w:space="0" w:color="000000"/>
              <w:left w:val="single" w:sz="5" w:space="0" w:color="000000"/>
              <w:bottom w:val="nil"/>
              <w:right w:val="single" w:sz="5" w:space="0" w:color="000000"/>
            </w:tcBorders>
            <w:shd w:val="clear" w:color="auto" w:fill="CCCCCC"/>
          </w:tcPr>
          <w:p w:rsidR="00855DAC" w:rsidRDefault="00855DAC" w:rsidP="00124CB6">
            <w:pPr>
              <w:spacing w:line="220" w:lineRule="exact"/>
              <w:ind w:left="208"/>
              <w:rPr>
                <w:rFonts w:ascii="Arial" w:eastAsia="Arial" w:hAnsi="Arial" w:cs="Arial"/>
              </w:rPr>
            </w:pPr>
            <w:r>
              <w:rPr>
                <w:rFonts w:ascii="Arial" w:eastAsia="Arial" w:hAnsi="Arial" w:cs="Arial"/>
                <w:b/>
              </w:rPr>
              <w:t>Ju</w:t>
            </w:r>
            <w:r>
              <w:rPr>
                <w:rFonts w:ascii="Arial" w:eastAsia="Arial" w:hAnsi="Arial" w:cs="Arial"/>
                <w:b/>
                <w:spacing w:val="1"/>
              </w:rPr>
              <w:t>m</w:t>
            </w:r>
            <w:r>
              <w:rPr>
                <w:rFonts w:ascii="Arial" w:eastAsia="Arial" w:hAnsi="Arial" w:cs="Arial"/>
                <w:b/>
              </w:rPr>
              <w:t>lah</w:t>
            </w:r>
            <w:r>
              <w:rPr>
                <w:rFonts w:ascii="Arial" w:eastAsia="Arial" w:hAnsi="Arial" w:cs="Arial"/>
                <w:b/>
                <w:spacing w:val="-7"/>
              </w:rPr>
              <w:t xml:space="preserve"> </w:t>
            </w:r>
            <w:r>
              <w:rPr>
                <w:rFonts w:ascii="Arial" w:eastAsia="Arial" w:hAnsi="Arial" w:cs="Arial"/>
                <w:b/>
              </w:rPr>
              <w:t>R</w:t>
            </w:r>
            <w:r>
              <w:rPr>
                <w:rFonts w:ascii="Arial" w:eastAsia="Arial" w:hAnsi="Arial" w:cs="Arial"/>
                <w:b/>
                <w:spacing w:val="2"/>
              </w:rPr>
              <w:t>e</w:t>
            </w:r>
            <w:r>
              <w:rPr>
                <w:rFonts w:ascii="Arial" w:eastAsia="Arial" w:hAnsi="Arial" w:cs="Arial"/>
                <w:b/>
              </w:rPr>
              <w:t>sp</w:t>
            </w:r>
            <w:r>
              <w:rPr>
                <w:rFonts w:ascii="Arial" w:eastAsia="Arial" w:hAnsi="Arial" w:cs="Arial"/>
                <w:b/>
                <w:spacing w:val="1"/>
              </w:rPr>
              <w:t>o</w:t>
            </w:r>
            <w:r>
              <w:rPr>
                <w:rFonts w:ascii="Arial" w:eastAsia="Arial" w:hAnsi="Arial" w:cs="Arial"/>
                <w:b/>
              </w:rPr>
              <w:t>nden</w:t>
            </w:r>
          </w:p>
        </w:tc>
        <w:tc>
          <w:tcPr>
            <w:tcW w:w="2268" w:type="dxa"/>
            <w:vMerge w:val="restart"/>
            <w:tcBorders>
              <w:top w:val="single" w:sz="5" w:space="0" w:color="000000"/>
              <w:left w:val="single" w:sz="5" w:space="0" w:color="000000"/>
              <w:right w:val="single" w:sz="5" w:space="0" w:color="000000"/>
            </w:tcBorders>
            <w:shd w:val="clear" w:color="auto" w:fill="CCCCCC"/>
          </w:tcPr>
          <w:p w:rsidR="00855DAC" w:rsidRDefault="00855DAC" w:rsidP="00124CB6">
            <w:pPr>
              <w:spacing w:before="3" w:line="120" w:lineRule="exact"/>
              <w:rPr>
                <w:sz w:val="13"/>
                <w:szCs w:val="13"/>
              </w:rPr>
            </w:pPr>
          </w:p>
          <w:p w:rsidR="00855DAC" w:rsidRDefault="00855DAC" w:rsidP="00124CB6">
            <w:pPr>
              <w:ind w:left="175" w:right="176"/>
              <w:jc w:val="center"/>
              <w:rPr>
                <w:rFonts w:ascii="Arial" w:eastAsia="Arial" w:hAnsi="Arial" w:cs="Arial"/>
              </w:rPr>
            </w:pPr>
            <w:r>
              <w:rPr>
                <w:rFonts w:ascii="Arial" w:eastAsia="Arial" w:hAnsi="Arial" w:cs="Arial"/>
                <w:b/>
                <w:spacing w:val="3"/>
              </w:rPr>
              <w:t>T</w:t>
            </w:r>
            <w:r>
              <w:rPr>
                <w:rFonts w:ascii="Arial" w:eastAsia="Arial" w:hAnsi="Arial" w:cs="Arial"/>
                <w:b/>
              </w:rPr>
              <w:t>in</w:t>
            </w:r>
            <w:r>
              <w:rPr>
                <w:rFonts w:ascii="Arial" w:eastAsia="Arial" w:hAnsi="Arial" w:cs="Arial"/>
                <w:b/>
                <w:spacing w:val="1"/>
              </w:rPr>
              <w:t>d</w:t>
            </w:r>
            <w:r>
              <w:rPr>
                <w:rFonts w:ascii="Arial" w:eastAsia="Arial" w:hAnsi="Arial" w:cs="Arial"/>
                <w:b/>
              </w:rPr>
              <w:t>ak</w:t>
            </w:r>
            <w:r>
              <w:rPr>
                <w:rFonts w:ascii="Arial" w:eastAsia="Arial" w:hAnsi="Arial" w:cs="Arial"/>
                <w:b/>
                <w:spacing w:val="-7"/>
              </w:rPr>
              <w:t xml:space="preserve"> </w:t>
            </w:r>
            <w:r>
              <w:rPr>
                <w:rFonts w:ascii="Arial" w:eastAsia="Arial" w:hAnsi="Arial" w:cs="Arial"/>
                <w:b/>
              </w:rPr>
              <w:t>La</w:t>
            </w:r>
            <w:r>
              <w:rPr>
                <w:rFonts w:ascii="Arial" w:eastAsia="Arial" w:hAnsi="Arial" w:cs="Arial"/>
                <w:b/>
                <w:spacing w:val="1"/>
              </w:rPr>
              <w:t>n</w:t>
            </w:r>
            <w:r>
              <w:rPr>
                <w:rFonts w:ascii="Arial" w:eastAsia="Arial" w:hAnsi="Arial" w:cs="Arial"/>
                <w:b/>
              </w:rPr>
              <w:t>jut</w:t>
            </w:r>
            <w:r>
              <w:rPr>
                <w:rFonts w:ascii="Arial" w:eastAsia="Arial" w:hAnsi="Arial" w:cs="Arial"/>
                <w:b/>
                <w:spacing w:val="-5"/>
              </w:rPr>
              <w:t xml:space="preserve"> </w:t>
            </w:r>
            <w:r>
              <w:rPr>
                <w:rFonts w:ascii="Arial" w:eastAsia="Arial" w:hAnsi="Arial" w:cs="Arial"/>
                <w:b/>
                <w:w w:val="99"/>
              </w:rPr>
              <w:t>Ha</w:t>
            </w:r>
            <w:r>
              <w:rPr>
                <w:rFonts w:ascii="Arial" w:eastAsia="Arial" w:hAnsi="Arial" w:cs="Arial"/>
                <w:b/>
                <w:spacing w:val="-1"/>
                <w:w w:val="99"/>
              </w:rPr>
              <w:t>s</w:t>
            </w:r>
            <w:r>
              <w:rPr>
                <w:rFonts w:ascii="Arial" w:eastAsia="Arial" w:hAnsi="Arial" w:cs="Arial"/>
                <w:b/>
                <w:w w:val="99"/>
              </w:rPr>
              <w:t>il</w:t>
            </w:r>
          </w:p>
          <w:p w:rsidR="00855DAC" w:rsidRDefault="00855DAC" w:rsidP="00124CB6">
            <w:pPr>
              <w:spacing w:before="34"/>
              <w:ind w:left="602" w:right="608"/>
              <w:jc w:val="center"/>
              <w:rPr>
                <w:rFonts w:ascii="Arial" w:eastAsia="Arial" w:hAnsi="Arial" w:cs="Arial"/>
              </w:rPr>
            </w:pPr>
            <w:r>
              <w:rPr>
                <w:rFonts w:ascii="Arial" w:eastAsia="Arial" w:hAnsi="Arial" w:cs="Arial"/>
                <w:b/>
                <w:spacing w:val="-1"/>
                <w:w w:val="99"/>
              </w:rPr>
              <w:t>P</w:t>
            </w:r>
            <w:r>
              <w:rPr>
                <w:rFonts w:ascii="Arial" w:eastAsia="Arial" w:hAnsi="Arial" w:cs="Arial"/>
                <w:b/>
                <w:w w:val="99"/>
              </w:rPr>
              <w:t>el</w:t>
            </w:r>
            <w:r>
              <w:rPr>
                <w:rFonts w:ascii="Arial" w:eastAsia="Arial" w:hAnsi="Arial" w:cs="Arial"/>
                <w:b/>
                <w:spacing w:val="1"/>
                <w:w w:val="99"/>
              </w:rPr>
              <w:t>a</w:t>
            </w:r>
            <w:r>
              <w:rPr>
                <w:rFonts w:ascii="Arial" w:eastAsia="Arial" w:hAnsi="Arial" w:cs="Arial"/>
                <w:b/>
                <w:w w:val="99"/>
              </w:rPr>
              <w:t>c</w:t>
            </w:r>
            <w:r>
              <w:rPr>
                <w:rFonts w:ascii="Arial" w:eastAsia="Arial" w:hAnsi="Arial" w:cs="Arial"/>
                <w:b/>
                <w:spacing w:val="-1"/>
                <w:w w:val="99"/>
              </w:rPr>
              <w:t>a</w:t>
            </w:r>
            <w:r>
              <w:rPr>
                <w:rFonts w:ascii="Arial" w:eastAsia="Arial" w:hAnsi="Arial" w:cs="Arial"/>
                <w:b/>
                <w:spacing w:val="2"/>
                <w:w w:val="99"/>
              </w:rPr>
              <w:t>k</w:t>
            </w:r>
            <w:r>
              <w:rPr>
                <w:rFonts w:ascii="Arial" w:eastAsia="Arial" w:hAnsi="Arial" w:cs="Arial"/>
                <w:b/>
                <w:w w:val="99"/>
              </w:rPr>
              <w:t>an</w:t>
            </w:r>
          </w:p>
        </w:tc>
      </w:tr>
      <w:tr w:rsidR="00855DAC" w:rsidTr="00124CB6">
        <w:trPr>
          <w:trHeight w:hRule="exact" w:val="550"/>
        </w:trPr>
        <w:tc>
          <w:tcPr>
            <w:tcW w:w="566" w:type="dxa"/>
            <w:vMerge/>
            <w:tcBorders>
              <w:left w:val="single" w:sz="5" w:space="0" w:color="000000"/>
              <w:bottom w:val="single" w:sz="5" w:space="0" w:color="000000"/>
              <w:right w:val="single" w:sz="5" w:space="0" w:color="000000"/>
            </w:tcBorders>
            <w:shd w:val="clear" w:color="auto" w:fill="CCCCCC"/>
          </w:tcPr>
          <w:p w:rsidR="00855DAC" w:rsidRDefault="00855DAC" w:rsidP="00124CB6"/>
        </w:tc>
        <w:tc>
          <w:tcPr>
            <w:tcW w:w="1729" w:type="dxa"/>
            <w:vMerge/>
            <w:tcBorders>
              <w:left w:val="single" w:sz="5" w:space="0" w:color="000000"/>
              <w:bottom w:val="single" w:sz="5" w:space="0" w:color="000000"/>
              <w:right w:val="single" w:sz="5" w:space="0" w:color="000000"/>
            </w:tcBorders>
            <w:shd w:val="clear" w:color="auto" w:fill="CCCCCC"/>
          </w:tcPr>
          <w:p w:rsidR="00855DAC" w:rsidRDefault="00855DAC" w:rsidP="00124CB6"/>
        </w:tc>
        <w:tc>
          <w:tcPr>
            <w:tcW w:w="850" w:type="dxa"/>
            <w:tcBorders>
              <w:top w:val="single" w:sz="5" w:space="0" w:color="000000"/>
              <w:left w:val="single" w:sz="5" w:space="0" w:color="000000"/>
              <w:bottom w:val="single" w:sz="5" w:space="0" w:color="000000"/>
              <w:right w:val="single" w:sz="5" w:space="0" w:color="000000"/>
            </w:tcBorders>
            <w:shd w:val="clear" w:color="auto" w:fill="CCCCCC"/>
          </w:tcPr>
          <w:p w:rsidR="00855DAC" w:rsidRDefault="00855DAC" w:rsidP="00124CB6">
            <w:pPr>
              <w:spacing w:before="1" w:line="120" w:lineRule="exact"/>
              <w:rPr>
                <w:sz w:val="13"/>
                <w:szCs w:val="13"/>
              </w:rPr>
            </w:pPr>
          </w:p>
          <w:p w:rsidR="00855DAC" w:rsidRDefault="00855DAC" w:rsidP="00124CB6">
            <w:pPr>
              <w:ind w:left="229"/>
              <w:rPr>
                <w:rFonts w:ascii="Arial" w:eastAsia="Arial" w:hAnsi="Arial" w:cs="Arial"/>
              </w:rPr>
            </w:pPr>
            <w:r>
              <w:rPr>
                <w:rFonts w:ascii="Arial" w:eastAsia="Arial" w:hAnsi="Arial" w:cs="Arial"/>
                <w:b/>
                <w:spacing w:val="-5"/>
              </w:rPr>
              <w:t>A</w:t>
            </w:r>
            <w:r>
              <w:rPr>
                <w:rFonts w:ascii="Arial" w:eastAsia="Arial" w:hAnsi="Arial" w:cs="Arial"/>
                <w:b/>
                <w:spacing w:val="3"/>
              </w:rPr>
              <w:t>d</w:t>
            </w:r>
            <w:r>
              <w:rPr>
                <w:rFonts w:ascii="Arial" w:eastAsia="Arial" w:hAnsi="Arial" w:cs="Arial"/>
                <w:b/>
              </w:rPr>
              <w:t>a</w:t>
            </w:r>
          </w:p>
        </w:tc>
        <w:tc>
          <w:tcPr>
            <w:tcW w:w="852" w:type="dxa"/>
            <w:tcBorders>
              <w:top w:val="single" w:sz="5" w:space="0" w:color="000000"/>
              <w:left w:val="single" w:sz="5" w:space="0" w:color="000000"/>
              <w:bottom w:val="single" w:sz="9" w:space="0" w:color="CCCCCC"/>
              <w:right w:val="single" w:sz="5" w:space="0" w:color="000000"/>
            </w:tcBorders>
            <w:shd w:val="clear" w:color="auto" w:fill="CCCCCC"/>
          </w:tcPr>
          <w:p w:rsidR="00855DAC" w:rsidRDefault="00855DAC" w:rsidP="00124CB6">
            <w:pPr>
              <w:spacing w:line="220" w:lineRule="exact"/>
              <w:ind w:left="157"/>
              <w:rPr>
                <w:rFonts w:ascii="Arial" w:eastAsia="Arial" w:hAnsi="Arial" w:cs="Arial"/>
              </w:rPr>
            </w:pPr>
            <w:r>
              <w:rPr>
                <w:rFonts w:ascii="Arial" w:eastAsia="Arial" w:hAnsi="Arial" w:cs="Arial"/>
                <w:b/>
                <w:spacing w:val="3"/>
              </w:rPr>
              <w:t>T</w:t>
            </w:r>
            <w:r>
              <w:rPr>
                <w:rFonts w:ascii="Arial" w:eastAsia="Arial" w:hAnsi="Arial" w:cs="Arial"/>
                <w:b/>
              </w:rPr>
              <w:t>idak</w:t>
            </w:r>
          </w:p>
          <w:p w:rsidR="00855DAC" w:rsidRDefault="00855DAC" w:rsidP="00124CB6">
            <w:pPr>
              <w:spacing w:before="37"/>
              <w:ind w:left="246"/>
              <w:rPr>
                <w:rFonts w:ascii="Arial" w:eastAsia="Arial" w:hAnsi="Arial" w:cs="Arial"/>
              </w:rPr>
            </w:pPr>
            <w:r>
              <w:rPr>
                <w:rFonts w:ascii="Arial" w:eastAsia="Arial" w:hAnsi="Arial" w:cs="Arial"/>
                <w:b/>
              </w:rPr>
              <w:t>ada</w:t>
            </w:r>
          </w:p>
        </w:tc>
        <w:tc>
          <w:tcPr>
            <w:tcW w:w="1133" w:type="dxa"/>
            <w:tcBorders>
              <w:top w:val="single" w:sz="5" w:space="0" w:color="000000"/>
              <w:left w:val="single" w:sz="5" w:space="0" w:color="000000"/>
              <w:bottom w:val="single" w:sz="9" w:space="0" w:color="CCCCCC"/>
              <w:right w:val="single" w:sz="5" w:space="0" w:color="000000"/>
            </w:tcBorders>
            <w:shd w:val="clear" w:color="auto" w:fill="CCCCCC"/>
          </w:tcPr>
          <w:p w:rsidR="00855DAC" w:rsidRDefault="00855DAC" w:rsidP="00124CB6">
            <w:pPr>
              <w:spacing w:before="1" w:line="120" w:lineRule="exact"/>
              <w:rPr>
                <w:sz w:val="13"/>
                <w:szCs w:val="13"/>
              </w:rPr>
            </w:pPr>
          </w:p>
          <w:p w:rsidR="00855DAC" w:rsidRDefault="00855DAC" w:rsidP="00124CB6">
            <w:pPr>
              <w:ind w:left="340"/>
              <w:rPr>
                <w:rFonts w:ascii="Arial" w:eastAsia="Arial" w:hAnsi="Arial" w:cs="Arial"/>
              </w:rPr>
            </w:pPr>
            <w:r>
              <w:rPr>
                <w:rFonts w:ascii="Arial" w:eastAsia="Arial" w:hAnsi="Arial" w:cs="Arial"/>
                <w:b/>
                <w:spacing w:val="3"/>
              </w:rPr>
              <w:t>T</w:t>
            </w:r>
            <w:r>
              <w:rPr>
                <w:rFonts w:ascii="Arial" w:eastAsia="Arial" w:hAnsi="Arial" w:cs="Arial"/>
                <w:b/>
                <w:spacing w:val="-1"/>
              </w:rPr>
              <w:t>S</w:t>
            </w:r>
            <w:r>
              <w:rPr>
                <w:rFonts w:ascii="Arial" w:eastAsia="Arial" w:hAnsi="Arial" w:cs="Arial"/>
                <w:b/>
                <w:spacing w:val="1"/>
              </w:rPr>
              <w:t>-</w:t>
            </w:r>
            <w:r>
              <w:rPr>
                <w:rFonts w:ascii="Arial" w:eastAsia="Arial" w:hAnsi="Arial" w:cs="Arial"/>
                <w:b/>
              </w:rPr>
              <w:t>1</w:t>
            </w:r>
          </w:p>
        </w:tc>
        <w:tc>
          <w:tcPr>
            <w:tcW w:w="1136" w:type="dxa"/>
            <w:tcBorders>
              <w:top w:val="single" w:sz="5" w:space="0" w:color="000000"/>
              <w:left w:val="single" w:sz="5" w:space="0" w:color="000000"/>
              <w:bottom w:val="single" w:sz="9" w:space="0" w:color="CCCCCC"/>
              <w:right w:val="single" w:sz="5" w:space="0" w:color="000000"/>
            </w:tcBorders>
            <w:shd w:val="clear" w:color="auto" w:fill="CCCCCC"/>
          </w:tcPr>
          <w:p w:rsidR="00855DAC" w:rsidRDefault="00855DAC" w:rsidP="00124CB6">
            <w:pPr>
              <w:spacing w:before="1" w:line="120" w:lineRule="exact"/>
              <w:rPr>
                <w:sz w:val="13"/>
                <w:szCs w:val="13"/>
              </w:rPr>
            </w:pPr>
          </w:p>
          <w:p w:rsidR="00855DAC" w:rsidRDefault="00855DAC" w:rsidP="00124CB6">
            <w:pPr>
              <w:ind w:left="398" w:right="395"/>
              <w:jc w:val="center"/>
              <w:rPr>
                <w:rFonts w:ascii="Arial" w:eastAsia="Arial" w:hAnsi="Arial" w:cs="Arial"/>
              </w:rPr>
            </w:pPr>
            <w:r>
              <w:rPr>
                <w:rFonts w:ascii="Arial" w:eastAsia="Arial" w:hAnsi="Arial" w:cs="Arial"/>
                <w:b/>
                <w:spacing w:val="3"/>
                <w:w w:val="99"/>
              </w:rPr>
              <w:t>TS</w:t>
            </w:r>
          </w:p>
        </w:tc>
        <w:tc>
          <w:tcPr>
            <w:tcW w:w="2268" w:type="dxa"/>
            <w:vMerge/>
            <w:tcBorders>
              <w:left w:val="single" w:sz="5" w:space="0" w:color="000000"/>
              <w:bottom w:val="single" w:sz="9" w:space="0" w:color="CCCCCC"/>
              <w:right w:val="single" w:sz="5" w:space="0" w:color="000000"/>
            </w:tcBorders>
            <w:shd w:val="clear" w:color="auto" w:fill="CCCCCC"/>
          </w:tcPr>
          <w:p w:rsidR="00855DAC" w:rsidRDefault="00855DAC" w:rsidP="00124CB6"/>
        </w:tc>
      </w:tr>
      <w:tr w:rsidR="00855DAC" w:rsidTr="00124CB6">
        <w:trPr>
          <w:trHeight w:hRule="exact" w:val="254"/>
        </w:trPr>
        <w:tc>
          <w:tcPr>
            <w:tcW w:w="566" w:type="dxa"/>
            <w:tcBorders>
              <w:top w:val="single" w:sz="5" w:space="0" w:color="000000"/>
              <w:left w:val="single" w:sz="5" w:space="0" w:color="000000"/>
              <w:bottom w:val="single" w:sz="5" w:space="0" w:color="000000"/>
              <w:right w:val="single" w:sz="5" w:space="0" w:color="000000"/>
            </w:tcBorders>
            <w:shd w:val="clear" w:color="auto" w:fill="CCCCCC"/>
          </w:tcPr>
          <w:p w:rsidR="00855DAC" w:rsidRDefault="00855DAC" w:rsidP="00124CB6">
            <w:pPr>
              <w:spacing w:before="7"/>
              <w:ind w:left="165"/>
              <w:rPr>
                <w:rFonts w:ascii="Arial" w:eastAsia="Arial" w:hAnsi="Arial" w:cs="Arial"/>
                <w:sz w:val="18"/>
                <w:szCs w:val="18"/>
              </w:rPr>
            </w:pPr>
            <w:r>
              <w:rPr>
                <w:rFonts w:ascii="Arial" w:eastAsia="Arial" w:hAnsi="Arial" w:cs="Arial"/>
                <w:sz w:val="18"/>
                <w:szCs w:val="18"/>
              </w:rPr>
              <w:t>(</w:t>
            </w:r>
            <w:r>
              <w:rPr>
                <w:rFonts w:ascii="Arial" w:eastAsia="Arial" w:hAnsi="Arial" w:cs="Arial"/>
                <w:spacing w:val="1"/>
                <w:sz w:val="18"/>
                <w:szCs w:val="18"/>
              </w:rPr>
              <w:t>1</w:t>
            </w:r>
            <w:r>
              <w:rPr>
                <w:rFonts w:ascii="Arial" w:eastAsia="Arial" w:hAnsi="Arial" w:cs="Arial"/>
                <w:sz w:val="18"/>
                <w:szCs w:val="18"/>
              </w:rPr>
              <w:t>)</w:t>
            </w:r>
          </w:p>
        </w:tc>
        <w:tc>
          <w:tcPr>
            <w:tcW w:w="1729" w:type="dxa"/>
            <w:tcBorders>
              <w:top w:val="single" w:sz="5" w:space="0" w:color="000000"/>
              <w:left w:val="single" w:sz="5" w:space="0" w:color="000000"/>
              <w:bottom w:val="single" w:sz="5" w:space="0" w:color="000000"/>
              <w:right w:val="single" w:sz="5" w:space="0" w:color="000000"/>
            </w:tcBorders>
            <w:shd w:val="clear" w:color="auto" w:fill="CCCCCC"/>
          </w:tcPr>
          <w:p w:rsidR="00855DAC" w:rsidRDefault="00855DAC" w:rsidP="00124CB6">
            <w:pPr>
              <w:spacing w:before="7"/>
              <w:ind w:left="714" w:right="715"/>
              <w:jc w:val="center"/>
              <w:rPr>
                <w:rFonts w:ascii="Arial" w:eastAsia="Arial" w:hAnsi="Arial" w:cs="Arial"/>
                <w:sz w:val="18"/>
                <w:szCs w:val="18"/>
              </w:rPr>
            </w:pPr>
            <w:r>
              <w:rPr>
                <w:rFonts w:ascii="Arial" w:eastAsia="Arial" w:hAnsi="Arial" w:cs="Arial"/>
                <w:sz w:val="18"/>
                <w:szCs w:val="18"/>
              </w:rPr>
              <w:t>(</w:t>
            </w:r>
            <w:r>
              <w:rPr>
                <w:rFonts w:ascii="Arial" w:eastAsia="Arial" w:hAnsi="Arial" w:cs="Arial"/>
                <w:spacing w:val="1"/>
                <w:sz w:val="18"/>
                <w:szCs w:val="18"/>
              </w:rPr>
              <w:t>2</w:t>
            </w:r>
            <w:r>
              <w:rPr>
                <w:rFonts w:ascii="Arial" w:eastAsia="Arial" w:hAnsi="Arial" w:cs="Arial"/>
                <w:sz w:val="18"/>
                <w:szCs w:val="18"/>
              </w:rPr>
              <w:t>)</w:t>
            </w:r>
          </w:p>
        </w:tc>
        <w:tc>
          <w:tcPr>
            <w:tcW w:w="850" w:type="dxa"/>
            <w:tcBorders>
              <w:top w:val="single" w:sz="5" w:space="0" w:color="000000"/>
              <w:left w:val="single" w:sz="5" w:space="0" w:color="000000"/>
              <w:bottom w:val="single" w:sz="5" w:space="0" w:color="000000"/>
              <w:right w:val="single" w:sz="5" w:space="0" w:color="000000"/>
            </w:tcBorders>
            <w:shd w:val="clear" w:color="auto" w:fill="CCCCCC"/>
          </w:tcPr>
          <w:p w:rsidR="00855DAC" w:rsidRDefault="00855DAC" w:rsidP="00124CB6">
            <w:pPr>
              <w:spacing w:before="7"/>
              <w:ind w:left="275" w:right="275"/>
              <w:jc w:val="center"/>
              <w:rPr>
                <w:rFonts w:ascii="Arial" w:eastAsia="Arial" w:hAnsi="Arial" w:cs="Arial"/>
                <w:sz w:val="18"/>
                <w:szCs w:val="18"/>
              </w:rPr>
            </w:pPr>
            <w:r>
              <w:rPr>
                <w:rFonts w:ascii="Arial" w:eastAsia="Arial" w:hAnsi="Arial" w:cs="Arial"/>
                <w:sz w:val="18"/>
                <w:szCs w:val="18"/>
              </w:rPr>
              <w:t>(</w:t>
            </w:r>
            <w:r>
              <w:rPr>
                <w:rFonts w:ascii="Arial" w:eastAsia="Arial" w:hAnsi="Arial" w:cs="Arial"/>
                <w:spacing w:val="1"/>
                <w:sz w:val="18"/>
                <w:szCs w:val="18"/>
              </w:rPr>
              <w:t>3</w:t>
            </w:r>
            <w:r>
              <w:rPr>
                <w:rFonts w:ascii="Arial" w:eastAsia="Arial" w:hAnsi="Arial" w:cs="Arial"/>
                <w:sz w:val="18"/>
                <w:szCs w:val="18"/>
              </w:rPr>
              <w:t>)</w:t>
            </w:r>
          </w:p>
        </w:tc>
        <w:tc>
          <w:tcPr>
            <w:tcW w:w="852" w:type="dxa"/>
            <w:tcBorders>
              <w:top w:val="single" w:sz="9" w:space="0" w:color="CCCCCC"/>
              <w:left w:val="single" w:sz="5" w:space="0" w:color="000000"/>
              <w:bottom w:val="single" w:sz="5" w:space="0" w:color="000000"/>
              <w:right w:val="single" w:sz="5" w:space="0" w:color="000000"/>
            </w:tcBorders>
            <w:shd w:val="clear" w:color="auto" w:fill="CCCCCC"/>
          </w:tcPr>
          <w:p w:rsidR="00855DAC" w:rsidRDefault="00855DAC" w:rsidP="00124CB6">
            <w:pPr>
              <w:spacing w:before="1"/>
              <w:ind w:left="275" w:right="278"/>
              <w:jc w:val="center"/>
              <w:rPr>
                <w:rFonts w:ascii="Arial" w:eastAsia="Arial" w:hAnsi="Arial" w:cs="Arial"/>
                <w:sz w:val="18"/>
                <w:szCs w:val="18"/>
              </w:rPr>
            </w:pPr>
            <w:r>
              <w:rPr>
                <w:rFonts w:ascii="Arial" w:eastAsia="Arial" w:hAnsi="Arial" w:cs="Arial"/>
                <w:sz w:val="18"/>
                <w:szCs w:val="18"/>
              </w:rPr>
              <w:t>(</w:t>
            </w:r>
            <w:r>
              <w:rPr>
                <w:rFonts w:ascii="Arial" w:eastAsia="Arial" w:hAnsi="Arial" w:cs="Arial"/>
                <w:spacing w:val="1"/>
                <w:sz w:val="18"/>
                <w:szCs w:val="18"/>
              </w:rPr>
              <w:t>4</w:t>
            </w:r>
            <w:r>
              <w:rPr>
                <w:rFonts w:ascii="Arial" w:eastAsia="Arial" w:hAnsi="Arial" w:cs="Arial"/>
                <w:sz w:val="18"/>
                <w:szCs w:val="18"/>
              </w:rPr>
              <w:t>)</w:t>
            </w:r>
          </w:p>
        </w:tc>
        <w:tc>
          <w:tcPr>
            <w:tcW w:w="1133" w:type="dxa"/>
            <w:tcBorders>
              <w:top w:val="single" w:sz="9" w:space="0" w:color="CCCCCC"/>
              <w:left w:val="single" w:sz="5" w:space="0" w:color="000000"/>
              <w:bottom w:val="single" w:sz="5" w:space="0" w:color="000000"/>
              <w:right w:val="single" w:sz="5" w:space="0" w:color="000000"/>
            </w:tcBorders>
            <w:shd w:val="clear" w:color="auto" w:fill="CCCCCC"/>
          </w:tcPr>
          <w:p w:rsidR="00855DAC" w:rsidRDefault="00855DAC" w:rsidP="00124CB6">
            <w:pPr>
              <w:spacing w:before="1"/>
              <w:ind w:left="414" w:right="419"/>
              <w:jc w:val="center"/>
              <w:rPr>
                <w:rFonts w:ascii="Arial" w:eastAsia="Arial" w:hAnsi="Arial" w:cs="Arial"/>
                <w:sz w:val="18"/>
                <w:szCs w:val="18"/>
              </w:rPr>
            </w:pPr>
            <w:r>
              <w:rPr>
                <w:rFonts w:ascii="Arial" w:eastAsia="Arial" w:hAnsi="Arial" w:cs="Arial"/>
                <w:sz w:val="18"/>
                <w:szCs w:val="18"/>
              </w:rPr>
              <w:t>(</w:t>
            </w:r>
            <w:r>
              <w:rPr>
                <w:rFonts w:ascii="Arial" w:eastAsia="Arial" w:hAnsi="Arial" w:cs="Arial"/>
                <w:spacing w:val="1"/>
                <w:sz w:val="18"/>
                <w:szCs w:val="18"/>
              </w:rPr>
              <w:t>5</w:t>
            </w:r>
            <w:r>
              <w:rPr>
                <w:rFonts w:ascii="Arial" w:eastAsia="Arial" w:hAnsi="Arial" w:cs="Arial"/>
                <w:sz w:val="18"/>
                <w:szCs w:val="18"/>
              </w:rPr>
              <w:t>)</w:t>
            </w:r>
          </w:p>
        </w:tc>
        <w:tc>
          <w:tcPr>
            <w:tcW w:w="1136" w:type="dxa"/>
            <w:tcBorders>
              <w:top w:val="single" w:sz="9" w:space="0" w:color="CCCCCC"/>
              <w:left w:val="single" w:sz="5" w:space="0" w:color="000000"/>
              <w:bottom w:val="single" w:sz="5" w:space="0" w:color="000000"/>
              <w:right w:val="single" w:sz="5" w:space="0" w:color="000000"/>
            </w:tcBorders>
            <w:shd w:val="clear" w:color="auto" w:fill="CCCCCC"/>
          </w:tcPr>
          <w:p w:rsidR="00855DAC" w:rsidRDefault="00855DAC" w:rsidP="00124CB6">
            <w:pPr>
              <w:spacing w:before="1"/>
              <w:ind w:left="417" w:right="420"/>
              <w:jc w:val="center"/>
              <w:rPr>
                <w:rFonts w:ascii="Arial" w:eastAsia="Arial" w:hAnsi="Arial" w:cs="Arial"/>
                <w:sz w:val="18"/>
                <w:szCs w:val="18"/>
              </w:rPr>
            </w:pPr>
            <w:r>
              <w:rPr>
                <w:rFonts w:ascii="Arial" w:eastAsia="Arial" w:hAnsi="Arial" w:cs="Arial"/>
                <w:sz w:val="18"/>
                <w:szCs w:val="18"/>
              </w:rPr>
              <w:t>(</w:t>
            </w:r>
            <w:r>
              <w:rPr>
                <w:rFonts w:ascii="Arial" w:eastAsia="Arial" w:hAnsi="Arial" w:cs="Arial"/>
                <w:spacing w:val="1"/>
                <w:sz w:val="18"/>
                <w:szCs w:val="18"/>
              </w:rPr>
              <w:t>6</w:t>
            </w:r>
            <w:r>
              <w:rPr>
                <w:rFonts w:ascii="Arial" w:eastAsia="Arial" w:hAnsi="Arial" w:cs="Arial"/>
                <w:sz w:val="18"/>
                <w:szCs w:val="18"/>
              </w:rPr>
              <w:t>)</w:t>
            </w:r>
          </w:p>
        </w:tc>
        <w:tc>
          <w:tcPr>
            <w:tcW w:w="2268" w:type="dxa"/>
            <w:tcBorders>
              <w:top w:val="single" w:sz="9" w:space="0" w:color="CCCCCC"/>
              <w:left w:val="single" w:sz="5" w:space="0" w:color="000000"/>
              <w:bottom w:val="single" w:sz="5" w:space="0" w:color="000000"/>
              <w:right w:val="single" w:sz="5" w:space="0" w:color="000000"/>
            </w:tcBorders>
            <w:shd w:val="clear" w:color="auto" w:fill="CCCCCC"/>
          </w:tcPr>
          <w:p w:rsidR="00855DAC" w:rsidRDefault="00855DAC" w:rsidP="00124CB6">
            <w:pPr>
              <w:spacing w:before="1"/>
              <w:ind w:left="983" w:right="986"/>
              <w:jc w:val="center"/>
              <w:rPr>
                <w:rFonts w:ascii="Arial" w:eastAsia="Arial" w:hAnsi="Arial" w:cs="Arial"/>
                <w:sz w:val="18"/>
                <w:szCs w:val="18"/>
              </w:rPr>
            </w:pPr>
            <w:r>
              <w:rPr>
                <w:rFonts w:ascii="Arial" w:eastAsia="Arial" w:hAnsi="Arial" w:cs="Arial"/>
                <w:sz w:val="18"/>
                <w:szCs w:val="18"/>
              </w:rPr>
              <w:t>(</w:t>
            </w:r>
            <w:r>
              <w:rPr>
                <w:rFonts w:ascii="Arial" w:eastAsia="Arial" w:hAnsi="Arial" w:cs="Arial"/>
                <w:spacing w:val="1"/>
                <w:sz w:val="18"/>
                <w:szCs w:val="18"/>
              </w:rPr>
              <w:t>7</w:t>
            </w:r>
            <w:r>
              <w:rPr>
                <w:rFonts w:ascii="Arial" w:eastAsia="Arial" w:hAnsi="Arial" w:cs="Arial"/>
                <w:sz w:val="18"/>
                <w:szCs w:val="18"/>
              </w:rPr>
              <w:t>)</w:t>
            </w:r>
          </w:p>
        </w:tc>
      </w:tr>
      <w:tr w:rsidR="00855DAC" w:rsidTr="00BC72E6">
        <w:tblPrEx>
          <w:tblW w:w="0" w:type="auto"/>
          <w:tblInd w:w="683" w:type="dxa"/>
          <w:tblLayout w:type="fixed"/>
          <w:tblCellMar>
            <w:left w:w="0" w:type="dxa"/>
            <w:right w:w="0" w:type="dxa"/>
          </w:tblCellMar>
          <w:tblLook w:val="01E0" w:firstRow="1" w:lastRow="1" w:firstColumn="1" w:lastColumn="1" w:noHBand="0" w:noVBand="0"/>
          <w:tblPrExChange w:id="287" w:author="Irfan Tri Raharjo, SE" w:date="2024-12-24T13:10:00Z">
            <w:tblPrEx>
              <w:tblW w:w="0" w:type="auto"/>
              <w:tblInd w:w="683" w:type="dxa"/>
              <w:tblLayout w:type="fixed"/>
              <w:tblCellMar>
                <w:left w:w="0" w:type="dxa"/>
                <w:right w:w="0" w:type="dxa"/>
              </w:tblCellMar>
              <w:tblLook w:val="01E0" w:firstRow="1" w:lastRow="1" w:firstColumn="1" w:lastColumn="1" w:noHBand="0" w:noVBand="0"/>
            </w:tblPrEx>
          </w:tblPrExChange>
        </w:tblPrEx>
        <w:trPr>
          <w:trHeight w:hRule="exact" w:val="3134"/>
          <w:trPrChange w:id="288" w:author="Irfan Tri Raharjo, SE" w:date="2024-12-24T13:10:00Z">
            <w:trPr>
              <w:gridAfter w:val="0"/>
              <w:trHeight w:hRule="exact" w:val="278"/>
            </w:trPr>
          </w:trPrChange>
        </w:trPr>
        <w:tc>
          <w:tcPr>
            <w:tcW w:w="566" w:type="dxa"/>
            <w:tcBorders>
              <w:top w:val="single" w:sz="5" w:space="0" w:color="000000"/>
              <w:left w:val="single" w:sz="5" w:space="0" w:color="000000"/>
              <w:bottom w:val="single" w:sz="5" w:space="0" w:color="000000"/>
              <w:right w:val="single" w:sz="5" w:space="0" w:color="000000"/>
            </w:tcBorders>
            <w:tcPrChange w:id="289" w:author="Irfan Tri Raharjo, SE" w:date="2024-12-24T13:10:00Z">
              <w:tcPr>
                <w:tcW w:w="566" w:type="dxa"/>
                <w:gridSpan w:val="2"/>
                <w:tcBorders>
                  <w:top w:val="single" w:sz="5" w:space="0" w:color="000000"/>
                  <w:left w:val="single" w:sz="5" w:space="0" w:color="000000"/>
                  <w:bottom w:val="single" w:sz="5" w:space="0" w:color="000000"/>
                  <w:right w:val="single" w:sz="5" w:space="0" w:color="000000"/>
                </w:tcBorders>
              </w:tcPr>
            </w:tcPrChange>
          </w:tcPr>
          <w:p w:rsidR="00855DAC" w:rsidRDefault="00855DAC" w:rsidP="00124CB6">
            <w:pPr>
              <w:spacing w:before="3"/>
              <w:ind w:left="185" w:right="189"/>
              <w:jc w:val="center"/>
              <w:rPr>
                <w:rFonts w:ascii="Arial" w:eastAsia="Arial" w:hAnsi="Arial" w:cs="Arial"/>
              </w:rPr>
            </w:pPr>
            <w:r>
              <w:rPr>
                <w:rFonts w:ascii="Arial" w:eastAsia="Arial" w:hAnsi="Arial" w:cs="Arial"/>
                <w:w w:val="99"/>
              </w:rPr>
              <w:t>1</w:t>
            </w:r>
          </w:p>
        </w:tc>
        <w:tc>
          <w:tcPr>
            <w:tcW w:w="1729" w:type="dxa"/>
            <w:tcBorders>
              <w:top w:val="single" w:sz="5" w:space="0" w:color="000000"/>
              <w:left w:val="single" w:sz="5" w:space="0" w:color="000000"/>
              <w:bottom w:val="single" w:sz="5" w:space="0" w:color="000000"/>
              <w:right w:val="single" w:sz="5" w:space="0" w:color="000000"/>
            </w:tcBorders>
            <w:tcPrChange w:id="290" w:author="Irfan Tri Raharjo, SE" w:date="2024-12-24T13:10:00Z">
              <w:tcPr>
                <w:tcW w:w="1729" w:type="dxa"/>
                <w:gridSpan w:val="2"/>
                <w:tcBorders>
                  <w:top w:val="single" w:sz="5" w:space="0" w:color="000000"/>
                  <w:left w:val="single" w:sz="5" w:space="0" w:color="000000"/>
                  <w:bottom w:val="single" w:sz="5" w:space="0" w:color="000000"/>
                  <w:right w:val="single" w:sz="5" w:space="0" w:color="000000"/>
                </w:tcBorders>
              </w:tcPr>
            </w:tcPrChange>
          </w:tcPr>
          <w:p w:rsidR="00855DAC" w:rsidRDefault="00855DAC" w:rsidP="00124CB6">
            <w:pPr>
              <w:spacing w:before="3"/>
              <w:ind w:left="102"/>
              <w:rPr>
                <w:rFonts w:ascii="Arial" w:eastAsia="Arial" w:hAnsi="Arial" w:cs="Arial"/>
              </w:rPr>
            </w:pPr>
            <w:r>
              <w:rPr>
                <w:rFonts w:ascii="Arial" w:eastAsia="Arial" w:hAnsi="Arial" w:cs="Arial"/>
              </w:rPr>
              <w:t>M</w:t>
            </w:r>
            <w:r>
              <w:rPr>
                <w:rFonts w:ascii="Arial" w:eastAsia="Arial" w:hAnsi="Arial" w:cs="Arial"/>
                <w:spacing w:val="-1"/>
              </w:rPr>
              <w:t>a</w:t>
            </w:r>
            <w:r>
              <w:rPr>
                <w:rFonts w:ascii="Arial" w:eastAsia="Arial" w:hAnsi="Arial" w:cs="Arial"/>
              </w:rPr>
              <w:t>h</w:t>
            </w:r>
            <w:r>
              <w:rPr>
                <w:rFonts w:ascii="Arial" w:eastAsia="Arial" w:hAnsi="Arial" w:cs="Arial"/>
                <w:spacing w:val="-1"/>
              </w:rPr>
              <w:t>a</w:t>
            </w:r>
            <w:r>
              <w:rPr>
                <w:rFonts w:ascii="Arial" w:eastAsia="Arial" w:hAnsi="Arial" w:cs="Arial"/>
                <w:spacing w:val="3"/>
              </w:rPr>
              <w:t>s</w:t>
            </w:r>
            <w:r>
              <w:rPr>
                <w:rFonts w:ascii="Arial" w:eastAsia="Arial" w:hAnsi="Arial" w:cs="Arial"/>
                <w:spacing w:val="-1"/>
              </w:rPr>
              <w:t>i</w:t>
            </w:r>
            <w:r>
              <w:rPr>
                <w:rFonts w:ascii="Arial" w:eastAsia="Arial" w:hAnsi="Arial" w:cs="Arial"/>
                <w:spacing w:val="3"/>
              </w:rPr>
              <w:t>s</w:t>
            </w:r>
            <w:r>
              <w:rPr>
                <w:rFonts w:ascii="Arial" w:eastAsia="Arial" w:hAnsi="Arial" w:cs="Arial"/>
                <w:spacing w:val="-2"/>
              </w:rPr>
              <w:t>w</w:t>
            </w:r>
            <w:r>
              <w:rPr>
                <w:rFonts w:ascii="Arial" w:eastAsia="Arial" w:hAnsi="Arial" w:cs="Arial"/>
              </w:rPr>
              <w:t>a</w:t>
            </w:r>
          </w:p>
        </w:tc>
        <w:tc>
          <w:tcPr>
            <w:tcW w:w="850" w:type="dxa"/>
            <w:tcBorders>
              <w:top w:val="single" w:sz="5" w:space="0" w:color="000000"/>
              <w:left w:val="single" w:sz="5" w:space="0" w:color="000000"/>
              <w:bottom w:val="single" w:sz="5" w:space="0" w:color="000000"/>
              <w:right w:val="single" w:sz="5" w:space="0" w:color="000000"/>
            </w:tcBorders>
            <w:tcPrChange w:id="291" w:author="Irfan Tri Raharjo, SE" w:date="2024-12-24T13:10:00Z">
              <w:tcPr>
                <w:tcW w:w="850" w:type="dxa"/>
                <w:gridSpan w:val="2"/>
                <w:tcBorders>
                  <w:top w:val="single" w:sz="5" w:space="0" w:color="000000"/>
                  <w:left w:val="single" w:sz="5" w:space="0" w:color="000000"/>
                  <w:bottom w:val="single" w:sz="5" w:space="0" w:color="000000"/>
                  <w:right w:val="single" w:sz="5" w:space="0" w:color="000000"/>
                </w:tcBorders>
              </w:tcPr>
            </w:tcPrChange>
          </w:tcPr>
          <w:p w:rsidR="00855DAC" w:rsidRDefault="00FE3AF0" w:rsidP="00FE3AF0">
            <w:pPr>
              <w:jc w:val="center"/>
            </w:pPr>
            <w:r>
              <w:t>√</w:t>
            </w:r>
          </w:p>
        </w:tc>
        <w:tc>
          <w:tcPr>
            <w:tcW w:w="852" w:type="dxa"/>
            <w:tcBorders>
              <w:top w:val="single" w:sz="5" w:space="0" w:color="000000"/>
              <w:left w:val="single" w:sz="5" w:space="0" w:color="000000"/>
              <w:bottom w:val="single" w:sz="5" w:space="0" w:color="000000"/>
              <w:right w:val="single" w:sz="5" w:space="0" w:color="000000"/>
            </w:tcBorders>
            <w:tcPrChange w:id="292" w:author="Irfan Tri Raharjo, SE" w:date="2024-12-24T13:10:00Z">
              <w:tcPr>
                <w:tcW w:w="852" w:type="dxa"/>
                <w:gridSpan w:val="2"/>
                <w:tcBorders>
                  <w:top w:val="single" w:sz="5" w:space="0" w:color="000000"/>
                  <w:left w:val="single" w:sz="5" w:space="0" w:color="000000"/>
                  <w:bottom w:val="single" w:sz="5" w:space="0" w:color="000000"/>
                  <w:right w:val="single" w:sz="5" w:space="0" w:color="000000"/>
                </w:tcBorders>
              </w:tcPr>
            </w:tcPrChange>
          </w:tcPr>
          <w:p w:rsidR="00855DAC" w:rsidRDefault="00855DAC" w:rsidP="00124CB6"/>
        </w:tc>
        <w:tc>
          <w:tcPr>
            <w:tcW w:w="1133" w:type="dxa"/>
            <w:tcBorders>
              <w:top w:val="single" w:sz="5" w:space="0" w:color="000000"/>
              <w:left w:val="single" w:sz="5" w:space="0" w:color="000000"/>
              <w:bottom w:val="single" w:sz="5" w:space="0" w:color="000000"/>
              <w:right w:val="single" w:sz="5" w:space="0" w:color="000000"/>
            </w:tcBorders>
            <w:tcPrChange w:id="293" w:author="Irfan Tri Raharjo, SE" w:date="2024-12-24T13:10:00Z">
              <w:tcPr>
                <w:tcW w:w="1133" w:type="dxa"/>
                <w:gridSpan w:val="2"/>
                <w:tcBorders>
                  <w:top w:val="single" w:sz="5" w:space="0" w:color="000000"/>
                  <w:left w:val="single" w:sz="5" w:space="0" w:color="000000"/>
                  <w:bottom w:val="single" w:sz="5" w:space="0" w:color="000000"/>
                  <w:right w:val="single" w:sz="5" w:space="0" w:color="000000"/>
                </w:tcBorders>
              </w:tcPr>
            </w:tcPrChange>
          </w:tcPr>
          <w:p w:rsidR="00855DAC" w:rsidRDefault="00C43A1A">
            <w:pPr>
              <w:jc w:val="center"/>
              <w:pPrChange w:id="294" w:author="Irfan Tri Raharjo, SE" w:date="2024-12-24T13:01:00Z">
                <w:pPr/>
              </w:pPrChange>
            </w:pPr>
            <w:ins w:id="295" w:author="Irfan Tri Raharjo, SE" w:date="2024-12-24T12:57:00Z">
              <w:r>
                <w:t>917</w:t>
              </w:r>
            </w:ins>
          </w:p>
        </w:tc>
        <w:tc>
          <w:tcPr>
            <w:tcW w:w="1136" w:type="dxa"/>
            <w:tcBorders>
              <w:top w:val="single" w:sz="5" w:space="0" w:color="000000"/>
              <w:left w:val="single" w:sz="5" w:space="0" w:color="000000"/>
              <w:bottom w:val="single" w:sz="5" w:space="0" w:color="000000"/>
              <w:right w:val="single" w:sz="5" w:space="0" w:color="000000"/>
            </w:tcBorders>
            <w:tcPrChange w:id="296" w:author="Irfan Tri Raharjo, SE" w:date="2024-12-24T13:10:00Z">
              <w:tcPr>
                <w:tcW w:w="1136" w:type="dxa"/>
                <w:gridSpan w:val="2"/>
                <w:tcBorders>
                  <w:top w:val="single" w:sz="5" w:space="0" w:color="000000"/>
                  <w:left w:val="single" w:sz="5" w:space="0" w:color="000000"/>
                  <w:bottom w:val="single" w:sz="5" w:space="0" w:color="000000"/>
                  <w:right w:val="single" w:sz="5" w:space="0" w:color="000000"/>
                </w:tcBorders>
              </w:tcPr>
            </w:tcPrChange>
          </w:tcPr>
          <w:p w:rsidR="00855DAC" w:rsidRDefault="00BC72E6">
            <w:pPr>
              <w:jc w:val="center"/>
              <w:pPrChange w:id="297" w:author="Irfan Tri Raharjo, SE" w:date="2024-12-24T13:01:00Z">
                <w:pPr/>
              </w:pPrChange>
            </w:pPr>
            <w:ins w:id="298" w:author="Irfan Tri Raharjo, SE" w:date="2024-12-24T13:12:00Z">
              <w:r>
                <w:t>8</w:t>
              </w:r>
            </w:ins>
            <w:ins w:id="299" w:author="Irfan Tri Raharjo, SE" w:date="2024-12-24T12:57:00Z">
              <w:r w:rsidR="00C43A1A">
                <w:t>89</w:t>
              </w:r>
            </w:ins>
          </w:p>
        </w:tc>
        <w:tc>
          <w:tcPr>
            <w:tcW w:w="2268" w:type="dxa"/>
            <w:tcBorders>
              <w:top w:val="single" w:sz="5" w:space="0" w:color="000000"/>
              <w:left w:val="single" w:sz="5" w:space="0" w:color="000000"/>
              <w:bottom w:val="single" w:sz="5" w:space="0" w:color="000000"/>
              <w:right w:val="single" w:sz="5" w:space="0" w:color="000000"/>
            </w:tcBorders>
            <w:tcPrChange w:id="300" w:author="Irfan Tri Raharjo, SE" w:date="2024-12-24T13:10:00Z">
              <w:tcPr>
                <w:tcW w:w="2268" w:type="dxa"/>
                <w:gridSpan w:val="2"/>
                <w:tcBorders>
                  <w:top w:val="single" w:sz="5" w:space="0" w:color="000000"/>
                  <w:left w:val="single" w:sz="5" w:space="0" w:color="000000"/>
                  <w:bottom w:val="single" w:sz="5" w:space="0" w:color="000000"/>
                  <w:right w:val="single" w:sz="5" w:space="0" w:color="000000"/>
                </w:tcBorders>
              </w:tcPr>
            </w:tcPrChange>
          </w:tcPr>
          <w:p w:rsidR="00855DAC" w:rsidRDefault="00BC72E6">
            <w:pPr>
              <w:pStyle w:val="ListParagraph"/>
              <w:numPr>
                <w:ilvl w:val="0"/>
                <w:numId w:val="36"/>
              </w:numPr>
              <w:ind w:left="416"/>
              <w:rPr>
                <w:ins w:id="301" w:author="Irfan Tri Raharjo, SE" w:date="2024-12-24T13:08:00Z"/>
              </w:rPr>
              <w:pPrChange w:id="302" w:author="Irfan Tri Raharjo, SE" w:date="2024-12-24T13:06:00Z">
                <w:pPr/>
              </w:pPrChange>
            </w:pPr>
            <w:ins w:id="303" w:author="Irfan Tri Raharjo, SE" w:date="2024-12-24T13:07:00Z">
              <w:r>
                <w:t>Program pemutakhiran dan penyediaan perangkat keras (hard</w:t>
              </w:r>
            </w:ins>
            <w:ins w:id="304" w:author="Irfan Tri Raharjo, SE" w:date="2024-12-24T13:08:00Z">
              <w:r>
                <w:t>ware) dan perangkat lunak (software) perlengkapan praktikum/laboratorium</w:t>
              </w:r>
            </w:ins>
          </w:p>
          <w:p w:rsidR="00BC72E6" w:rsidRDefault="00BC72E6">
            <w:pPr>
              <w:pStyle w:val="ListParagraph"/>
              <w:numPr>
                <w:ilvl w:val="0"/>
                <w:numId w:val="36"/>
              </w:numPr>
              <w:ind w:left="416"/>
              <w:pPrChange w:id="305" w:author="Irfan Tri Raharjo, SE" w:date="2024-12-24T13:06:00Z">
                <w:pPr/>
              </w:pPrChange>
            </w:pPr>
            <w:ins w:id="306" w:author="Irfan Tri Raharjo, SE" w:date="2024-12-24T13:09:00Z">
              <w:r>
                <w:t xml:space="preserve">Peningkatan </w:t>
              </w:r>
              <w:r>
                <w:rPr>
                  <w:i/>
                </w:rPr>
                <w:t>bandwith</w:t>
              </w:r>
              <w:r>
                <w:t xml:space="preserve">/kecepatan akses internet di </w:t>
              </w:r>
            </w:ins>
            <w:ins w:id="307" w:author="Irfan Tri Raharjo, SE" w:date="2024-12-24T13:10:00Z">
              <w:r>
                <w:t>area kampus</w:t>
              </w:r>
            </w:ins>
          </w:p>
        </w:tc>
      </w:tr>
      <w:tr w:rsidR="00855DAC" w:rsidTr="00124CB6">
        <w:trPr>
          <w:trHeight w:hRule="exact" w:val="274"/>
        </w:trPr>
        <w:tc>
          <w:tcPr>
            <w:tcW w:w="566" w:type="dxa"/>
            <w:tcBorders>
              <w:top w:val="single" w:sz="5" w:space="0" w:color="000000"/>
              <w:left w:val="single" w:sz="5" w:space="0" w:color="000000"/>
              <w:bottom w:val="single" w:sz="5" w:space="0" w:color="000000"/>
              <w:right w:val="single" w:sz="5" w:space="0" w:color="000000"/>
            </w:tcBorders>
          </w:tcPr>
          <w:p w:rsidR="00855DAC" w:rsidRDefault="00855DAC" w:rsidP="00124CB6">
            <w:pPr>
              <w:spacing w:line="220" w:lineRule="exact"/>
              <w:ind w:left="185" w:right="189"/>
              <w:jc w:val="center"/>
              <w:rPr>
                <w:rFonts w:ascii="Arial" w:eastAsia="Arial" w:hAnsi="Arial" w:cs="Arial"/>
              </w:rPr>
            </w:pPr>
            <w:r>
              <w:rPr>
                <w:rFonts w:ascii="Arial" w:eastAsia="Arial" w:hAnsi="Arial" w:cs="Arial"/>
                <w:w w:val="99"/>
              </w:rPr>
              <w:t>2</w:t>
            </w:r>
          </w:p>
        </w:tc>
        <w:tc>
          <w:tcPr>
            <w:tcW w:w="1729" w:type="dxa"/>
            <w:tcBorders>
              <w:top w:val="single" w:sz="5" w:space="0" w:color="000000"/>
              <w:left w:val="single" w:sz="5" w:space="0" w:color="000000"/>
              <w:bottom w:val="single" w:sz="5" w:space="0" w:color="000000"/>
              <w:right w:val="single" w:sz="5" w:space="0" w:color="000000"/>
            </w:tcBorders>
          </w:tcPr>
          <w:p w:rsidR="00855DAC" w:rsidRDefault="00855DAC" w:rsidP="00124CB6">
            <w:pPr>
              <w:spacing w:line="220" w:lineRule="exact"/>
              <w:ind w:left="102"/>
              <w:rPr>
                <w:rFonts w:ascii="Arial" w:eastAsia="Arial" w:hAnsi="Arial" w:cs="Arial"/>
              </w:rPr>
            </w:pPr>
            <w:r>
              <w:rPr>
                <w:rFonts w:ascii="Arial" w:eastAsia="Arial" w:hAnsi="Arial" w:cs="Arial"/>
              </w:rPr>
              <w:t>Do</w:t>
            </w:r>
            <w:r>
              <w:rPr>
                <w:rFonts w:ascii="Arial" w:eastAsia="Arial" w:hAnsi="Arial" w:cs="Arial"/>
                <w:spacing w:val="1"/>
              </w:rPr>
              <w:t>s</w:t>
            </w:r>
            <w:r>
              <w:rPr>
                <w:rFonts w:ascii="Arial" w:eastAsia="Arial" w:hAnsi="Arial" w:cs="Arial"/>
              </w:rPr>
              <w:t>en</w:t>
            </w:r>
          </w:p>
        </w:tc>
        <w:tc>
          <w:tcPr>
            <w:tcW w:w="850" w:type="dxa"/>
            <w:tcBorders>
              <w:top w:val="single" w:sz="5" w:space="0" w:color="000000"/>
              <w:left w:val="single" w:sz="5" w:space="0" w:color="000000"/>
              <w:bottom w:val="single" w:sz="5" w:space="0" w:color="000000"/>
              <w:right w:val="single" w:sz="5" w:space="0" w:color="000000"/>
            </w:tcBorders>
          </w:tcPr>
          <w:p w:rsidR="00855DAC" w:rsidRDefault="00FE3AF0" w:rsidP="00FE3AF0">
            <w:pPr>
              <w:jc w:val="center"/>
            </w:pPr>
            <w:r>
              <w:t>√</w:t>
            </w:r>
          </w:p>
        </w:tc>
        <w:tc>
          <w:tcPr>
            <w:tcW w:w="852" w:type="dxa"/>
            <w:tcBorders>
              <w:top w:val="single" w:sz="5" w:space="0" w:color="000000"/>
              <w:left w:val="single" w:sz="5" w:space="0" w:color="000000"/>
              <w:bottom w:val="single" w:sz="5" w:space="0" w:color="000000"/>
              <w:right w:val="single" w:sz="5" w:space="0" w:color="000000"/>
            </w:tcBorders>
          </w:tcPr>
          <w:p w:rsidR="00855DAC" w:rsidRDefault="00855DAC" w:rsidP="00124CB6"/>
        </w:tc>
        <w:tc>
          <w:tcPr>
            <w:tcW w:w="1133" w:type="dxa"/>
            <w:tcBorders>
              <w:top w:val="single" w:sz="5" w:space="0" w:color="000000"/>
              <w:left w:val="single" w:sz="5" w:space="0" w:color="000000"/>
              <w:bottom w:val="single" w:sz="5" w:space="0" w:color="000000"/>
              <w:right w:val="single" w:sz="5" w:space="0" w:color="000000"/>
            </w:tcBorders>
          </w:tcPr>
          <w:p w:rsidR="00855DAC" w:rsidRDefault="00BC72E6">
            <w:pPr>
              <w:jc w:val="center"/>
              <w:pPrChange w:id="308" w:author="Irfan Tri Raharjo, SE" w:date="2024-12-24T13:01:00Z">
                <w:pPr/>
              </w:pPrChange>
            </w:pPr>
            <w:ins w:id="309" w:author="Irfan Tri Raharjo, SE" w:date="2024-12-24T13:14:00Z">
              <w:r>
                <w:t>20</w:t>
              </w:r>
            </w:ins>
          </w:p>
        </w:tc>
        <w:tc>
          <w:tcPr>
            <w:tcW w:w="1136" w:type="dxa"/>
            <w:tcBorders>
              <w:top w:val="single" w:sz="5" w:space="0" w:color="000000"/>
              <w:left w:val="single" w:sz="5" w:space="0" w:color="000000"/>
              <w:bottom w:val="single" w:sz="5" w:space="0" w:color="000000"/>
              <w:right w:val="single" w:sz="5" w:space="0" w:color="000000"/>
            </w:tcBorders>
          </w:tcPr>
          <w:p w:rsidR="00855DAC" w:rsidRDefault="00BC72E6">
            <w:pPr>
              <w:jc w:val="center"/>
              <w:pPrChange w:id="310" w:author="Irfan Tri Raharjo, SE" w:date="2024-12-24T13:01:00Z">
                <w:pPr/>
              </w:pPrChange>
            </w:pPr>
            <w:ins w:id="311" w:author="Irfan Tri Raharjo, SE" w:date="2024-12-24T13:14:00Z">
              <w:r>
                <w:t>5</w:t>
              </w:r>
            </w:ins>
          </w:p>
        </w:tc>
        <w:tc>
          <w:tcPr>
            <w:tcW w:w="2268" w:type="dxa"/>
            <w:tcBorders>
              <w:top w:val="single" w:sz="5" w:space="0" w:color="000000"/>
              <w:left w:val="single" w:sz="5" w:space="0" w:color="000000"/>
              <w:bottom w:val="single" w:sz="5" w:space="0" w:color="000000"/>
              <w:right w:val="single" w:sz="5" w:space="0" w:color="000000"/>
            </w:tcBorders>
          </w:tcPr>
          <w:p w:rsidR="00855DAC" w:rsidRDefault="00855DAC" w:rsidP="00124CB6"/>
        </w:tc>
      </w:tr>
      <w:tr w:rsidR="00855DAC" w:rsidTr="00124CB6">
        <w:trPr>
          <w:trHeight w:hRule="exact" w:val="540"/>
        </w:trPr>
        <w:tc>
          <w:tcPr>
            <w:tcW w:w="566" w:type="dxa"/>
            <w:tcBorders>
              <w:top w:val="single" w:sz="5" w:space="0" w:color="000000"/>
              <w:left w:val="single" w:sz="5" w:space="0" w:color="000000"/>
              <w:bottom w:val="single" w:sz="5" w:space="0" w:color="000000"/>
              <w:right w:val="single" w:sz="5" w:space="0" w:color="000000"/>
            </w:tcBorders>
          </w:tcPr>
          <w:p w:rsidR="00855DAC" w:rsidRDefault="00855DAC" w:rsidP="00124CB6">
            <w:pPr>
              <w:spacing w:before="1" w:line="120" w:lineRule="exact"/>
              <w:rPr>
                <w:sz w:val="13"/>
                <w:szCs w:val="13"/>
              </w:rPr>
            </w:pPr>
          </w:p>
          <w:p w:rsidR="00855DAC" w:rsidRDefault="00855DAC" w:rsidP="00124CB6">
            <w:pPr>
              <w:ind w:left="185" w:right="189"/>
              <w:jc w:val="center"/>
              <w:rPr>
                <w:rFonts w:ascii="Arial" w:eastAsia="Arial" w:hAnsi="Arial" w:cs="Arial"/>
              </w:rPr>
            </w:pPr>
            <w:r>
              <w:rPr>
                <w:rFonts w:ascii="Arial" w:eastAsia="Arial" w:hAnsi="Arial" w:cs="Arial"/>
                <w:w w:val="99"/>
              </w:rPr>
              <w:t>3</w:t>
            </w:r>
          </w:p>
        </w:tc>
        <w:tc>
          <w:tcPr>
            <w:tcW w:w="1729" w:type="dxa"/>
            <w:tcBorders>
              <w:top w:val="single" w:sz="5" w:space="0" w:color="000000"/>
              <w:left w:val="single" w:sz="5" w:space="0" w:color="000000"/>
              <w:bottom w:val="single" w:sz="5" w:space="0" w:color="000000"/>
              <w:right w:val="single" w:sz="5" w:space="0" w:color="000000"/>
            </w:tcBorders>
          </w:tcPr>
          <w:p w:rsidR="00855DAC" w:rsidRDefault="00855DAC" w:rsidP="00124CB6">
            <w:pPr>
              <w:spacing w:line="220" w:lineRule="exact"/>
              <w:ind w:left="102"/>
              <w:rPr>
                <w:rFonts w:ascii="Arial" w:eastAsia="Arial" w:hAnsi="Arial" w:cs="Arial"/>
              </w:rPr>
            </w:pPr>
            <w:r>
              <w:rPr>
                <w:rFonts w:ascii="Arial" w:eastAsia="Arial" w:hAnsi="Arial" w:cs="Arial"/>
                <w:spacing w:val="3"/>
              </w:rPr>
              <w:t>T</w:t>
            </w:r>
            <w:r>
              <w:rPr>
                <w:rFonts w:ascii="Arial" w:eastAsia="Arial" w:hAnsi="Arial" w:cs="Arial"/>
              </w:rPr>
              <w:t>e</w:t>
            </w:r>
            <w:r>
              <w:rPr>
                <w:rFonts w:ascii="Arial" w:eastAsia="Arial" w:hAnsi="Arial" w:cs="Arial"/>
                <w:spacing w:val="-1"/>
              </w:rPr>
              <w:t>n</w:t>
            </w:r>
            <w:r>
              <w:rPr>
                <w:rFonts w:ascii="Arial" w:eastAsia="Arial" w:hAnsi="Arial" w:cs="Arial"/>
              </w:rPr>
              <w:t>a</w:t>
            </w:r>
            <w:r>
              <w:rPr>
                <w:rFonts w:ascii="Arial" w:eastAsia="Arial" w:hAnsi="Arial" w:cs="Arial"/>
                <w:spacing w:val="-1"/>
              </w:rPr>
              <w:t>g</w:t>
            </w:r>
            <w:r>
              <w:rPr>
                <w:rFonts w:ascii="Arial" w:eastAsia="Arial" w:hAnsi="Arial" w:cs="Arial"/>
              </w:rPr>
              <w:t>a</w:t>
            </w:r>
          </w:p>
          <w:p w:rsidR="00855DAC" w:rsidRDefault="00855DAC" w:rsidP="00124CB6">
            <w:pPr>
              <w:spacing w:before="36"/>
              <w:ind w:left="102"/>
              <w:rPr>
                <w:rFonts w:ascii="Arial" w:eastAsia="Arial" w:hAnsi="Arial" w:cs="Arial"/>
              </w:rPr>
            </w:pPr>
            <w:r>
              <w:rPr>
                <w:rFonts w:ascii="Arial" w:eastAsia="Arial" w:hAnsi="Arial" w:cs="Arial"/>
                <w:spacing w:val="-1"/>
              </w:rPr>
              <w:t>K</w:t>
            </w:r>
            <w:r>
              <w:rPr>
                <w:rFonts w:ascii="Arial" w:eastAsia="Arial" w:hAnsi="Arial" w:cs="Arial"/>
              </w:rPr>
              <w:t>e</w:t>
            </w:r>
            <w:r>
              <w:rPr>
                <w:rFonts w:ascii="Arial" w:eastAsia="Arial" w:hAnsi="Arial" w:cs="Arial"/>
                <w:spacing w:val="1"/>
              </w:rPr>
              <w:t>p</w:t>
            </w:r>
            <w:r>
              <w:rPr>
                <w:rFonts w:ascii="Arial" w:eastAsia="Arial" w:hAnsi="Arial" w:cs="Arial"/>
              </w:rPr>
              <w:t>e</w:t>
            </w:r>
            <w:r>
              <w:rPr>
                <w:rFonts w:ascii="Arial" w:eastAsia="Arial" w:hAnsi="Arial" w:cs="Arial"/>
                <w:spacing w:val="-1"/>
              </w:rPr>
              <w:t>n</w:t>
            </w:r>
            <w:r>
              <w:rPr>
                <w:rFonts w:ascii="Arial" w:eastAsia="Arial" w:hAnsi="Arial" w:cs="Arial"/>
                <w:spacing w:val="2"/>
              </w:rPr>
              <w:t>d</w:t>
            </w:r>
            <w:r>
              <w:rPr>
                <w:rFonts w:ascii="Arial" w:eastAsia="Arial" w:hAnsi="Arial" w:cs="Arial"/>
                <w:spacing w:val="-1"/>
              </w:rPr>
              <w:t>i</w:t>
            </w:r>
            <w:r>
              <w:rPr>
                <w:rFonts w:ascii="Arial" w:eastAsia="Arial" w:hAnsi="Arial" w:cs="Arial"/>
                <w:spacing w:val="2"/>
              </w:rPr>
              <w:t>d</w:t>
            </w:r>
            <w:r>
              <w:rPr>
                <w:rFonts w:ascii="Arial" w:eastAsia="Arial" w:hAnsi="Arial" w:cs="Arial"/>
                <w:spacing w:val="-1"/>
              </w:rPr>
              <w:t>i</w:t>
            </w:r>
            <w:r>
              <w:rPr>
                <w:rFonts w:ascii="Arial" w:eastAsia="Arial" w:hAnsi="Arial" w:cs="Arial"/>
                <w:spacing w:val="3"/>
              </w:rPr>
              <w:t>k</w:t>
            </w:r>
            <w:r>
              <w:rPr>
                <w:rFonts w:ascii="Arial" w:eastAsia="Arial" w:hAnsi="Arial" w:cs="Arial"/>
              </w:rPr>
              <w:t>an</w:t>
            </w:r>
          </w:p>
        </w:tc>
        <w:tc>
          <w:tcPr>
            <w:tcW w:w="850" w:type="dxa"/>
            <w:tcBorders>
              <w:top w:val="single" w:sz="5" w:space="0" w:color="000000"/>
              <w:left w:val="single" w:sz="5" w:space="0" w:color="000000"/>
              <w:bottom w:val="single" w:sz="5" w:space="0" w:color="000000"/>
              <w:right w:val="single" w:sz="5" w:space="0" w:color="000000"/>
            </w:tcBorders>
          </w:tcPr>
          <w:p w:rsidR="00855DAC" w:rsidRDefault="00FE3AF0" w:rsidP="00FE3AF0">
            <w:pPr>
              <w:jc w:val="center"/>
            </w:pPr>
            <w:r>
              <w:t>√</w:t>
            </w:r>
          </w:p>
        </w:tc>
        <w:tc>
          <w:tcPr>
            <w:tcW w:w="852" w:type="dxa"/>
            <w:tcBorders>
              <w:top w:val="single" w:sz="5" w:space="0" w:color="000000"/>
              <w:left w:val="single" w:sz="5" w:space="0" w:color="000000"/>
              <w:bottom w:val="single" w:sz="5" w:space="0" w:color="000000"/>
              <w:right w:val="single" w:sz="5" w:space="0" w:color="000000"/>
            </w:tcBorders>
          </w:tcPr>
          <w:p w:rsidR="00855DAC" w:rsidRDefault="00855DAC" w:rsidP="00124CB6"/>
        </w:tc>
        <w:tc>
          <w:tcPr>
            <w:tcW w:w="1133" w:type="dxa"/>
            <w:tcBorders>
              <w:top w:val="single" w:sz="5" w:space="0" w:color="000000"/>
              <w:left w:val="single" w:sz="5" w:space="0" w:color="000000"/>
              <w:bottom w:val="single" w:sz="5" w:space="0" w:color="000000"/>
              <w:right w:val="single" w:sz="5" w:space="0" w:color="000000"/>
            </w:tcBorders>
          </w:tcPr>
          <w:p w:rsidR="00855DAC" w:rsidRDefault="00855DAC">
            <w:pPr>
              <w:jc w:val="center"/>
              <w:pPrChange w:id="312" w:author="Irfan Tri Raharjo, SE" w:date="2024-12-24T13:01:00Z">
                <w:pPr/>
              </w:pPrChange>
            </w:pPr>
          </w:p>
        </w:tc>
        <w:tc>
          <w:tcPr>
            <w:tcW w:w="1136" w:type="dxa"/>
            <w:tcBorders>
              <w:top w:val="single" w:sz="5" w:space="0" w:color="000000"/>
              <w:left w:val="single" w:sz="5" w:space="0" w:color="000000"/>
              <w:bottom w:val="single" w:sz="5" w:space="0" w:color="000000"/>
              <w:right w:val="single" w:sz="5" w:space="0" w:color="000000"/>
            </w:tcBorders>
          </w:tcPr>
          <w:p w:rsidR="00855DAC" w:rsidRDefault="00855DAC">
            <w:pPr>
              <w:jc w:val="center"/>
              <w:pPrChange w:id="313" w:author="Irfan Tri Raharjo, SE" w:date="2024-12-24T13:01:00Z">
                <w:pPr/>
              </w:pPrChange>
            </w:pPr>
          </w:p>
        </w:tc>
        <w:tc>
          <w:tcPr>
            <w:tcW w:w="2268" w:type="dxa"/>
            <w:tcBorders>
              <w:top w:val="single" w:sz="5" w:space="0" w:color="000000"/>
              <w:left w:val="single" w:sz="5" w:space="0" w:color="000000"/>
              <w:bottom w:val="single" w:sz="5" w:space="0" w:color="000000"/>
              <w:right w:val="single" w:sz="5" w:space="0" w:color="000000"/>
            </w:tcBorders>
          </w:tcPr>
          <w:p w:rsidR="00855DAC" w:rsidRDefault="00855DAC" w:rsidP="00124CB6"/>
        </w:tc>
      </w:tr>
      <w:tr w:rsidR="00855DAC" w:rsidTr="00124CB6">
        <w:trPr>
          <w:trHeight w:hRule="exact" w:val="274"/>
        </w:trPr>
        <w:tc>
          <w:tcPr>
            <w:tcW w:w="566" w:type="dxa"/>
            <w:tcBorders>
              <w:top w:val="single" w:sz="5" w:space="0" w:color="000000"/>
              <w:left w:val="single" w:sz="5" w:space="0" w:color="000000"/>
              <w:bottom w:val="single" w:sz="5" w:space="0" w:color="000000"/>
              <w:right w:val="single" w:sz="5" w:space="0" w:color="000000"/>
            </w:tcBorders>
          </w:tcPr>
          <w:p w:rsidR="00855DAC" w:rsidRDefault="00855DAC" w:rsidP="00124CB6">
            <w:pPr>
              <w:spacing w:line="220" w:lineRule="exact"/>
              <w:ind w:left="185" w:right="189"/>
              <w:jc w:val="center"/>
              <w:rPr>
                <w:rFonts w:ascii="Arial" w:eastAsia="Arial" w:hAnsi="Arial" w:cs="Arial"/>
              </w:rPr>
            </w:pPr>
            <w:r>
              <w:rPr>
                <w:rFonts w:ascii="Arial" w:eastAsia="Arial" w:hAnsi="Arial" w:cs="Arial"/>
                <w:w w:val="99"/>
              </w:rPr>
              <w:t>4</w:t>
            </w:r>
          </w:p>
        </w:tc>
        <w:tc>
          <w:tcPr>
            <w:tcW w:w="1729" w:type="dxa"/>
            <w:tcBorders>
              <w:top w:val="single" w:sz="5" w:space="0" w:color="000000"/>
              <w:left w:val="single" w:sz="5" w:space="0" w:color="000000"/>
              <w:bottom w:val="single" w:sz="5" w:space="0" w:color="000000"/>
              <w:right w:val="single" w:sz="5" w:space="0" w:color="000000"/>
            </w:tcBorders>
          </w:tcPr>
          <w:p w:rsidR="00855DAC" w:rsidRDefault="00855DAC" w:rsidP="00124CB6">
            <w:pPr>
              <w:spacing w:line="220" w:lineRule="exact"/>
              <w:ind w:left="102"/>
              <w:rPr>
                <w:rFonts w:ascii="Arial" w:eastAsia="Arial" w:hAnsi="Arial" w:cs="Arial"/>
              </w:rPr>
            </w:pPr>
            <w:r>
              <w:rPr>
                <w:rFonts w:ascii="Arial" w:eastAsia="Arial" w:hAnsi="Arial" w:cs="Arial"/>
              </w:rPr>
              <w:t>M</w:t>
            </w:r>
            <w:r>
              <w:rPr>
                <w:rFonts w:ascii="Arial" w:eastAsia="Arial" w:hAnsi="Arial" w:cs="Arial"/>
                <w:spacing w:val="-1"/>
              </w:rPr>
              <w:t>i</w:t>
            </w:r>
            <w:r>
              <w:rPr>
                <w:rFonts w:ascii="Arial" w:eastAsia="Arial" w:hAnsi="Arial" w:cs="Arial"/>
              </w:rPr>
              <w:t>tra</w:t>
            </w:r>
            <w:r>
              <w:rPr>
                <w:rFonts w:ascii="Arial" w:eastAsia="Arial" w:hAnsi="Arial" w:cs="Arial"/>
                <w:spacing w:val="-4"/>
              </w:rPr>
              <w:t xml:space="preserve"> </w:t>
            </w:r>
            <w:r>
              <w:rPr>
                <w:rFonts w:ascii="Arial" w:eastAsia="Arial" w:hAnsi="Arial" w:cs="Arial"/>
                <w:spacing w:val="2"/>
              </w:rPr>
              <w:t>T</w:t>
            </w:r>
            <w:r>
              <w:rPr>
                <w:rFonts w:ascii="Arial" w:eastAsia="Arial" w:hAnsi="Arial" w:cs="Arial"/>
                <w:spacing w:val="1"/>
              </w:rPr>
              <w:t>r</w:t>
            </w:r>
            <w:r>
              <w:rPr>
                <w:rFonts w:ascii="Arial" w:eastAsia="Arial" w:hAnsi="Arial" w:cs="Arial"/>
                <w:spacing w:val="-1"/>
              </w:rPr>
              <w:t>i</w:t>
            </w:r>
            <w:r>
              <w:rPr>
                <w:rFonts w:ascii="Arial" w:eastAsia="Arial" w:hAnsi="Arial" w:cs="Arial"/>
              </w:rPr>
              <w:t>d</w:t>
            </w:r>
            <w:r>
              <w:rPr>
                <w:rFonts w:ascii="Arial" w:eastAsia="Arial" w:hAnsi="Arial" w:cs="Arial"/>
                <w:spacing w:val="1"/>
              </w:rPr>
              <w:t>h</w:t>
            </w:r>
            <w:r>
              <w:rPr>
                <w:rFonts w:ascii="Arial" w:eastAsia="Arial" w:hAnsi="Arial" w:cs="Arial"/>
              </w:rPr>
              <w:t>ar</w:t>
            </w:r>
            <w:r>
              <w:rPr>
                <w:rFonts w:ascii="Arial" w:eastAsia="Arial" w:hAnsi="Arial" w:cs="Arial"/>
                <w:spacing w:val="5"/>
              </w:rPr>
              <w:t>m</w:t>
            </w:r>
            <w:r>
              <w:rPr>
                <w:rFonts w:ascii="Arial" w:eastAsia="Arial" w:hAnsi="Arial" w:cs="Arial"/>
              </w:rPr>
              <w:t>a</w:t>
            </w:r>
          </w:p>
        </w:tc>
        <w:tc>
          <w:tcPr>
            <w:tcW w:w="850" w:type="dxa"/>
            <w:tcBorders>
              <w:top w:val="single" w:sz="5" w:space="0" w:color="000000"/>
              <w:left w:val="single" w:sz="5" w:space="0" w:color="000000"/>
              <w:bottom w:val="single" w:sz="5" w:space="0" w:color="000000"/>
              <w:right w:val="single" w:sz="5" w:space="0" w:color="000000"/>
            </w:tcBorders>
          </w:tcPr>
          <w:p w:rsidR="00855DAC" w:rsidRDefault="00FE3AF0" w:rsidP="00FE3AF0">
            <w:pPr>
              <w:jc w:val="center"/>
            </w:pPr>
            <w:r>
              <w:t>√</w:t>
            </w:r>
          </w:p>
        </w:tc>
        <w:tc>
          <w:tcPr>
            <w:tcW w:w="852" w:type="dxa"/>
            <w:tcBorders>
              <w:top w:val="single" w:sz="5" w:space="0" w:color="000000"/>
              <w:left w:val="single" w:sz="5" w:space="0" w:color="000000"/>
              <w:bottom w:val="single" w:sz="5" w:space="0" w:color="000000"/>
              <w:right w:val="single" w:sz="5" w:space="0" w:color="000000"/>
            </w:tcBorders>
          </w:tcPr>
          <w:p w:rsidR="00855DAC" w:rsidRDefault="00855DAC" w:rsidP="00124CB6"/>
        </w:tc>
        <w:tc>
          <w:tcPr>
            <w:tcW w:w="1133" w:type="dxa"/>
            <w:tcBorders>
              <w:top w:val="single" w:sz="5" w:space="0" w:color="000000"/>
              <w:left w:val="single" w:sz="5" w:space="0" w:color="000000"/>
              <w:bottom w:val="single" w:sz="5" w:space="0" w:color="000000"/>
              <w:right w:val="single" w:sz="5" w:space="0" w:color="000000"/>
            </w:tcBorders>
          </w:tcPr>
          <w:p w:rsidR="00855DAC" w:rsidRDefault="00BC72E6">
            <w:pPr>
              <w:jc w:val="center"/>
              <w:pPrChange w:id="314" w:author="Irfan Tri Raharjo, SE" w:date="2024-12-24T13:01:00Z">
                <w:pPr/>
              </w:pPrChange>
            </w:pPr>
            <w:ins w:id="315" w:author="Irfan Tri Raharjo, SE" w:date="2024-12-24T13:16:00Z">
              <w:r>
                <w:t>40</w:t>
              </w:r>
            </w:ins>
          </w:p>
        </w:tc>
        <w:tc>
          <w:tcPr>
            <w:tcW w:w="1136" w:type="dxa"/>
            <w:tcBorders>
              <w:top w:val="single" w:sz="5" w:space="0" w:color="000000"/>
              <w:left w:val="single" w:sz="5" w:space="0" w:color="000000"/>
              <w:bottom w:val="single" w:sz="5" w:space="0" w:color="000000"/>
              <w:right w:val="single" w:sz="5" w:space="0" w:color="000000"/>
            </w:tcBorders>
          </w:tcPr>
          <w:p w:rsidR="00855DAC" w:rsidRDefault="00BC72E6">
            <w:pPr>
              <w:jc w:val="center"/>
              <w:pPrChange w:id="316" w:author="Irfan Tri Raharjo, SE" w:date="2024-12-24T13:01:00Z">
                <w:pPr/>
              </w:pPrChange>
            </w:pPr>
            <w:ins w:id="317" w:author="Irfan Tri Raharjo, SE" w:date="2024-12-24T13:16:00Z">
              <w:r>
                <w:t>45</w:t>
              </w:r>
            </w:ins>
          </w:p>
        </w:tc>
        <w:tc>
          <w:tcPr>
            <w:tcW w:w="2268" w:type="dxa"/>
            <w:tcBorders>
              <w:top w:val="single" w:sz="5" w:space="0" w:color="000000"/>
              <w:left w:val="single" w:sz="5" w:space="0" w:color="000000"/>
              <w:bottom w:val="single" w:sz="5" w:space="0" w:color="000000"/>
              <w:right w:val="single" w:sz="5" w:space="0" w:color="000000"/>
            </w:tcBorders>
          </w:tcPr>
          <w:p w:rsidR="00855DAC" w:rsidRDefault="00855DAC" w:rsidP="00124CB6"/>
        </w:tc>
      </w:tr>
      <w:tr w:rsidR="00855DAC" w:rsidTr="00B728BE">
        <w:tblPrEx>
          <w:tblW w:w="0" w:type="auto"/>
          <w:tblInd w:w="683" w:type="dxa"/>
          <w:tblLayout w:type="fixed"/>
          <w:tblCellMar>
            <w:left w:w="0" w:type="dxa"/>
            <w:right w:w="0" w:type="dxa"/>
          </w:tblCellMar>
          <w:tblLook w:val="01E0" w:firstRow="1" w:lastRow="1" w:firstColumn="1" w:lastColumn="1" w:noHBand="0" w:noVBand="0"/>
          <w:tblPrExChange w:id="318" w:author="Irfan Tri Raharjo, SE" w:date="2024-12-24T13:17:00Z">
            <w:tblPrEx>
              <w:tblW w:w="0" w:type="auto"/>
              <w:tblInd w:w="683" w:type="dxa"/>
              <w:tblLayout w:type="fixed"/>
              <w:tblCellMar>
                <w:left w:w="0" w:type="dxa"/>
                <w:right w:w="0" w:type="dxa"/>
              </w:tblCellMar>
              <w:tblLook w:val="01E0" w:firstRow="1" w:lastRow="1" w:firstColumn="1" w:lastColumn="1" w:noHBand="0" w:noVBand="0"/>
            </w:tblPrEx>
          </w:tblPrExChange>
        </w:tblPrEx>
        <w:trPr>
          <w:trHeight w:hRule="exact" w:val="770"/>
          <w:trPrChange w:id="319" w:author="Irfan Tri Raharjo, SE" w:date="2024-12-24T13:17:00Z">
            <w:trPr>
              <w:gridAfter w:val="0"/>
              <w:trHeight w:hRule="exact" w:val="276"/>
            </w:trPr>
          </w:trPrChange>
        </w:trPr>
        <w:tc>
          <w:tcPr>
            <w:tcW w:w="566" w:type="dxa"/>
            <w:tcBorders>
              <w:top w:val="single" w:sz="5" w:space="0" w:color="000000"/>
              <w:left w:val="single" w:sz="5" w:space="0" w:color="000000"/>
              <w:bottom w:val="single" w:sz="5" w:space="0" w:color="000000"/>
              <w:right w:val="single" w:sz="5" w:space="0" w:color="000000"/>
            </w:tcBorders>
            <w:tcPrChange w:id="320" w:author="Irfan Tri Raharjo, SE" w:date="2024-12-24T13:17:00Z">
              <w:tcPr>
                <w:tcW w:w="566" w:type="dxa"/>
                <w:gridSpan w:val="2"/>
                <w:tcBorders>
                  <w:top w:val="single" w:sz="5" w:space="0" w:color="000000"/>
                  <w:left w:val="single" w:sz="5" w:space="0" w:color="000000"/>
                  <w:bottom w:val="single" w:sz="5" w:space="0" w:color="000000"/>
                  <w:right w:val="single" w:sz="5" w:space="0" w:color="000000"/>
                </w:tcBorders>
              </w:tcPr>
            </w:tcPrChange>
          </w:tcPr>
          <w:p w:rsidR="00855DAC" w:rsidRDefault="00855DAC" w:rsidP="00124CB6">
            <w:pPr>
              <w:spacing w:line="220" w:lineRule="exact"/>
              <w:ind w:left="185" w:right="189"/>
              <w:jc w:val="center"/>
              <w:rPr>
                <w:rFonts w:ascii="Arial" w:eastAsia="Arial" w:hAnsi="Arial" w:cs="Arial"/>
              </w:rPr>
            </w:pPr>
            <w:r>
              <w:rPr>
                <w:rFonts w:ascii="Arial" w:eastAsia="Arial" w:hAnsi="Arial" w:cs="Arial"/>
                <w:w w:val="99"/>
              </w:rPr>
              <w:t>5</w:t>
            </w:r>
          </w:p>
        </w:tc>
        <w:tc>
          <w:tcPr>
            <w:tcW w:w="1729" w:type="dxa"/>
            <w:tcBorders>
              <w:top w:val="single" w:sz="5" w:space="0" w:color="000000"/>
              <w:left w:val="single" w:sz="5" w:space="0" w:color="000000"/>
              <w:bottom w:val="single" w:sz="5" w:space="0" w:color="000000"/>
              <w:right w:val="single" w:sz="5" w:space="0" w:color="000000"/>
            </w:tcBorders>
            <w:tcPrChange w:id="321" w:author="Irfan Tri Raharjo, SE" w:date="2024-12-24T13:17:00Z">
              <w:tcPr>
                <w:tcW w:w="1729" w:type="dxa"/>
                <w:gridSpan w:val="2"/>
                <w:tcBorders>
                  <w:top w:val="single" w:sz="5" w:space="0" w:color="000000"/>
                  <w:left w:val="single" w:sz="5" w:space="0" w:color="000000"/>
                  <w:bottom w:val="single" w:sz="5" w:space="0" w:color="000000"/>
                  <w:right w:val="single" w:sz="5" w:space="0" w:color="000000"/>
                </w:tcBorders>
              </w:tcPr>
            </w:tcPrChange>
          </w:tcPr>
          <w:p w:rsidR="00855DAC" w:rsidRDefault="00855DAC" w:rsidP="00124CB6">
            <w:pPr>
              <w:spacing w:line="220" w:lineRule="exact"/>
              <w:ind w:left="102"/>
              <w:rPr>
                <w:rFonts w:ascii="Arial" w:eastAsia="Arial" w:hAnsi="Arial" w:cs="Arial"/>
              </w:rPr>
            </w:pPr>
            <w:r>
              <w:rPr>
                <w:rFonts w:ascii="Arial" w:eastAsia="Arial" w:hAnsi="Arial" w:cs="Arial"/>
              </w:rPr>
              <w:t>L</w:t>
            </w:r>
            <w:r>
              <w:rPr>
                <w:rFonts w:ascii="Arial" w:eastAsia="Arial" w:hAnsi="Arial" w:cs="Arial"/>
                <w:spacing w:val="-1"/>
              </w:rPr>
              <w:t>u</w:t>
            </w:r>
            <w:r>
              <w:rPr>
                <w:rFonts w:ascii="Arial" w:eastAsia="Arial" w:hAnsi="Arial" w:cs="Arial"/>
                <w:spacing w:val="1"/>
              </w:rPr>
              <w:t>l</w:t>
            </w:r>
            <w:r>
              <w:rPr>
                <w:rFonts w:ascii="Arial" w:eastAsia="Arial" w:hAnsi="Arial" w:cs="Arial"/>
              </w:rPr>
              <w:t>u</w:t>
            </w:r>
            <w:r>
              <w:rPr>
                <w:rFonts w:ascii="Arial" w:eastAsia="Arial" w:hAnsi="Arial" w:cs="Arial"/>
                <w:spacing w:val="1"/>
              </w:rPr>
              <w:t>s</w:t>
            </w:r>
            <w:r>
              <w:rPr>
                <w:rFonts w:ascii="Arial" w:eastAsia="Arial" w:hAnsi="Arial" w:cs="Arial"/>
              </w:rPr>
              <w:t>an</w:t>
            </w:r>
          </w:p>
        </w:tc>
        <w:tc>
          <w:tcPr>
            <w:tcW w:w="850" w:type="dxa"/>
            <w:tcBorders>
              <w:top w:val="single" w:sz="5" w:space="0" w:color="000000"/>
              <w:left w:val="single" w:sz="5" w:space="0" w:color="000000"/>
              <w:bottom w:val="single" w:sz="5" w:space="0" w:color="000000"/>
              <w:right w:val="single" w:sz="5" w:space="0" w:color="000000"/>
            </w:tcBorders>
            <w:tcPrChange w:id="322" w:author="Irfan Tri Raharjo, SE" w:date="2024-12-24T13:17:00Z">
              <w:tcPr>
                <w:tcW w:w="850" w:type="dxa"/>
                <w:gridSpan w:val="2"/>
                <w:tcBorders>
                  <w:top w:val="single" w:sz="5" w:space="0" w:color="000000"/>
                  <w:left w:val="single" w:sz="5" w:space="0" w:color="000000"/>
                  <w:bottom w:val="single" w:sz="5" w:space="0" w:color="000000"/>
                  <w:right w:val="single" w:sz="5" w:space="0" w:color="000000"/>
                </w:tcBorders>
              </w:tcPr>
            </w:tcPrChange>
          </w:tcPr>
          <w:p w:rsidR="00855DAC" w:rsidRDefault="00FE3AF0" w:rsidP="00FE3AF0">
            <w:pPr>
              <w:jc w:val="center"/>
            </w:pPr>
            <w:r>
              <w:t>√</w:t>
            </w:r>
          </w:p>
        </w:tc>
        <w:tc>
          <w:tcPr>
            <w:tcW w:w="852" w:type="dxa"/>
            <w:tcBorders>
              <w:top w:val="single" w:sz="5" w:space="0" w:color="000000"/>
              <w:left w:val="single" w:sz="5" w:space="0" w:color="000000"/>
              <w:bottom w:val="single" w:sz="5" w:space="0" w:color="000000"/>
              <w:right w:val="single" w:sz="5" w:space="0" w:color="000000"/>
            </w:tcBorders>
            <w:tcPrChange w:id="323" w:author="Irfan Tri Raharjo, SE" w:date="2024-12-24T13:17:00Z">
              <w:tcPr>
                <w:tcW w:w="852" w:type="dxa"/>
                <w:gridSpan w:val="2"/>
                <w:tcBorders>
                  <w:top w:val="single" w:sz="5" w:space="0" w:color="000000"/>
                  <w:left w:val="single" w:sz="5" w:space="0" w:color="000000"/>
                  <w:bottom w:val="single" w:sz="5" w:space="0" w:color="000000"/>
                  <w:right w:val="single" w:sz="5" w:space="0" w:color="000000"/>
                </w:tcBorders>
              </w:tcPr>
            </w:tcPrChange>
          </w:tcPr>
          <w:p w:rsidR="00855DAC" w:rsidRDefault="00855DAC" w:rsidP="00124CB6"/>
        </w:tc>
        <w:tc>
          <w:tcPr>
            <w:tcW w:w="1133" w:type="dxa"/>
            <w:tcBorders>
              <w:top w:val="single" w:sz="5" w:space="0" w:color="000000"/>
              <w:left w:val="single" w:sz="5" w:space="0" w:color="000000"/>
              <w:bottom w:val="single" w:sz="5" w:space="0" w:color="000000"/>
              <w:right w:val="single" w:sz="5" w:space="0" w:color="000000"/>
            </w:tcBorders>
            <w:tcPrChange w:id="324" w:author="Irfan Tri Raharjo, SE" w:date="2024-12-24T13:17:00Z">
              <w:tcPr>
                <w:tcW w:w="1133" w:type="dxa"/>
                <w:gridSpan w:val="2"/>
                <w:tcBorders>
                  <w:top w:val="single" w:sz="5" w:space="0" w:color="000000"/>
                  <w:left w:val="single" w:sz="5" w:space="0" w:color="000000"/>
                  <w:bottom w:val="single" w:sz="5" w:space="0" w:color="000000"/>
                  <w:right w:val="single" w:sz="5" w:space="0" w:color="000000"/>
                </w:tcBorders>
              </w:tcPr>
            </w:tcPrChange>
          </w:tcPr>
          <w:p w:rsidR="00855DAC" w:rsidRDefault="00B728BE">
            <w:pPr>
              <w:jc w:val="center"/>
              <w:pPrChange w:id="325" w:author="Irfan Tri Raharjo, SE" w:date="2024-12-24T13:01:00Z">
                <w:pPr/>
              </w:pPrChange>
            </w:pPr>
            <w:ins w:id="326" w:author="Irfan Tri Raharjo, SE" w:date="2024-12-24T13:17:00Z">
              <w:r>
                <w:t>287</w:t>
              </w:r>
            </w:ins>
          </w:p>
        </w:tc>
        <w:tc>
          <w:tcPr>
            <w:tcW w:w="1136" w:type="dxa"/>
            <w:tcBorders>
              <w:top w:val="single" w:sz="5" w:space="0" w:color="000000"/>
              <w:left w:val="single" w:sz="5" w:space="0" w:color="000000"/>
              <w:bottom w:val="single" w:sz="5" w:space="0" w:color="000000"/>
              <w:right w:val="single" w:sz="5" w:space="0" w:color="000000"/>
            </w:tcBorders>
            <w:tcPrChange w:id="327" w:author="Irfan Tri Raharjo, SE" w:date="2024-12-24T13:17:00Z">
              <w:tcPr>
                <w:tcW w:w="1136" w:type="dxa"/>
                <w:gridSpan w:val="2"/>
                <w:tcBorders>
                  <w:top w:val="single" w:sz="5" w:space="0" w:color="000000"/>
                  <w:left w:val="single" w:sz="5" w:space="0" w:color="000000"/>
                  <w:bottom w:val="single" w:sz="5" w:space="0" w:color="000000"/>
                  <w:right w:val="single" w:sz="5" w:space="0" w:color="000000"/>
                </w:tcBorders>
              </w:tcPr>
            </w:tcPrChange>
          </w:tcPr>
          <w:p w:rsidR="00855DAC" w:rsidRDefault="00B728BE">
            <w:pPr>
              <w:jc w:val="center"/>
              <w:pPrChange w:id="328" w:author="Irfan Tri Raharjo, SE" w:date="2024-12-24T13:01:00Z">
                <w:pPr/>
              </w:pPrChange>
            </w:pPr>
            <w:ins w:id="329" w:author="Irfan Tri Raharjo, SE" w:date="2024-12-24T13:17:00Z">
              <w:r>
                <w:t>569</w:t>
              </w:r>
            </w:ins>
          </w:p>
        </w:tc>
        <w:tc>
          <w:tcPr>
            <w:tcW w:w="2268" w:type="dxa"/>
            <w:tcBorders>
              <w:top w:val="single" w:sz="5" w:space="0" w:color="000000"/>
              <w:left w:val="single" w:sz="5" w:space="0" w:color="000000"/>
              <w:bottom w:val="single" w:sz="5" w:space="0" w:color="000000"/>
              <w:right w:val="single" w:sz="5" w:space="0" w:color="000000"/>
            </w:tcBorders>
            <w:tcPrChange w:id="330" w:author="Irfan Tri Raharjo, SE" w:date="2024-12-24T13:17:00Z">
              <w:tcPr>
                <w:tcW w:w="2268" w:type="dxa"/>
                <w:gridSpan w:val="2"/>
                <w:tcBorders>
                  <w:top w:val="single" w:sz="5" w:space="0" w:color="000000"/>
                  <w:left w:val="single" w:sz="5" w:space="0" w:color="000000"/>
                  <w:bottom w:val="single" w:sz="5" w:space="0" w:color="000000"/>
                  <w:right w:val="single" w:sz="5" w:space="0" w:color="000000"/>
                </w:tcBorders>
              </w:tcPr>
            </w:tcPrChange>
          </w:tcPr>
          <w:p w:rsidR="00855DAC" w:rsidRDefault="00B728BE" w:rsidP="00124CB6">
            <w:ins w:id="331" w:author="Irfan Tri Raharjo, SE" w:date="2024-12-24T13:17:00Z">
              <w:r w:rsidRPr="00B728BE">
                <w:t>Sosialisasi hasil tracer study ke dosen dan pimpinan</w:t>
              </w:r>
            </w:ins>
          </w:p>
        </w:tc>
      </w:tr>
      <w:tr w:rsidR="00855DAC" w:rsidTr="00B728BE">
        <w:tblPrEx>
          <w:tblW w:w="0" w:type="auto"/>
          <w:tblInd w:w="683" w:type="dxa"/>
          <w:tblLayout w:type="fixed"/>
          <w:tblCellMar>
            <w:left w:w="0" w:type="dxa"/>
            <w:right w:w="0" w:type="dxa"/>
          </w:tblCellMar>
          <w:tblLook w:val="01E0" w:firstRow="1" w:lastRow="1" w:firstColumn="1" w:lastColumn="1" w:noHBand="0" w:noVBand="0"/>
          <w:tblPrExChange w:id="332" w:author="Irfan Tri Raharjo, SE" w:date="2024-12-24T13:18:00Z">
            <w:tblPrEx>
              <w:tblW w:w="0" w:type="auto"/>
              <w:tblInd w:w="683" w:type="dxa"/>
              <w:tblLayout w:type="fixed"/>
              <w:tblCellMar>
                <w:left w:w="0" w:type="dxa"/>
                <w:right w:w="0" w:type="dxa"/>
              </w:tblCellMar>
              <w:tblLook w:val="01E0" w:firstRow="1" w:lastRow="1" w:firstColumn="1" w:lastColumn="1" w:noHBand="0" w:noVBand="0"/>
            </w:tblPrEx>
          </w:tblPrExChange>
        </w:tblPrEx>
        <w:trPr>
          <w:trHeight w:hRule="exact" w:val="696"/>
          <w:trPrChange w:id="333" w:author="Irfan Tri Raharjo, SE" w:date="2024-12-24T13:18:00Z">
            <w:trPr>
              <w:gridAfter w:val="0"/>
              <w:trHeight w:hRule="exact" w:val="538"/>
            </w:trPr>
          </w:trPrChange>
        </w:trPr>
        <w:tc>
          <w:tcPr>
            <w:tcW w:w="566" w:type="dxa"/>
            <w:tcBorders>
              <w:top w:val="single" w:sz="5" w:space="0" w:color="000000"/>
              <w:left w:val="single" w:sz="5" w:space="0" w:color="000000"/>
              <w:bottom w:val="single" w:sz="5" w:space="0" w:color="000000"/>
              <w:right w:val="single" w:sz="5" w:space="0" w:color="000000"/>
            </w:tcBorders>
            <w:tcPrChange w:id="334" w:author="Irfan Tri Raharjo, SE" w:date="2024-12-24T13:18:00Z">
              <w:tcPr>
                <w:tcW w:w="566" w:type="dxa"/>
                <w:gridSpan w:val="2"/>
                <w:tcBorders>
                  <w:top w:val="single" w:sz="5" w:space="0" w:color="000000"/>
                  <w:left w:val="single" w:sz="5" w:space="0" w:color="000000"/>
                  <w:bottom w:val="single" w:sz="5" w:space="0" w:color="000000"/>
                  <w:right w:val="single" w:sz="5" w:space="0" w:color="000000"/>
                </w:tcBorders>
              </w:tcPr>
            </w:tcPrChange>
          </w:tcPr>
          <w:p w:rsidR="00855DAC" w:rsidRDefault="00855DAC" w:rsidP="00124CB6">
            <w:pPr>
              <w:spacing w:before="1" w:line="120" w:lineRule="exact"/>
              <w:rPr>
                <w:sz w:val="13"/>
                <w:szCs w:val="13"/>
              </w:rPr>
            </w:pPr>
          </w:p>
          <w:p w:rsidR="00855DAC" w:rsidRDefault="00855DAC" w:rsidP="00124CB6">
            <w:pPr>
              <w:ind w:left="185" w:right="189"/>
              <w:jc w:val="center"/>
              <w:rPr>
                <w:rFonts w:ascii="Arial" w:eastAsia="Arial" w:hAnsi="Arial" w:cs="Arial"/>
              </w:rPr>
            </w:pPr>
            <w:r>
              <w:rPr>
                <w:rFonts w:ascii="Arial" w:eastAsia="Arial" w:hAnsi="Arial" w:cs="Arial"/>
                <w:w w:val="99"/>
              </w:rPr>
              <w:t>6</w:t>
            </w:r>
          </w:p>
        </w:tc>
        <w:tc>
          <w:tcPr>
            <w:tcW w:w="1729" w:type="dxa"/>
            <w:tcBorders>
              <w:top w:val="single" w:sz="5" w:space="0" w:color="000000"/>
              <w:left w:val="single" w:sz="5" w:space="0" w:color="000000"/>
              <w:bottom w:val="single" w:sz="5" w:space="0" w:color="000000"/>
              <w:right w:val="single" w:sz="5" w:space="0" w:color="000000"/>
            </w:tcBorders>
            <w:tcPrChange w:id="335" w:author="Irfan Tri Raharjo, SE" w:date="2024-12-24T13:18:00Z">
              <w:tcPr>
                <w:tcW w:w="1729" w:type="dxa"/>
                <w:gridSpan w:val="2"/>
                <w:tcBorders>
                  <w:top w:val="single" w:sz="5" w:space="0" w:color="000000"/>
                  <w:left w:val="single" w:sz="5" w:space="0" w:color="000000"/>
                  <w:bottom w:val="single" w:sz="5" w:space="0" w:color="000000"/>
                  <w:right w:val="single" w:sz="5" w:space="0" w:color="000000"/>
                </w:tcBorders>
              </w:tcPr>
            </w:tcPrChange>
          </w:tcPr>
          <w:p w:rsidR="00855DAC" w:rsidRDefault="00855DAC" w:rsidP="00124CB6">
            <w:pPr>
              <w:spacing w:line="220" w:lineRule="exact"/>
              <w:ind w:left="102"/>
              <w:rPr>
                <w:rFonts w:ascii="Arial" w:eastAsia="Arial" w:hAnsi="Arial" w:cs="Arial"/>
              </w:rPr>
            </w:pPr>
            <w:r>
              <w:rPr>
                <w:rFonts w:ascii="Arial" w:eastAsia="Arial" w:hAnsi="Arial" w:cs="Arial"/>
                <w:spacing w:val="-1"/>
              </w:rPr>
              <w:t>P</w:t>
            </w:r>
            <w:r>
              <w:rPr>
                <w:rFonts w:ascii="Arial" w:eastAsia="Arial" w:hAnsi="Arial" w:cs="Arial"/>
              </w:rPr>
              <w:t>e</w:t>
            </w:r>
            <w:r>
              <w:rPr>
                <w:rFonts w:ascii="Arial" w:eastAsia="Arial" w:hAnsi="Arial" w:cs="Arial"/>
                <w:spacing w:val="1"/>
              </w:rPr>
              <w:t>n</w:t>
            </w:r>
            <w:r>
              <w:rPr>
                <w:rFonts w:ascii="Arial" w:eastAsia="Arial" w:hAnsi="Arial" w:cs="Arial"/>
              </w:rPr>
              <w:t>g</w:t>
            </w:r>
            <w:r>
              <w:rPr>
                <w:rFonts w:ascii="Arial" w:eastAsia="Arial" w:hAnsi="Arial" w:cs="Arial"/>
                <w:spacing w:val="-1"/>
              </w:rPr>
              <w:t>g</w:t>
            </w:r>
            <w:r>
              <w:rPr>
                <w:rFonts w:ascii="Arial" w:eastAsia="Arial" w:hAnsi="Arial" w:cs="Arial"/>
                <w:spacing w:val="2"/>
              </w:rPr>
              <w:t>u</w:t>
            </w:r>
            <w:r>
              <w:rPr>
                <w:rFonts w:ascii="Arial" w:eastAsia="Arial" w:hAnsi="Arial" w:cs="Arial"/>
              </w:rPr>
              <w:t>na</w:t>
            </w:r>
          </w:p>
          <w:p w:rsidR="00855DAC" w:rsidRDefault="00855DAC" w:rsidP="00124CB6">
            <w:pPr>
              <w:spacing w:before="34"/>
              <w:ind w:left="102"/>
              <w:rPr>
                <w:rFonts w:ascii="Arial" w:eastAsia="Arial" w:hAnsi="Arial" w:cs="Arial"/>
              </w:rPr>
            </w:pPr>
            <w:r>
              <w:rPr>
                <w:rFonts w:ascii="Arial" w:eastAsia="Arial" w:hAnsi="Arial" w:cs="Arial"/>
              </w:rPr>
              <w:t>L</w:t>
            </w:r>
            <w:r>
              <w:rPr>
                <w:rFonts w:ascii="Arial" w:eastAsia="Arial" w:hAnsi="Arial" w:cs="Arial"/>
                <w:spacing w:val="-1"/>
              </w:rPr>
              <w:t>u</w:t>
            </w:r>
            <w:r>
              <w:rPr>
                <w:rFonts w:ascii="Arial" w:eastAsia="Arial" w:hAnsi="Arial" w:cs="Arial"/>
                <w:spacing w:val="1"/>
              </w:rPr>
              <w:t>l</w:t>
            </w:r>
            <w:r>
              <w:rPr>
                <w:rFonts w:ascii="Arial" w:eastAsia="Arial" w:hAnsi="Arial" w:cs="Arial"/>
              </w:rPr>
              <w:t>u</w:t>
            </w:r>
            <w:r>
              <w:rPr>
                <w:rFonts w:ascii="Arial" w:eastAsia="Arial" w:hAnsi="Arial" w:cs="Arial"/>
                <w:spacing w:val="1"/>
              </w:rPr>
              <w:t>s</w:t>
            </w:r>
            <w:r>
              <w:rPr>
                <w:rFonts w:ascii="Arial" w:eastAsia="Arial" w:hAnsi="Arial" w:cs="Arial"/>
              </w:rPr>
              <w:t>an</w:t>
            </w:r>
          </w:p>
        </w:tc>
        <w:tc>
          <w:tcPr>
            <w:tcW w:w="850" w:type="dxa"/>
            <w:tcBorders>
              <w:top w:val="single" w:sz="5" w:space="0" w:color="000000"/>
              <w:left w:val="single" w:sz="5" w:space="0" w:color="000000"/>
              <w:bottom w:val="single" w:sz="5" w:space="0" w:color="000000"/>
              <w:right w:val="single" w:sz="5" w:space="0" w:color="000000"/>
            </w:tcBorders>
            <w:tcPrChange w:id="336" w:author="Irfan Tri Raharjo, SE" w:date="2024-12-24T13:18:00Z">
              <w:tcPr>
                <w:tcW w:w="850" w:type="dxa"/>
                <w:gridSpan w:val="2"/>
                <w:tcBorders>
                  <w:top w:val="single" w:sz="5" w:space="0" w:color="000000"/>
                  <w:left w:val="single" w:sz="5" w:space="0" w:color="000000"/>
                  <w:bottom w:val="single" w:sz="5" w:space="0" w:color="000000"/>
                  <w:right w:val="single" w:sz="5" w:space="0" w:color="000000"/>
                </w:tcBorders>
              </w:tcPr>
            </w:tcPrChange>
          </w:tcPr>
          <w:p w:rsidR="00855DAC" w:rsidRDefault="00FE3AF0" w:rsidP="00FE3AF0">
            <w:pPr>
              <w:jc w:val="center"/>
            </w:pPr>
            <w:r>
              <w:t>√</w:t>
            </w:r>
          </w:p>
        </w:tc>
        <w:tc>
          <w:tcPr>
            <w:tcW w:w="852" w:type="dxa"/>
            <w:tcBorders>
              <w:top w:val="single" w:sz="5" w:space="0" w:color="000000"/>
              <w:left w:val="single" w:sz="5" w:space="0" w:color="000000"/>
              <w:bottom w:val="single" w:sz="5" w:space="0" w:color="000000"/>
              <w:right w:val="single" w:sz="5" w:space="0" w:color="000000"/>
            </w:tcBorders>
            <w:tcPrChange w:id="337" w:author="Irfan Tri Raharjo, SE" w:date="2024-12-24T13:18:00Z">
              <w:tcPr>
                <w:tcW w:w="852" w:type="dxa"/>
                <w:gridSpan w:val="2"/>
                <w:tcBorders>
                  <w:top w:val="single" w:sz="5" w:space="0" w:color="000000"/>
                  <w:left w:val="single" w:sz="5" w:space="0" w:color="000000"/>
                  <w:bottom w:val="single" w:sz="5" w:space="0" w:color="000000"/>
                  <w:right w:val="single" w:sz="5" w:space="0" w:color="000000"/>
                </w:tcBorders>
              </w:tcPr>
            </w:tcPrChange>
          </w:tcPr>
          <w:p w:rsidR="00855DAC" w:rsidRDefault="00855DAC" w:rsidP="00124CB6"/>
        </w:tc>
        <w:tc>
          <w:tcPr>
            <w:tcW w:w="1133" w:type="dxa"/>
            <w:tcBorders>
              <w:top w:val="single" w:sz="5" w:space="0" w:color="000000"/>
              <w:left w:val="single" w:sz="5" w:space="0" w:color="000000"/>
              <w:bottom w:val="single" w:sz="5" w:space="0" w:color="000000"/>
              <w:right w:val="single" w:sz="5" w:space="0" w:color="000000"/>
            </w:tcBorders>
            <w:tcPrChange w:id="338" w:author="Irfan Tri Raharjo, SE" w:date="2024-12-24T13:18:00Z">
              <w:tcPr>
                <w:tcW w:w="1133" w:type="dxa"/>
                <w:gridSpan w:val="2"/>
                <w:tcBorders>
                  <w:top w:val="single" w:sz="5" w:space="0" w:color="000000"/>
                  <w:left w:val="single" w:sz="5" w:space="0" w:color="000000"/>
                  <w:bottom w:val="single" w:sz="5" w:space="0" w:color="000000"/>
                  <w:right w:val="single" w:sz="5" w:space="0" w:color="000000"/>
                </w:tcBorders>
              </w:tcPr>
            </w:tcPrChange>
          </w:tcPr>
          <w:p w:rsidR="00855DAC" w:rsidRDefault="00B728BE">
            <w:pPr>
              <w:jc w:val="center"/>
              <w:pPrChange w:id="339" w:author="Irfan Tri Raharjo, SE" w:date="2024-12-24T13:01:00Z">
                <w:pPr/>
              </w:pPrChange>
            </w:pPr>
            <w:ins w:id="340" w:author="Irfan Tri Raharjo, SE" w:date="2024-12-24T13:17:00Z">
              <w:r>
                <w:t>6</w:t>
              </w:r>
            </w:ins>
          </w:p>
        </w:tc>
        <w:tc>
          <w:tcPr>
            <w:tcW w:w="1136" w:type="dxa"/>
            <w:tcBorders>
              <w:top w:val="single" w:sz="5" w:space="0" w:color="000000"/>
              <w:left w:val="single" w:sz="5" w:space="0" w:color="000000"/>
              <w:bottom w:val="single" w:sz="5" w:space="0" w:color="000000"/>
              <w:right w:val="single" w:sz="5" w:space="0" w:color="000000"/>
            </w:tcBorders>
            <w:tcPrChange w:id="341" w:author="Irfan Tri Raharjo, SE" w:date="2024-12-24T13:18:00Z">
              <w:tcPr>
                <w:tcW w:w="1136" w:type="dxa"/>
                <w:gridSpan w:val="2"/>
                <w:tcBorders>
                  <w:top w:val="single" w:sz="5" w:space="0" w:color="000000"/>
                  <w:left w:val="single" w:sz="5" w:space="0" w:color="000000"/>
                  <w:bottom w:val="single" w:sz="5" w:space="0" w:color="000000"/>
                  <w:right w:val="single" w:sz="5" w:space="0" w:color="000000"/>
                </w:tcBorders>
              </w:tcPr>
            </w:tcPrChange>
          </w:tcPr>
          <w:p w:rsidR="00855DAC" w:rsidRDefault="00B728BE">
            <w:pPr>
              <w:jc w:val="center"/>
              <w:pPrChange w:id="342" w:author="Irfan Tri Raharjo, SE" w:date="2024-12-24T13:01:00Z">
                <w:pPr/>
              </w:pPrChange>
            </w:pPr>
            <w:ins w:id="343" w:author="Irfan Tri Raharjo, SE" w:date="2024-12-24T13:17:00Z">
              <w:r>
                <w:t>37</w:t>
              </w:r>
            </w:ins>
          </w:p>
        </w:tc>
        <w:tc>
          <w:tcPr>
            <w:tcW w:w="2268" w:type="dxa"/>
            <w:tcBorders>
              <w:top w:val="single" w:sz="5" w:space="0" w:color="000000"/>
              <w:left w:val="single" w:sz="5" w:space="0" w:color="000000"/>
              <w:bottom w:val="single" w:sz="5" w:space="0" w:color="000000"/>
              <w:right w:val="single" w:sz="5" w:space="0" w:color="000000"/>
            </w:tcBorders>
            <w:tcPrChange w:id="344" w:author="Irfan Tri Raharjo, SE" w:date="2024-12-24T13:18:00Z">
              <w:tcPr>
                <w:tcW w:w="2268" w:type="dxa"/>
                <w:gridSpan w:val="2"/>
                <w:tcBorders>
                  <w:top w:val="single" w:sz="5" w:space="0" w:color="000000"/>
                  <w:left w:val="single" w:sz="5" w:space="0" w:color="000000"/>
                  <w:bottom w:val="single" w:sz="5" w:space="0" w:color="000000"/>
                  <w:right w:val="single" w:sz="5" w:space="0" w:color="000000"/>
                </w:tcBorders>
              </w:tcPr>
            </w:tcPrChange>
          </w:tcPr>
          <w:p w:rsidR="00855DAC" w:rsidRDefault="00B728BE" w:rsidP="00124CB6">
            <w:ins w:id="345" w:author="Irfan Tri Raharjo, SE" w:date="2024-12-24T13:17:00Z">
              <w:r w:rsidRPr="00B728BE">
                <w:t>Sosialisasi hasil tracer study ke dosen dan pimpinan</w:t>
              </w:r>
            </w:ins>
          </w:p>
        </w:tc>
      </w:tr>
      <w:tr w:rsidR="00855DAC" w:rsidTr="00124CB6">
        <w:trPr>
          <w:trHeight w:hRule="exact" w:val="276"/>
        </w:trPr>
        <w:tc>
          <w:tcPr>
            <w:tcW w:w="566" w:type="dxa"/>
            <w:tcBorders>
              <w:top w:val="single" w:sz="5" w:space="0" w:color="000000"/>
              <w:left w:val="single" w:sz="5" w:space="0" w:color="000000"/>
              <w:bottom w:val="single" w:sz="5" w:space="0" w:color="000000"/>
              <w:right w:val="single" w:sz="5" w:space="0" w:color="000000"/>
            </w:tcBorders>
          </w:tcPr>
          <w:p w:rsidR="00855DAC" w:rsidRDefault="00855DAC" w:rsidP="00124CB6">
            <w:pPr>
              <w:spacing w:line="220" w:lineRule="exact"/>
              <w:ind w:left="185" w:right="189"/>
              <w:jc w:val="center"/>
              <w:rPr>
                <w:rFonts w:ascii="Arial" w:eastAsia="Arial" w:hAnsi="Arial" w:cs="Arial"/>
              </w:rPr>
            </w:pPr>
            <w:r>
              <w:rPr>
                <w:rFonts w:ascii="Arial" w:eastAsia="Arial" w:hAnsi="Arial" w:cs="Arial"/>
                <w:w w:val="99"/>
              </w:rPr>
              <w:t>7</w:t>
            </w:r>
          </w:p>
        </w:tc>
        <w:tc>
          <w:tcPr>
            <w:tcW w:w="1729" w:type="dxa"/>
            <w:tcBorders>
              <w:top w:val="single" w:sz="5" w:space="0" w:color="000000"/>
              <w:left w:val="single" w:sz="5" w:space="0" w:color="000000"/>
              <w:bottom w:val="single" w:sz="5" w:space="0" w:color="000000"/>
              <w:right w:val="single" w:sz="5" w:space="0" w:color="000000"/>
            </w:tcBorders>
          </w:tcPr>
          <w:p w:rsidR="00855DAC" w:rsidRDefault="00855DAC" w:rsidP="00124CB6">
            <w:pPr>
              <w:spacing w:line="220" w:lineRule="exact"/>
              <w:ind w:left="102"/>
              <w:rPr>
                <w:rFonts w:ascii="Arial" w:eastAsia="Arial" w:hAnsi="Arial" w:cs="Arial"/>
              </w:rPr>
            </w:pPr>
            <w:r>
              <w:rPr>
                <w:rFonts w:ascii="Arial" w:eastAsia="Arial" w:hAnsi="Arial" w:cs="Arial"/>
              </w:rPr>
              <w:t>L</w:t>
            </w:r>
            <w:r>
              <w:rPr>
                <w:rFonts w:ascii="Arial" w:eastAsia="Arial" w:hAnsi="Arial" w:cs="Arial"/>
                <w:spacing w:val="-1"/>
              </w:rPr>
              <w:t>a</w:t>
            </w:r>
            <w:r>
              <w:rPr>
                <w:rFonts w:ascii="Arial" w:eastAsia="Arial" w:hAnsi="Arial" w:cs="Arial"/>
                <w:spacing w:val="1"/>
              </w:rPr>
              <w:t>i</w:t>
            </w:r>
            <w:r>
              <w:rPr>
                <w:rFonts w:ascii="Arial" w:eastAsia="Arial" w:hAnsi="Arial" w:cs="Arial"/>
              </w:rPr>
              <w:t>n</w:t>
            </w:r>
            <w:r>
              <w:rPr>
                <w:rFonts w:ascii="Arial" w:eastAsia="Arial" w:hAnsi="Arial" w:cs="Arial"/>
                <w:spacing w:val="4"/>
              </w:rPr>
              <w:t>n</w:t>
            </w:r>
            <w:r>
              <w:rPr>
                <w:rFonts w:ascii="Arial" w:eastAsia="Arial" w:hAnsi="Arial" w:cs="Arial"/>
                <w:spacing w:val="-4"/>
              </w:rPr>
              <w:t>y</w:t>
            </w:r>
            <w:r>
              <w:rPr>
                <w:rFonts w:ascii="Arial" w:eastAsia="Arial" w:hAnsi="Arial" w:cs="Arial"/>
              </w:rPr>
              <w:t>a:</w:t>
            </w:r>
            <w:r>
              <w:rPr>
                <w:rFonts w:ascii="Arial" w:eastAsia="Arial" w:hAnsi="Arial" w:cs="Arial"/>
                <w:spacing w:val="-7"/>
              </w:rPr>
              <w:t xml:space="preserve"> </w:t>
            </w:r>
            <w:r>
              <w:rPr>
                <w:rFonts w:ascii="Arial" w:eastAsia="Arial" w:hAnsi="Arial" w:cs="Arial"/>
              </w:rPr>
              <w:t>…</w:t>
            </w:r>
          </w:p>
        </w:tc>
        <w:tc>
          <w:tcPr>
            <w:tcW w:w="850" w:type="dxa"/>
            <w:tcBorders>
              <w:top w:val="single" w:sz="5" w:space="0" w:color="000000"/>
              <w:left w:val="single" w:sz="5" w:space="0" w:color="000000"/>
              <w:bottom w:val="single" w:sz="5" w:space="0" w:color="000000"/>
              <w:right w:val="single" w:sz="5" w:space="0" w:color="000000"/>
            </w:tcBorders>
          </w:tcPr>
          <w:p w:rsidR="00855DAC" w:rsidRDefault="00855DAC" w:rsidP="00124CB6"/>
        </w:tc>
        <w:tc>
          <w:tcPr>
            <w:tcW w:w="852" w:type="dxa"/>
            <w:tcBorders>
              <w:top w:val="single" w:sz="5" w:space="0" w:color="000000"/>
              <w:left w:val="single" w:sz="5" w:space="0" w:color="000000"/>
              <w:bottom w:val="single" w:sz="5" w:space="0" w:color="000000"/>
              <w:right w:val="single" w:sz="5" w:space="0" w:color="000000"/>
            </w:tcBorders>
          </w:tcPr>
          <w:p w:rsidR="00855DAC" w:rsidRDefault="00855DAC" w:rsidP="00124CB6"/>
        </w:tc>
        <w:tc>
          <w:tcPr>
            <w:tcW w:w="1133" w:type="dxa"/>
            <w:tcBorders>
              <w:top w:val="single" w:sz="5" w:space="0" w:color="000000"/>
              <w:left w:val="single" w:sz="5" w:space="0" w:color="000000"/>
              <w:bottom w:val="single" w:sz="5" w:space="0" w:color="000000"/>
              <w:right w:val="single" w:sz="5" w:space="0" w:color="000000"/>
            </w:tcBorders>
          </w:tcPr>
          <w:p w:rsidR="00855DAC" w:rsidRDefault="00855DAC">
            <w:pPr>
              <w:jc w:val="center"/>
              <w:pPrChange w:id="346" w:author="Irfan Tri Raharjo, SE" w:date="2024-12-24T13:01:00Z">
                <w:pPr/>
              </w:pPrChange>
            </w:pPr>
          </w:p>
        </w:tc>
        <w:tc>
          <w:tcPr>
            <w:tcW w:w="1136" w:type="dxa"/>
            <w:tcBorders>
              <w:top w:val="single" w:sz="5" w:space="0" w:color="000000"/>
              <w:left w:val="single" w:sz="5" w:space="0" w:color="000000"/>
              <w:bottom w:val="single" w:sz="5" w:space="0" w:color="000000"/>
              <w:right w:val="single" w:sz="5" w:space="0" w:color="000000"/>
            </w:tcBorders>
          </w:tcPr>
          <w:p w:rsidR="00855DAC" w:rsidRDefault="00855DAC">
            <w:pPr>
              <w:jc w:val="center"/>
              <w:pPrChange w:id="347" w:author="Irfan Tri Raharjo, SE" w:date="2024-12-24T13:01:00Z">
                <w:pPr/>
              </w:pPrChange>
            </w:pPr>
          </w:p>
        </w:tc>
        <w:tc>
          <w:tcPr>
            <w:tcW w:w="2268" w:type="dxa"/>
            <w:tcBorders>
              <w:top w:val="single" w:sz="5" w:space="0" w:color="000000"/>
              <w:left w:val="single" w:sz="5" w:space="0" w:color="000000"/>
              <w:bottom w:val="single" w:sz="5" w:space="0" w:color="000000"/>
              <w:right w:val="single" w:sz="5" w:space="0" w:color="000000"/>
            </w:tcBorders>
          </w:tcPr>
          <w:p w:rsidR="00855DAC" w:rsidRDefault="00855DAC" w:rsidP="00124CB6"/>
        </w:tc>
      </w:tr>
    </w:tbl>
    <w:p w:rsidR="00855DAC" w:rsidRDefault="00855DAC" w:rsidP="00855DAC">
      <w:pPr>
        <w:spacing w:line="280" w:lineRule="exact"/>
        <w:rPr>
          <w:sz w:val="28"/>
          <w:szCs w:val="28"/>
        </w:rPr>
      </w:pPr>
    </w:p>
    <w:p w:rsidR="00855DAC" w:rsidRPr="00DB0FF4" w:rsidRDefault="00855DAC" w:rsidP="00855DAC">
      <w:pPr>
        <w:spacing w:before="29"/>
        <w:ind w:left="576" w:right="72"/>
        <w:jc w:val="both"/>
        <w:rPr>
          <w:rFonts w:ascii="Arial" w:eastAsia="Arial" w:hAnsi="Arial" w:cs="Arial"/>
          <w:i/>
          <w:color w:val="5B9BD5" w:themeColor="accent1"/>
          <w:sz w:val="24"/>
          <w:szCs w:val="24"/>
        </w:rPr>
      </w:pPr>
      <w:r w:rsidRPr="00DB0FF4">
        <w:rPr>
          <w:rFonts w:ascii="Arial" w:eastAsia="Arial" w:hAnsi="Arial" w:cs="Arial"/>
          <w:i/>
          <w:color w:val="5B9BD5" w:themeColor="accent1"/>
          <w:sz w:val="24"/>
          <w:szCs w:val="24"/>
        </w:rPr>
        <w:t>U</w:t>
      </w:r>
      <w:r w:rsidRPr="00DB0FF4">
        <w:rPr>
          <w:rFonts w:ascii="Arial" w:eastAsia="Arial" w:hAnsi="Arial" w:cs="Arial"/>
          <w:i/>
          <w:color w:val="5B9BD5" w:themeColor="accent1"/>
          <w:spacing w:val="-1"/>
          <w:sz w:val="24"/>
          <w:szCs w:val="24"/>
        </w:rPr>
        <w:t>r</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ikan</w:t>
      </w:r>
      <w:r w:rsidRPr="00DB0FF4">
        <w:rPr>
          <w:rFonts w:ascii="Arial" w:eastAsia="Arial" w:hAnsi="Arial" w:cs="Arial"/>
          <w:i/>
          <w:color w:val="5B9BD5" w:themeColor="accent1"/>
          <w:spacing w:val="-12"/>
          <w:sz w:val="24"/>
          <w:szCs w:val="24"/>
        </w:rPr>
        <w:t xml:space="preserve"> </w:t>
      </w:r>
      <w:r w:rsidRPr="00DB0FF4">
        <w:rPr>
          <w:rFonts w:ascii="Arial" w:eastAsia="Arial" w:hAnsi="Arial" w:cs="Arial"/>
          <w:i/>
          <w:color w:val="5B9BD5" w:themeColor="accent1"/>
          <w:sz w:val="24"/>
          <w:szCs w:val="24"/>
        </w:rPr>
        <w:t>sist</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m</w:t>
      </w:r>
      <w:r w:rsidRPr="00DB0FF4">
        <w:rPr>
          <w:rFonts w:ascii="Arial" w:eastAsia="Arial" w:hAnsi="Arial" w:cs="Arial"/>
          <w:i/>
          <w:color w:val="5B9BD5" w:themeColor="accent1"/>
          <w:spacing w:val="-12"/>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lac</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3"/>
          <w:sz w:val="24"/>
          <w:szCs w:val="24"/>
        </w:rPr>
        <w:t xml:space="preserve"> </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2"/>
          <w:sz w:val="24"/>
          <w:szCs w:val="24"/>
        </w:rPr>
        <w:t>u</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ran</w:t>
      </w:r>
      <w:r w:rsidRPr="00DB0FF4">
        <w:rPr>
          <w:rFonts w:ascii="Arial" w:eastAsia="Arial" w:hAnsi="Arial" w:cs="Arial"/>
          <w:i/>
          <w:color w:val="5B9BD5" w:themeColor="accent1"/>
          <w:spacing w:val="-13"/>
          <w:sz w:val="24"/>
          <w:szCs w:val="24"/>
        </w:rPr>
        <w:t xml:space="preserve"> </w:t>
      </w:r>
      <w:r w:rsidRPr="00DB0FF4">
        <w:rPr>
          <w:rFonts w:ascii="Arial" w:eastAsia="Arial" w:hAnsi="Arial" w:cs="Arial"/>
          <w:i/>
          <w:color w:val="5B9BD5" w:themeColor="accent1"/>
          <w:spacing w:val="-2"/>
          <w:sz w:val="24"/>
          <w:szCs w:val="24"/>
        </w:rPr>
        <w:t>y</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z w:val="24"/>
          <w:szCs w:val="24"/>
        </w:rPr>
        <w:t>g</w:t>
      </w:r>
      <w:r w:rsidRPr="00DB0FF4">
        <w:rPr>
          <w:rFonts w:ascii="Arial" w:eastAsia="Arial" w:hAnsi="Arial" w:cs="Arial"/>
          <w:i/>
          <w:color w:val="5B9BD5" w:themeColor="accent1"/>
          <w:spacing w:val="-15"/>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
          <w:sz w:val="24"/>
          <w:szCs w:val="24"/>
        </w:rPr>
        <w:t>l</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3"/>
          <w:sz w:val="24"/>
          <w:szCs w:val="24"/>
        </w:rPr>
        <w:t xml:space="preserve"> </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pacing w:val="-3"/>
          <w:sz w:val="24"/>
          <w:szCs w:val="24"/>
        </w:rPr>
        <w:t>l</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h</w:t>
      </w:r>
      <w:r w:rsidRPr="00DB0FF4">
        <w:rPr>
          <w:rFonts w:ascii="Arial" w:eastAsia="Arial" w:hAnsi="Arial" w:cs="Arial"/>
          <w:i/>
          <w:color w:val="5B9BD5" w:themeColor="accent1"/>
          <w:spacing w:val="-15"/>
          <w:sz w:val="24"/>
          <w:szCs w:val="24"/>
        </w:rPr>
        <w:t xml:space="preserve">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2"/>
          <w:sz w:val="24"/>
          <w:szCs w:val="24"/>
        </w:rPr>
        <w:t>g</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ru</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5"/>
          <w:sz w:val="24"/>
          <w:szCs w:val="24"/>
        </w:rPr>
        <w:t xml:space="preserve"> </w:t>
      </w:r>
      <w:r w:rsidRPr="00DB0FF4">
        <w:rPr>
          <w:rFonts w:ascii="Arial" w:eastAsia="Arial" w:hAnsi="Arial" w:cs="Arial"/>
          <w:i/>
          <w:color w:val="5B9BD5" w:themeColor="accent1"/>
          <w:sz w:val="24"/>
          <w:szCs w:val="24"/>
        </w:rPr>
        <w:t>ti</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gg</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4"/>
          <w:sz w:val="24"/>
          <w:szCs w:val="24"/>
        </w:rPr>
        <w:t xml:space="preserve"> </w:t>
      </w:r>
      <w:r w:rsidRPr="00DB0FF4">
        <w:rPr>
          <w:rFonts w:ascii="Arial" w:eastAsia="Arial" w:hAnsi="Arial" w:cs="Arial"/>
          <w:i/>
          <w:color w:val="5B9BD5" w:themeColor="accent1"/>
          <w:spacing w:val="1"/>
          <w:sz w:val="24"/>
          <w:szCs w:val="24"/>
        </w:rPr>
        <w:t>men</w:t>
      </w:r>
      <w:r w:rsidRPr="00DB0FF4">
        <w:rPr>
          <w:rFonts w:ascii="Arial" w:eastAsia="Arial" w:hAnsi="Arial" w:cs="Arial"/>
          <w:i/>
          <w:color w:val="5B9BD5" w:themeColor="accent1"/>
          <w:sz w:val="24"/>
          <w:szCs w:val="24"/>
        </w:rPr>
        <w:t>c</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z w:val="24"/>
          <w:szCs w:val="24"/>
        </w:rPr>
        <w:t>:</w:t>
      </w:r>
    </w:p>
    <w:p w:rsidR="00855DAC" w:rsidRDefault="00855DAC" w:rsidP="00855DAC">
      <w:pPr>
        <w:spacing w:before="41" w:line="276" w:lineRule="auto"/>
        <w:ind w:left="576" w:right="67"/>
        <w:jc w:val="both"/>
        <w:rPr>
          <w:ins w:id="348" w:author="Irfan Tri Raharjo, SE" w:date="2024-12-23T14:44:00Z"/>
          <w:rFonts w:ascii="Arial" w:eastAsia="Arial" w:hAnsi="Arial" w:cs="Arial"/>
          <w:i/>
          <w:color w:val="5B9BD5" w:themeColor="accent1"/>
          <w:sz w:val="24"/>
          <w:szCs w:val="24"/>
        </w:rPr>
      </w:pPr>
      <w:r w:rsidRPr="00DB0FF4">
        <w:rPr>
          <w:rFonts w:ascii="Arial" w:eastAsia="Arial" w:hAnsi="Arial" w:cs="Arial"/>
          <w:i/>
          <w:color w:val="5B9BD5" w:themeColor="accent1"/>
          <w:spacing w:val="1"/>
          <w:sz w:val="24"/>
          <w:szCs w:val="24"/>
        </w:rPr>
        <w:t>1</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5"/>
          <w:sz w:val="24"/>
          <w:szCs w:val="24"/>
        </w:rPr>
        <w:t xml:space="preserve"> </w:t>
      </w:r>
      <w:r w:rsidRPr="00DB0FF4">
        <w:rPr>
          <w:rFonts w:ascii="Arial" w:eastAsia="Arial" w:hAnsi="Arial" w:cs="Arial"/>
          <w:i/>
          <w:color w:val="5B9BD5" w:themeColor="accent1"/>
          <w:sz w:val="24"/>
          <w:szCs w:val="24"/>
        </w:rPr>
        <w:t>ins</w:t>
      </w:r>
      <w:r w:rsidRPr="00DB0FF4">
        <w:rPr>
          <w:rFonts w:ascii="Arial" w:eastAsia="Arial" w:hAnsi="Arial" w:cs="Arial"/>
          <w:i/>
          <w:color w:val="5B9BD5" w:themeColor="accent1"/>
          <w:spacing w:val="1"/>
          <w:sz w:val="24"/>
          <w:szCs w:val="24"/>
        </w:rPr>
        <w:t>t</w:t>
      </w:r>
      <w:r w:rsidRPr="00DB0FF4">
        <w:rPr>
          <w:rFonts w:ascii="Arial" w:eastAsia="Arial" w:hAnsi="Arial" w:cs="Arial"/>
          <w:i/>
          <w:color w:val="5B9BD5" w:themeColor="accent1"/>
          <w:sz w:val="24"/>
          <w:szCs w:val="24"/>
        </w:rPr>
        <w:t>rumen</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pacing w:val="-2"/>
          <w:sz w:val="24"/>
          <w:szCs w:val="24"/>
        </w:rPr>
        <w:t>y</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z w:val="24"/>
          <w:szCs w:val="24"/>
        </w:rPr>
        <w:t>g</w:t>
      </w:r>
      <w:r w:rsidRPr="00DB0FF4">
        <w:rPr>
          <w:rFonts w:ascii="Arial" w:eastAsia="Arial" w:hAnsi="Arial" w:cs="Arial"/>
          <w:i/>
          <w:color w:val="5B9BD5" w:themeColor="accent1"/>
          <w:spacing w:val="-6"/>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g</w:t>
      </w:r>
      <w:r w:rsidRPr="00DB0FF4">
        <w:rPr>
          <w:rFonts w:ascii="Arial" w:eastAsia="Arial" w:hAnsi="Arial" w:cs="Arial"/>
          <w:i/>
          <w:color w:val="5B9BD5" w:themeColor="accent1"/>
          <w:spacing w:val="1"/>
          <w:sz w:val="24"/>
          <w:szCs w:val="24"/>
        </w:rPr>
        <w:t>una</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4"/>
          <w:sz w:val="24"/>
          <w:szCs w:val="24"/>
        </w:rPr>
        <w:t xml:space="preserve"> </w:t>
      </w:r>
      <w:r w:rsidRPr="00DB0FF4">
        <w:rPr>
          <w:rFonts w:ascii="Arial" w:eastAsia="Arial" w:hAnsi="Arial" w:cs="Arial"/>
          <w:i/>
          <w:color w:val="5B9BD5" w:themeColor="accent1"/>
          <w:spacing w:val="1"/>
          <w:sz w:val="24"/>
          <w:szCs w:val="24"/>
        </w:rPr>
        <w:t>2</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5"/>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laks</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4"/>
          <w:sz w:val="24"/>
          <w:szCs w:val="24"/>
        </w:rPr>
        <w:t xml:space="preserve"> </w:t>
      </w:r>
      <w:r w:rsidRPr="00DB0FF4">
        <w:rPr>
          <w:rFonts w:ascii="Arial" w:eastAsia="Arial" w:hAnsi="Arial" w:cs="Arial"/>
          <w:i/>
          <w:color w:val="5B9BD5" w:themeColor="accent1"/>
          <w:spacing w:val="1"/>
          <w:sz w:val="24"/>
          <w:szCs w:val="24"/>
        </w:rPr>
        <w:t>3</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5"/>
          <w:sz w:val="24"/>
          <w:szCs w:val="24"/>
        </w:rPr>
        <w:t xml:space="preserve">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z w:val="24"/>
          <w:szCs w:val="24"/>
        </w:rPr>
        <w:t>re</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6"/>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1"/>
          <w:sz w:val="24"/>
          <w:szCs w:val="24"/>
        </w:rPr>
        <w:t>i</w:t>
      </w:r>
      <w:r w:rsidRPr="00DB0FF4">
        <w:rPr>
          <w:rFonts w:ascii="Arial" w:eastAsia="Arial" w:hAnsi="Arial" w:cs="Arial"/>
          <w:i/>
          <w:color w:val="5B9BD5" w:themeColor="accent1"/>
          <w:sz w:val="24"/>
          <w:szCs w:val="24"/>
        </w:rPr>
        <w:t>sis</w:t>
      </w:r>
      <w:r w:rsidRPr="00DB0FF4">
        <w:rPr>
          <w:rFonts w:ascii="Arial" w:eastAsia="Arial" w:hAnsi="Arial" w:cs="Arial"/>
          <w:i/>
          <w:color w:val="5B9BD5" w:themeColor="accent1"/>
          <w:spacing w:val="-5"/>
          <w:sz w:val="24"/>
          <w:szCs w:val="24"/>
        </w:rPr>
        <w:t xml:space="preserve"> </w:t>
      </w:r>
      <w:r w:rsidRPr="00DB0FF4">
        <w:rPr>
          <w:rFonts w:ascii="Arial" w:eastAsia="Arial" w:hAnsi="Arial" w:cs="Arial"/>
          <w:i/>
          <w:color w:val="5B9BD5" w:themeColor="accent1"/>
          <w:spacing w:val="1"/>
          <w:sz w:val="24"/>
          <w:szCs w:val="24"/>
        </w:rPr>
        <w:t>da</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6"/>
          <w:sz w:val="24"/>
          <w:szCs w:val="24"/>
        </w:rPr>
        <w:t xml:space="preserve"> </w:t>
      </w:r>
      <w:r w:rsidRPr="00DB0FF4">
        <w:rPr>
          <w:rFonts w:ascii="Arial" w:eastAsia="Arial" w:hAnsi="Arial" w:cs="Arial"/>
          <w:i/>
          <w:color w:val="5B9BD5" w:themeColor="accent1"/>
          <w:spacing w:val="-1"/>
          <w:sz w:val="24"/>
          <w:szCs w:val="24"/>
        </w:rPr>
        <w:t>4</w:t>
      </w:r>
      <w:r w:rsidRPr="00DB0FF4">
        <w:rPr>
          <w:rFonts w:ascii="Arial" w:eastAsia="Arial" w:hAnsi="Arial" w:cs="Arial"/>
          <w:i/>
          <w:color w:val="5B9BD5" w:themeColor="accent1"/>
          <w:sz w:val="24"/>
          <w:szCs w:val="24"/>
        </w:rPr>
        <w:t xml:space="preserve">)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f</w:t>
      </w:r>
      <w:r w:rsidRPr="00DB0FF4">
        <w:rPr>
          <w:rFonts w:ascii="Arial" w:eastAsia="Arial" w:hAnsi="Arial" w:cs="Arial"/>
          <w:i/>
          <w:color w:val="5B9BD5" w:themeColor="accent1"/>
          <w:spacing w:val="1"/>
          <w:sz w:val="24"/>
          <w:szCs w:val="24"/>
        </w:rPr>
        <w:t>aa</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n </w:t>
      </w:r>
      <w:r w:rsidRPr="00DB0FF4">
        <w:rPr>
          <w:rFonts w:ascii="Arial" w:eastAsia="Arial" w:hAnsi="Arial" w:cs="Arial"/>
          <w:i/>
          <w:color w:val="5B9BD5" w:themeColor="accent1"/>
          <w:spacing w:val="1"/>
          <w:sz w:val="24"/>
          <w:szCs w:val="24"/>
        </w:rPr>
        <w:t>un</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en</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b</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
          <w:sz w:val="24"/>
          <w:szCs w:val="24"/>
        </w:rPr>
        <w:t>l</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ep</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3"/>
          <w:sz w:val="24"/>
          <w:szCs w:val="24"/>
        </w:rPr>
        <w:t>t</w:t>
      </w:r>
      <w:r w:rsidRPr="00DB0FF4">
        <w:rPr>
          <w:rFonts w:ascii="Arial" w:eastAsia="Arial" w:hAnsi="Arial" w:cs="Arial"/>
          <w:i/>
          <w:color w:val="5B9BD5" w:themeColor="accent1"/>
          <w:sz w:val="24"/>
          <w:szCs w:val="24"/>
        </w:rPr>
        <w:t>a</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1"/>
          <w:sz w:val="24"/>
          <w:szCs w:val="24"/>
        </w:rPr>
        <w:t>5</w:t>
      </w:r>
      <w:r w:rsidRPr="00DB0FF4">
        <w:rPr>
          <w:rFonts w:ascii="Arial" w:eastAsia="Arial" w:hAnsi="Arial" w:cs="Arial"/>
          <w:i/>
          <w:color w:val="5B9BD5" w:themeColor="accent1"/>
          <w:sz w:val="24"/>
          <w:szCs w:val="24"/>
        </w:rPr>
        <w:t xml:space="preserve">) </w:t>
      </w:r>
      <w:r w:rsidRPr="00DB0FF4">
        <w:rPr>
          <w:rFonts w:ascii="Arial" w:eastAsia="Arial" w:hAnsi="Arial" w:cs="Arial"/>
          <w:i/>
          <w:color w:val="5B9BD5" w:themeColor="accent1"/>
          <w:spacing w:val="-1"/>
          <w:sz w:val="24"/>
          <w:szCs w:val="24"/>
        </w:rPr>
        <w:t>um</w:t>
      </w:r>
      <w:r w:rsidRPr="00DB0FF4">
        <w:rPr>
          <w:rFonts w:ascii="Arial" w:eastAsia="Arial" w:hAnsi="Arial" w:cs="Arial"/>
          <w:i/>
          <w:color w:val="5B9BD5" w:themeColor="accent1"/>
          <w:spacing w:val="1"/>
          <w:sz w:val="24"/>
          <w:szCs w:val="24"/>
        </w:rPr>
        <w:t>pa</w:t>
      </w:r>
      <w:r w:rsidRPr="00DB0FF4">
        <w:rPr>
          <w:rFonts w:ascii="Arial" w:eastAsia="Arial" w:hAnsi="Arial" w:cs="Arial"/>
          <w:i/>
          <w:color w:val="5B9BD5" w:themeColor="accent1"/>
          <w:sz w:val="24"/>
          <w:szCs w:val="24"/>
        </w:rPr>
        <w:t xml:space="preserve">n </w:t>
      </w:r>
      <w:r w:rsidRPr="00DB0FF4">
        <w:rPr>
          <w:rFonts w:ascii="Arial" w:eastAsia="Arial" w:hAnsi="Arial" w:cs="Arial"/>
          <w:i/>
          <w:color w:val="5B9BD5" w:themeColor="accent1"/>
          <w:spacing w:val="1"/>
          <w:sz w:val="24"/>
          <w:szCs w:val="24"/>
        </w:rPr>
        <w:t>b</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1"/>
          <w:sz w:val="24"/>
          <w:szCs w:val="24"/>
        </w:rPr>
        <w:t>i</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 xml:space="preserve"> da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2"/>
          <w:sz w:val="24"/>
          <w:szCs w:val="24"/>
        </w:rPr>
        <w:t>i</w:t>
      </w:r>
      <w:r w:rsidRPr="00DB0FF4">
        <w:rPr>
          <w:rFonts w:ascii="Arial" w:eastAsia="Arial" w:hAnsi="Arial" w:cs="Arial"/>
          <w:i/>
          <w:color w:val="5B9BD5" w:themeColor="accent1"/>
          <w:spacing w:val="1"/>
          <w:sz w:val="24"/>
          <w:szCs w:val="24"/>
        </w:rPr>
        <w:t>nd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k la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ju</w:t>
      </w:r>
      <w:r w:rsidRPr="00DB0FF4">
        <w:rPr>
          <w:rFonts w:ascii="Arial" w:eastAsia="Arial" w:hAnsi="Arial" w:cs="Arial"/>
          <w:i/>
          <w:color w:val="5B9BD5" w:themeColor="accent1"/>
          <w:spacing w:val="1"/>
          <w:sz w:val="24"/>
          <w:szCs w:val="24"/>
        </w:rPr>
        <w:t>t</w:t>
      </w:r>
      <w:r w:rsidRPr="00DB0FF4">
        <w:rPr>
          <w:rFonts w:ascii="Arial" w:eastAsia="Arial" w:hAnsi="Arial" w:cs="Arial"/>
          <w:i/>
          <w:color w:val="5B9BD5" w:themeColor="accent1"/>
          <w:sz w:val="24"/>
          <w:szCs w:val="24"/>
        </w:rPr>
        <w:t>.</w:t>
      </w:r>
    </w:p>
    <w:p w:rsidR="009E13A8" w:rsidRDefault="009E13A8">
      <w:pPr>
        <w:pStyle w:val="ListParagraph"/>
        <w:numPr>
          <w:ilvl w:val="0"/>
          <w:numId w:val="35"/>
        </w:numPr>
        <w:spacing w:before="41" w:line="276" w:lineRule="auto"/>
        <w:ind w:right="67"/>
        <w:jc w:val="both"/>
        <w:rPr>
          <w:ins w:id="349" w:author="Irfan Tri Raharjo, SE" w:date="2024-12-24T08:15:00Z"/>
          <w:rFonts w:ascii="Arial" w:eastAsia="Arial" w:hAnsi="Arial" w:cs="Arial"/>
          <w:color w:val="5B9BD5" w:themeColor="accent1"/>
          <w:sz w:val="24"/>
          <w:szCs w:val="24"/>
        </w:rPr>
        <w:pPrChange w:id="350" w:author="Irfan Tri Raharjo, SE" w:date="2024-12-23T14:45:00Z">
          <w:pPr>
            <w:spacing w:before="41" w:line="276" w:lineRule="auto"/>
            <w:ind w:left="576" w:right="67"/>
            <w:jc w:val="both"/>
          </w:pPr>
        </w:pPrChange>
      </w:pPr>
      <w:ins w:id="351" w:author="Irfan Tri Raharjo, SE" w:date="2024-12-23T14:45:00Z">
        <w:r w:rsidRPr="009E13A8">
          <w:rPr>
            <w:rFonts w:ascii="Arial" w:eastAsia="Arial" w:hAnsi="Arial" w:cs="Arial"/>
            <w:color w:val="5B9BD5" w:themeColor="accent1"/>
            <w:sz w:val="24"/>
            <w:szCs w:val="24"/>
            <w:rPrChange w:id="352" w:author="Irfan Tri Raharjo, SE" w:date="2024-12-23T14:45:00Z">
              <w:rPr>
                <w:rFonts w:eastAsia="Arial"/>
              </w:rPr>
            </w:rPrChange>
          </w:rPr>
          <w:t>Instrumen yang digunakan</w:t>
        </w:r>
      </w:ins>
    </w:p>
    <w:p w:rsidR="00884A8D" w:rsidRDefault="00884A8D">
      <w:pPr>
        <w:pStyle w:val="ListParagraph"/>
        <w:spacing w:before="41" w:line="276" w:lineRule="auto"/>
        <w:ind w:left="1296" w:right="67"/>
        <w:jc w:val="both"/>
        <w:rPr>
          <w:ins w:id="353" w:author="Irfan Tri Raharjo, SE" w:date="2024-12-24T13:22:00Z"/>
          <w:rFonts w:ascii="Arial" w:eastAsia="Arial" w:hAnsi="Arial" w:cs="Arial"/>
          <w:color w:val="5B9BD5" w:themeColor="accent1"/>
          <w:sz w:val="24"/>
          <w:szCs w:val="24"/>
        </w:rPr>
        <w:pPrChange w:id="354" w:author="Irfan Tri Raharjo, SE" w:date="2024-12-24T08:15:00Z">
          <w:pPr>
            <w:spacing w:before="41" w:line="276" w:lineRule="auto"/>
            <w:ind w:left="576" w:right="67"/>
            <w:jc w:val="both"/>
          </w:pPr>
        </w:pPrChange>
      </w:pPr>
      <w:ins w:id="355" w:author="Irfan Tri Raharjo, SE" w:date="2024-12-24T08:20:00Z">
        <w:r>
          <w:rPr>
            <w:rFonts w:ascii="Arial" w:eastAsia="Arial" w:hAnsi="Arial" w:cs="Arial"/>
            <w:color w:val="5B9BD5" w:themeColor="accent1"/>
            <w:sz w:val="24"/>
            <w:szCs w:val="24"/>
          </w:rPr>
          <w:t xml:space="preserve">Universitas Ma Chung saat ini menerapkan sistem penjaminan mutu </w:t>
        </w:r>
      </w:ins>
      <w:ins w:id="356" w:author="Irfan Tri Raharjo, SE" w:date="2024-12-24T08:21:00Z">
        <w:r>
          <w:rPr>
            <w:rFonts w:ascii="Arial" w:eastAsia="Arial" w:hAnsi="Arial" w:cs="Arial"/>
            <w:color w:val="5B9BD5" w:themeColor="accent1"/>
            <w:sz w:val="24"/>
            <w:szCs w:val="24"/>
          </w:rPr>
          <w:t xml:space="preserve">yang </w:t>
        </w:r>
      </w:ins>
      <w:ins w:id="357" w:author="Irfan Tri Raharjo, SE" w:date="2024-12-24T08:23:00Z">
        <w:r>
          <w:rPr>
            <w:rFonts w:ascii="Arial" w:eastAsia="Arial" w:hAnsi="Arial" w:cs="Arial"/>
            <w:color w:val="5B9BD5" w:themeColor="accent1"/>
            <w:sz w:val="24"/>
            <w:szCs w:val="24"/>
          </w:rPr>
          <w:t xml:space="preserve">berfokus pada hasil pendidikan dan capaian pembelajaran mahasiswa. </w:t>
        </w:r>
      </w:ins>
      <w:ins w:id="358" w:author="Irfan Tri Raharjo, SE" w:date="2024-12-24T08:26:00Z">
        <w:r>
          <w:rPr>
            <w:rFonts w:ascii="Arial" w:eastAsia="Arial" w:hAnsi="Arial" w:cs="Arial"/>
            <w:color w:val="5B9BD5" w:themeColor="accent1"/>
            <w:sz w:val="24"/>
            <w:szCs w:val="24"/>
          </w:rPr>
          <w:t>Guna mencapai hasil tersebut diperlukan penilaian yang terus menerus untuk memberikan umpan balik yang konstruktif.</w:t>
        </w:r>
      </w:ins>
      <w:ins w:id="359" w:author="Irfan Tri Raharjo, SE" w:date="2024-12-24T13:19:00Z">
        <w:r w:rsidR="0086495B">
          <w:rPr>
            <w:rFonts w:ascii="Arial" w:eastAsia="Arial" w:hAnsi="Arial" w:cs="Arial"/>
            <w:color w:val="5B9BD5" w:themeColor="accent1"/>
            <w:sz w:val="24"/>
            <w:szCs w:val="24"/>
          </w:rPr>
          <w:t xml:space="preserve"> </w:t>
        </w:r>
      </w:ins>
      <w:ins w:id="360" w:author="Irfan Tri Raharjo, SE" w:date="2024-12-24T13:20:00Z">
        <w:r w:rsidR="0086495B">
          <w:rPr>
            <w:rFonts w:ascii="Arial" w:eastAsia="Arial" w:hAnsi="Arial" w:cs="Arial"/>
            <w:color w:val="5B9BD5" w:themeColor="accent1"/>
            <w:sz w:val="24"/>
            <w:szCs w:val="24"/>
          </w:rPr>
          <w:t xml:space="preserve">Pengukuran kepuasan </w:t>
        </w:r>
      </w:ins>
      <w:ins w:id="361" w:author="Irfan Tri Raharjo, SE" w:date="2024-12-24T13:21:00Z">
        <w:r w:rsidR="0086495B">
          <w:rPr>
            <w:rFonts w:ascii="Arial" w:eastAsia="Arial" w:hAnsi="Arial" w:cs="Arial"/>
            <w:color w:val="5B9BD5" w:themeColor="accent1"/>
            <w:sz w:val="24"/>
            <w:szCs w:val="24"/>
          </w:rPr>
          <w:t>dilakukan secara berkala dengan menggunakan instrumen sebagai berikut</w:t>
        </w:r>
      </w:ins>
      <w:ins w:id="362" w:author="Irfan Tri Raharjo, SE" w:date="2024-12-24T13:22:00Z">
        <w:r w:rsidR="0086495B">
          <w:rPr>
            <w:rFonts w:ascii="Arial" w:eastAsia="Arial" w:hAnsi="Arial" w:cs="Arial"/>
            <w:color w:val="5B9BD5" w:themeColor="accent1"/>
            <w:sz w:val="24"/>
            <w:szCs w:val="24"/>
          </w:rPr>
          <w:t>:</w:t>
        </w:r>
      </w:ins>
    </w:p>
    <w:p w:rsidR="0086495B" w:rsidRDefault="0086495B">
      <w:pPr>
        <w:pStyle w:val="ListParagraph"/>
        <w:numPr>
          <w:ilvl w:val="0"/>
          <w:numId w:val="37"/>
        </w:numPr>
        <w:spacing w:before="41" w:line="276" w:lineRule="auto"/>
        <w:ind w:right="67"/>
        <w:jc w:val="both"/>
        <w:rPr>
          <w:ins w:id="363" w:author="Irfan Tri Raharjo, SE" w:date="2024-12-24T13:25:00Z"/>
          <w:rFonts w:ascii="Arial" w:eastAsia="Arial" w:hAnsi="Arial" w:cs="Arial"/>
          <w:color w:val="5B9BD5" w:themeColor="accent1"/>
          <w:sz w:val="24"/>
          <w:szCs w:val="24"/>
        </w:rPr>
        <w:pPrChange w:id="364" w:author="Irfan Tri Raharjo, SE" w:date="2024-12-24T13:22:00Z">
          <w:pPr>
            <w:spacing w:before="41" w:line="276" w:lineRule="auto"/>
            <w:ind w:left="576" w:right="67"/>
            <w:jc w:val="both"/>
          </w:pPr>
        </w:pPrChange>
      </w:pPr>
      <w:ins w:id="365" w:author="Irfan Tri Raharjo, SE" w:date="2024-12-24T13:22:00Z">
        <w:r>
          <w:rPr>
            <w:rFonts w:ascii="Arial" w:eastAsia="Arial" w:hAnsi="Arial" w:cs="Arial"/>
            <w:color w:val="5B9BD5" w:themeColor="accent1"/>
            <w:sz w:val="24"/>
            <w:szCs w:val="24"/>
          </w:rPr>
          <w:t xml:space="preserve">Pengukuran </w:t>
        </w:r>
      </w:ins>
      <w:ins w:id="366" w:author="Irfan Tri Raharjo, SE" w:date="2024-12-24T13:23:00Z">
        <w:r>
          <w:rPr>
            <w:rFonts w:ascii="Arial" w:eastAsia="Arial" w:hAnsi="Arial" w:cs="Arial"/>
            <w:color w:val="5B9BD5" w:themeColor="accent1"/>
            <w:sz w:val="24"/>
            <w:szCs w:val="24"/>
          </w:rPr>
          <w:t>Tingkat Kepuasan Mahasiswa</w:t>
        </w:r>
      </w:ins>
    </w:p>
    <w:p w:rsidR="0086495B" w:rsidRDefault="008C4394">
      <w:pPr>
        <w:pStyle w:val="ListParagraph"/>
        <w:spacing w:before="41" w:line="276" w:lineRule="auto"/>
        <w:ind w:left="2016" w:right="67"/>
        <w:jc w:val="both"/>
        <w:rPr>
          <w:ins w:id="367" w:author="Irfan Tri Raharjo, SE" w:date="2024-12-24T13:56:00Z"/>
          <w:rFonts w:ascii="Arial" w:eastAsia="Arial" w:hAnsi="Arial" w:cs="Arial"/>
          <w:color w:val="5B9BD5" w:themeColor="accent1"/>
          <w:sz w:val="24"/>
          <w:szCs w:val="24"/>
        </w:rPr>
        <w:pPrChange w:id="368" w:author="Irfan Tri Raharjo, SE" w:date="2024-12-24T13:25:00Z">
          <w:pPr>
            <w:spacing w:before="41" w:line="276" w:lineRule="auto"/>
            <w:ind w:left="576" w:right="67"/>
            <w:jc w:val="both"/>
          </w:pPr>
        </w:pPrChange>
      </w:pPr>
      <w:ins w:id="369" w:author="Irfan Tri Raharjo, SE" w:date="2024-12-24T13:43:00Z">
        <w:r>
          <w:rPr>
            <w:rFonts w:ascii="Arial" w:eastAsia="Arial" w:hAnsi="Arial" w:cs="Arial"/>
            <w:color w:val="5B9BD5" w:themeColor="accent1"/>
            <w:sz w:val="24"/>
            <w:szCs w:val="24"/>
          </w:rPr>
          <w:lastRenderedPageBreak/>
          <w:t xml:space="preserve">Instrumen evaluasi perkuliahan tidak hanya berfokus pada pengukuran kepuasan mahasiswa terhadap perkuliahan, namun terdapat </w:t>
        </w:r>
      </w:ins>
      <w:ins w:id="370" w:author="Irfan Tri Raharjo, SE" w:date="2024-12-24T13:45:00Z">
        <w:r>
          <w:rPr>
            <w:rFonts w:ascii="Arial" w:eastAsia="Arial" w:hAnsi="Arial" w:cs="Arial"/>
            <w:color w:val="5B9BD5" w:themeColor="accent1"/>
            <w:sz w:val="24"/>
            <w:szCs w:val="24"/>
          </w:rPr>
          <w:t xml:space="preserve">pula </w:t>
        </w:r>
      </w:ins>
      <w:ins w:id="371" w:author="Irfan Tri Raharjo, SE" w:date="2024-12-24T13:44:00Z">
        <w:r>
          <w:rPr>
            <w:rFonts w:ascii="Arial" w:eastAsia="Arial" w:hAnsi="Arial" w:cs="Arial"/>
            <w:color w:val="5B9BD5" w:themeColor="accent1"/>
            <w:sz w:val="24"/>
            <w:szCs w:val="24"/>
          </w:rPr>
          <w:t>aspek lain</w:t>
        </w:r>
      </w:ins>
      <w:ins w:id="372" w:author="Irfan Tri Raharjo, SE" w:date="2024-12-24T14:07:00Z">
        <w:r w:rsidR="003A6E8A">
          <w:rPr>
            <w:rFonts w:ascii="Arial" w:eastAsia="Arial" w:hAnsi="Arial" w:cs="Arial"/>
            <w:color w:val="5B9BD5" w:themeColor="accent1"/>
            <w:sz w:val="24"/>
            <w:szCs w:val="24"/>
          </w:rPr>
          <w:t xml:space="preserve"> yang diukur menggunakan rubrik penilaian</w:t>
        </w:r>
      </w:ins>
      <w:ins w:id="373" w:author="Irfan Tri Raharjo, SE" w:date="2024-12-24T13:44:00Z">
        <w:r>
          <w:rPr>
            <w:rFonts w:ascii="Arial" w:eastAsia="Arial" w:hAnsi="Arial" w:cs="Arial"/>
            <w:color w:val="5B9BD5" w:themeColor="accent1"/>
            <w:sz w:val="24"/>
            <w:szCs w:val="24"/>
          </w:rPr>
          <w:t>.</w:t>
        </w:r>
      </w:ins>
      <w:ins w:id="374" w:author="Irfan Tri Raharjo, SE" w:date="2024-12-24T13:45:00Z">
        <w:r>
          <w:rPr>
            <w:rFonts w:ascii="Arial" w:eastAsia="Arial" w:hAnsi="Arial" w:cs="Arial"/>
            <w:color w:val="5B9BD5" w:themeColor="accent1"/>
            <w:sz w:val="24"/>
            <w:szCs w:val="24"/>
          </w:rPr>
          <w:t xml:space="preserve"> Pertama, aspek </w:t>
        </w:r>
      </w:ins>
      <w:ins w:id="375" w:author="Irfan Tri Raharjo, SE" w:date="2024-12-24T13:46:00Z">
        <w:r>
          <w:rPr>
            <w:rFonts w:ascii="Arial" w:eastAsia="Arial" w:hAnsi="Arial" w:cs="Arial"/>
            <w:color w:val="5B9BD5" w:themeColor="accent1"/>
            <w:sz w:val="24"/>
            <w:szCs w:val="24"/>
          </w:rPr>
          <w:t>k</w:t>
        </w:r>
      </w:ins>
      <w:ins w:id="376" w:author="Irfan Tri Raharjo, SE" w:date="2024-12-24T13:45:00Z">
        <w:r>
          <w:rPr>
            <w:rFonts w:ascii="Arial" w:eastAsia="Arial" w:hAnsi="Arial" w:cs="Arial"/>
            <w:color w:val="5B9BD5" w:themeColor="accent1"/>
            <w:sz w:val="24"/>
            <w:szCs w:val="24"/>
          </w:rPr>
          <w:t>onteks</w:t>
        </w:r>
      </w:ins>
      <w:ins w:id="377" w:author="Irfan Tri Raharjo, SE" w:date="2024-12-24T13:46:00Z">
        <w:r>
          <w:rPr>
            <w:rFonts w:ascii="Arial" w:eastAsia="Arial" w:hAnsi="Arial" w:cs="Arial"/>
            <w:color w:val="5B9BD5" w:themeColor="accent1"/>
            <w:sz w:val="24"/>
            <w:szCs w:val="24"/>
          </w:rPr>
          <w:t xml:space="preserve"> yang mengukur faktor-faktor yang mendukung lingkungan pembelajaran seperti perencanaan pembelajaran, </w:t>
        </w:r>
      </w:ins>
      <w:ins w:id="378" w:author="Irfan Tri Raharjo, SE" w:date="2024-12-24T13:47:00Z">
        <w:r>
          <w:rPr>
            <w:rFonts w:ascii="Arial" w:eastAsia="Arial" w:hAnsi="Arial" w:cs="Arial"/>
            <w:color w:val="5B9BD5" w:themeColor="accent1"/>
            <w:sz w:val="24"/>
            <w:szCs w:val="24"/>
          </w:rPr>
          <w:t>informasi jadwal perkuliahan,</w:t>
        </w:r>
      </w:ins>
      <w:ins w:id="379" w:author="Irfan Tri Raharjo, SE" w:date="2024-12-24T13:46:00Z">
        <w:r>
          <w:rPr>
            <w:rFonts w:ascii="Arial" w:eastAsia="Arial" w:hAnsi="Arial" w:cs="Arial"/>
            <w:color w:val="5B9BD5" w:themeColor="accent1"/>
            <w:sz w:val="24"/>
            <w:szCs w:val="24"/>
          </w:rPr>
          <w:t xml:space="preserve"> silabus</w:t>
        </w:r>
      </w:ins>
      <w:ins w:id="380" w:author="Irfan Tri Raharjo, SE" w:date="2024-12-24T13:47:00Z">
        <w:r>
          <w:rPr>
            <w:rFonts w:ascii="Arial" w:eastAsia="Arial" w:hAnsi="Arial" w:cs="Arial"/>
            <w:color w:val="5B9BD5" w:themeColor="accent1"/>
            <w:sz w:val="24"/>
            <w:szCs w:val="24"/>
          </w:rPr>
          <w:t xml:space="preserve">, </w:t>
        </w:r>
      </w:ins>
      <w:ins w:id="381" w:author="Irfan Tri Raharjo, SE" w:date="2024-12-24T13:48:00Z">
        <w:r>
          <w:rPr>
            <w:rFonts w:ascii="Arial" w:eastAsia="Arial" w:hAnsi="Arial" w:cs="Arial"/>
            <w:color w:val="5B9BD5" w:themeColor="accent1"/>
            <w:sz w:val="24"/>
            <w:szCs w:val="24"/>
          </w:rPr>
          <w:t xml:space="preserve">hingga </w:t>
        </w:r>
      </w:ins>
      <w:ins w:id="382" w:author="Irfan Tri Raharjo, SE" w:date="2024-12-24T13:47:00Z">
        <w:r>
          <w:rPr>
            <w:rFonts w:ascii="Arial" w:eastAsia="Arial" w:hAnsi="Arial" w:cs="Arial"/>
            <w:color w:val="5B9BD5" w:themeColor="accent1"/>
            <w:sz w:val="24"/>
            <w:szCs w:val="24"/>
          </w:rPr>
          <w:t>rencana tugas dan evaluasi</w:t>
        </w:r>
      </w:ins>
      <w:ins w:id="383" w:author="Irfan Tri Raharjo, SE" w:date="2024-12-24T13:48:00Z">
        <w:r>
          <w:rPr>
            <w:rFonts w:ascii="Arial" w:eastAsia="Arial" w:hAnsi="Arial" w:cs="Arial"/>
            <w:color w:val="5B9BD5" w:themeColor="accent1"/>
            <w:sz w:val="24"/>
            <w:szCs w:val="24"/>
          </w:rPr>
          <w:t xml:space="preserve">. Indikator ini mencakup seberapa baik persiapan/perencanaan dosen dan institusi dalam proses pembelajaran. </w:t>
        </w:r>
      </w:ins>
      <w:ins w:id="384" w:author="Irfan Tri Raharjo, SE" w:date="2024-12-24T13:49:00Z">
        <w:r>
          <w:rPr>
            <w:rFonts w:ascii="Arial" w:eastAsia="Arial" w:hAnsi="Arial" w:cs="Arial"/>
            <w:color w:val="5B9BD5" w:themeColor="accent1"/>
            <w:sz w:val="24"/>
            <w:szCs w:val="24"/>
          </w:rPr>
          <w:t>Kedua, aspek input</w:t>
        </w:r>
      </w:ins>
      <w:ins w:id="385" w:author="Irfan Tri Raharjo, SE" w:date="2024-12-24T13:50:00Z">
        <w:r>
          <w:rPr>
            <w:rFonts w:ascii="Arial" w:eastAsia="Arial" w:hAnsi="Arial" w:cs="Arial"/>
            <w:color w:val="5B9BD5" w:themeColor="accent1"/>
            <w:sz w:val="24"/>
            <w:szCs w:val="24"/>
          </w:rPr>
          <w:t xml:space="preserve"> yang digunakan dalam pembelajaran seperti </w:t>
        </w:r>
      </w:ins>
      <w:ins w:id="386" w:author="Irfan Tri Raharjo, SE" w:date="2024-12-24T13:51:00Z">
        <w:r>
          <w:rPr>
            <w:rFonts w:ascii="Arial" w:eastAsia="Arial" w:hAnsi="Arial" w:cs="Arial"/>
            <w:color w:val="5B9BD5" w:themeColor="accent1"/>
            <w:sz w:val="24"/>
            <w:szCs w:val="24"/>
          </w:rPr>
          <w:t>petunjuk mempelajari materi</w:t>
        </w:r>
        <w:r w:rsidR="00C06CFC">
          <w:rPr>
            <w:rFonts w:ascii="Arial" w:eastAsia="Arial" w:hAnsi="Arial" w:cs="Arial"/>
            <w:color w:val="5B9BD5" w:themeColor="accent1"/>
            <w:sz w:val="24"/>
            <w:szCs w:val="24"/>
          </w:rPr>
          <w:t xml:space="preserve">, bentuk materi dan </w:t>
        </w:r>
      </w:ins>
      <w:ins w:id="387" w:author="Irfan Tri Raharjo, SE" w:date="2024-12-24T13:50:00Z">
        <w:r>
          <w:rPr>
            <w:rFonts w:ascii="Arial" w:eastAsia="Arial" w:hAnsi="Arial" w:cs="Arial"/>
            <w:color w:val="5B9BD5" w:themeColor="accent1"/>
            <w:sz w:val="24"/>
            <w:szCs w:val="24"/>
          </w:rPr>
          <w:t>termasuk penilaian terhadap materi</w:t>
        </w:r>
      </w:ins>
      <w:ins w:id="388" w:author="Irfan Tri Raharjo, SE" w:date="2024-12-24T13:51:00Z">
        <w:r w:rsidR="00C06CFC">
          <w:rPr>
            <w:rFonts w:ascii="Arial" w:eastAsia="Arial" w:hAnsi="Arial" w:cs="Arial"/>
            <w:color w:val="5B9BD5" w:themeColor="accent1"/>
            <w:sz w:val="24"/>
            <w:szCs w:val="24"/>
          </w:rPr>
          <w:t xml:space="preserve">. Ketiga adalah aspek proses yang menunjukkan </w:t>
        </w:r>
      </w:ins>
      <w:ins w:id="389" w:author="Irfan Tri Raharjo, SE" w:date="2024-12-24T13:53:00Z">
        <w:r w:rsidR="00C06CFC">
          <w:rPr>
            <w:rFonts w:ascii="Arial" w:eastAsia="Arial" w:hAnsi="Arial" w:cs="Arial"/>
            <w:color w:val="5B9BD5" w:themeColor="accent1"/>
            <w:sz w:val="24"/>
            <w:szCs w:val="24"/>
          </w:rPr>
          <w:t xml:space="preserve">keragaman </w:t>
        </w:r>
      </w:ins>
      <w:ins w:id="390" w:author="Irfan Tri Raharjo, SE" w:date="2024-12-24T13:51:00Z">
        <w:r w:rsidR="00C06CFC">
          <w:rPr>
            <w:rFonts w:ascii="Arial" w:eastAsia="Arial" w:hAnsi="Arial" w:cs="Arial"/>
            <w:color w:val="5B9BD5" w:themeColor="accent1"/>
            <w:sz w:val="24"/>
            <w:szCs w:val="24"/>
          </w:rPr>
          <w:t xml:space="preserve">interaksi antara dosen dan mahasiswa, </w:t>
        </w:r>
      </w:ins>
      <w:ins w:id="391" w:author="Irfan Tri Raharjo, SE" w:date="2024-12-24T13:53:00Z">
        <w:r w:rsidR="00C06CFC">
          <w:rPr>
            <w:rFonts w:ascii="Arial" w:eastAsia="Arial" w:hAnsi="Arial" w:cs="Arial"/>
            <w:color w:val="5B9BD5" w:themeColor="accent1"/>
            <w:sz w:val="24"/>
            <w:szCs w:val="24"/>
          </w:rPr>
          <w:t xml:space="preserve">hingga bentuk penyajian. </w:t>
        </w:r>
      </w:ins>
      <w:ins w:id="392" w:author="Irfan Tri Raharjo, SE" w:date="2024-12-24T13:54:00Z">
        <w:r w:rsidR="00C06CFC">
          <w:rPr>
            <w:rFonts w:ascii="Arial" w:eastAsia="Arial" w:hAnsi="Arial" w:cs="Arial"/>
            <w:color w:val="5B9BD5" w:themeColor="accent1"/>
            <w:sz w:val="24"/>
            <w:szCs w:val="24"/>
          </w:rPr>
          <w:t>Keempat yakni aspek produk</w:t>
        </w:r>
      </w:ins>
      <w:ins w:id="393" w:author="Irfan Tri Raharjo, SE" w:date="2024-12-24T13:55:00Z">
        <w:r w:rsidR="00C06CFC">
          <w:rPr>
            <w:rFonts w:ascii="Arial" w:eastAsia="Arial" w:hAnsi="Arial" w:cs="Arial"/>
            <w:color w:val="5B9BD5" w:themeColor="accent1"/>
            <w:sz w:val="24"/>
            <w:szCs w:val="24"/>
          </w:rPr>
          <w:t xml:space="preserve"> seperti pemahaman materi oleh mahasiswa berdasarkan umpan balik </w:t>
        </w:r>
      </w:ins>
      <w:ins w:id="394" w:author="Irfan Tri Raharjo, SE" w:date="2024-12-24T13:56:00Z">
        <w:r w:rsidR="00C06CFC">
          <w:rPr>
            <w:rFonts w:ascii="Arial" w:eastAsia="Arial" w:hAnsi="Arial" w:cs="Arial"/>
            <w:color w:val="5B9BD5" w:themeColor="accent1"/>
            <w:sz w:val="24"/>
            <w:szCs w:val="24"/>
          </w:rPr>
          <w:t>dari pengajar.</w:t>
        </w:r>
      </w:ins>
      <w:ins w:id="395" w:author="Irfan Tri Raharjo, SE" w:date="2024-12-24T13:58:00Z">
        <w:r w:rsidR="00C06CFC">
          <w:rPr>
            <w:rFonts w:ascii="Arial" w:eastAsia="Arial" w:hAnsi="Arial" w:cs="Arial"/>
            <w:color w:val="5B9BD5" w:themeColor="accent1"/>
            <w:sz w:val="24"/>
            <w:szCs w:val="24"/>
          </w:rPr>
          <w:t xml:space="preserve"> Terakhir adalah kepuasan secara umum.</w:t>
        </w:r>
      </w:ins>
    </w:p>
    <w:p w:rsidR="00C06CFC" w:rsidRDefault="00C06CFC">
      <w:pPr>
        <w:pStyle w:val="ListParagraph"/>
        <w:spacing w:before="41" w:line="276" w:lineRule="auto"/>
        <w:ind w:left="2016" w:right="67"/>
        <w:jc w:val="both"/>
        <w:rPr>
          <w:ins w:id="396" w:author="Irfan Tri Raharjo, SE" w:date="2024-12-24T14:02:00Z"/>
          <w:rFonts w:ascii="Arial" w:eastAsia="Arial" w:hAnsi="Arial" w:cs="Arial"/>
          <w:color w:val="5B9BD5" w:themeColor="accent1"/>
          <w:sz w:val="24"/>
          <w:szCs w:val="24"/>
        </w:rPr>
        <w:pPrChange w:id="397" w:author="Irfan Tri Raharjo, SE" w:date="2024-12-24T13:25:00Z">
          <w:pPr>
            <w:spacing w:before="41" w:line="276" w:lineRule="auto"/>
            <w:ind w:left="576" w:right="67"/>
            <w:jc w:val="both"/>
          </w:pPr>
        </w:pPrChange>
      </w:pPr>
      <w:ins w:id="398" w:author="Irfan Tri Raharjo, SE" w:date="2024-12-24T13:59:00Z">
        <w:r>
          <w:rPr>
            <w:rFonts w:ascii="Arial" w:eastAsia="Arial" w:hAnsi="Arial" w:cs="Arial"/>
            <w:color w:val="5B9BD5" w:themeColor="accent1"/>
            <w:sz w:val="24"/>
            <w:szCs w:val="24"/>
          </w:rPr>
          <w:t xml:space="preserve">Pengisian instrumen pengukuran tingkat kepuasan oleh mahasiswa dilakukan secara </w:t>
        </w:r>
        <w:r>
          <w:rPr>
            <w:rFonts w:ascii="Arial" w:eastAsia="Arial" w:hAnsi="Arial" w:cs="Arial"/>
            <w:i/>
            <w:color w:val="5B9BD5" w:themeColor="accent1"/>
            <w:sz w:val="24"/>
            <w:szCs w:val="24"/>
          </w:rPr>
          <w:t>online</w:t>
        </w:r>
        <w:r>
          <w:rPr>
            <w:rFonts w:ascii="Arial" w:eastAsia="Arial" w:hAnsi="Arial" w:cs="Arial"/>
            <w:color w:val="5B9BD5" w:themeColor="accent1"/>
            <w:sz w:val="24"/>
            <w:szCs w:val="24"/>
          </w:rPr>
          <w:t xml:space="preserve"> pada setiap akhir semester melalui laman </w:t>
        </w:r>
      </w:ins>
      <w:ins w:id="399" w:author="Irfan Tri Raharjo, SE" w:date="2024-12-24T14:00:00Z">
        <w:r>
          <w:rPr>
            <w:rFonts w:ascii="Arial" w:eastAsia="Arial" w:hAnsi="Arial" w:cs="Arial"/>
            <w:color w:val="5B9BD5" w:themeColor="accent1"/>
            <w:sz w:val="24"/>
            <w:szCs w:val="24"/>
          </w:rPr>
          <w:fldChar w:fldCharType="begin"/>
        </w:r>
        <w:r>
          <w:rPr>
            <w:rFonts w:ascii="Arial" w:eastAsia="Arial" w:hAnsi="Arial" w:cs="Arial"/>
            <w:color w:val="5B9BD5" w:themeColor="accent1"/>
            <w:sz w:val="24"/>
            <w:szCs w:val="24"/>
          </w:rPr>
          <w:instrText xml:space="preserve"> HYPERLINK "</w:instrText>
        </w:r>
        <w:r w:rsidRPr="00C06CFC">
          <w:rPr>
            <w:rFonts w:ascii="Arial" w:eastAsia="Arial" w:hAnsi="Arial" w:cs="Arial"/>
            <w:color w:val="5B9BD5" w:themeColor="accent1"/>
            <w:sz w:val="24"/>
            <w:szCs w:val="24"/>
          </w:rPr>
          <w:instrText>http://mahasiswa.machung.ac.id/</w:instrText>
        </w:r>
        <w:r>
          <w:rPr>
            <w:rFonts w:ascii="Arial" w:eastAsia="Arial" w:hAnsi="Arial" w:cs="Arial"/>
            <w:color w:val="5B9BD5" w:themeColor="accent1"/>
            <w:sz w:val="24"/>
            <w:szCs w:val="24"/>
          </w:rPr>
          <w:instrText xml:space="preserve">" </w:instrText>
        </w:r>
        <w:r>
          <w:rPr>
            <w:rFonts w:ascii="Arial" w:eastAsia="Arial" w:hAnsi="Arial" w:cs="Arial"/>
            <w:color w:val="5B9BD5" w:themeColor="accent1"/>
            <w:sz w:val="24"/>
            <w:szCs w:val="24"/>
          </w:rPr>
          <w:fldChar w:fldCharType="separate"/>
        </w:r>
        <w:r w:rsidRPr="00303A8D">
          <w:rPr>
            <w:rStyle w:val="Hyperlink"/>
            <w:rFonts w:ascii="Arial" w:eastAsia="Arial" w:hAnsi="Arial" w:cs="Arial"/>
            <w:sz w:val="24"/>
            <w:szCs w:val="24"/>
          </w:rPr>
          <w:t>http://mahasiswa.machung.ac.id/</w:t>
        </w:r>
        <w:r>
          <w:rPr>
            <w:rFonts w:ascii="Arial" w:eastAsia="Arial" w:hAnsi="Arial" w:cs="Arial"/>
            <w:color w:val="5B9BD5" w:themeColor="accent1"/>
            <w:sz w:val="24"/>
            <w:szCs w:val="24"/>
          </w:rPr>
          <w:fldChar w:fldCharType="end"/>
        </w:r>
        <w:r>
          <w:rPr>
            <w:rFonts w:ascii="Arial" w:eastAsia="Arial" w:hAnsi="Arial" w:cs="Arial"/>
            <w:color w:val="5B9BD5" w:themeColor="accent1"/>
            <w:sz w:val="24"/>
            <w:szCs w:val="24"/>
          </w:rPr>
          <w:t xml:space="preserve">. </w:t>
        </w:r>
      </w:ins>
      <w:ins w:id="400" w:author="Irfan Tri Raharjo, SE" w:date="2024-12-24T14:02:00Z">
        <w:r>
          <w:rPr>
            <w:rFonts w:ascii="Arial" w:eastAsia="Arial" w:hAnsi="Arial" w:cs="Arial"/>
            <w:color w:val="5B9BD5" w:themeColor="accent1"/>
            <w:sz w:val="24"/>
            <w:szCs w:val="24"/>
          </w:rPr>
          <w:t>Contoh kuesioner dapat dilihat pada gambar di bawah ini:</w:t>
        </w:r>
      </w:ins>
    </w:p>
    <w:p w:rsidR="00C06CFC" w:rsidRDefault="003A6E8A">
      <w:pPr>
        <w:pStyle w:val="ListParagraph"/>
        <w:spacing w:before="41" w:line="276" w:lineRule="auto"/>
        <w:ind w:left="2016" w:right="67"/>
        <w:jc w:val="center"/>
        <w:rPr>
          <w:ins w:id="401" w:author="Irfan Tri Raharjo, SE" w:date="2024-12-24T14:03:00Z"/>
          <w:rFonts w:ascii="Arial" w:eastAsia="Arial" w:hAnsi="Arial" w:cs="Arial"/>
          <w:color w:val="5B9BD5" w:themeColor="accent1"/>
          <w:sz w:val="24"/>
          <w:szCs w:val="24"/>
        </w:rPr>
        <w:pPrChange w:id="402" w:author="Irfan Tri Raharjo, SE" w:date="2024-12-24T14:03:00Z">
          <w:pPr>
            <w:spacing w:before="41" w:line="276" w:lineRule="auto"/>
            <w:ind w:left="576" w:right="67"/>
            <w:jc w:val="both"/>
          </w:pPr>
        </w:pPrChange>
      </w:pPr>
      <w:ins w:id="403" w:author="Irfan Tri Raharjo, SE" w:date="2024-12-24T14:03:00Z">
        <w:r>
          <w:rPr>
            <w:noProof/>
          </w:rPr>
          <w:drawing>
            <wp:inline distT="0" distB="0" distL="0" distR="0" wp14:anchorId="511C0996" wp14:editId="17F6147B">
              <wp:extent cx="3610098" cy="2527716"/>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634689" cy="2544934"/>
                      </a:xfrm>
                      <a:prstGeom prst="rect">
                        <a:avLst/>
                      </a:prstGeom>
                    </pic:spPr>
                  </pic:pic>
                </a:graphicData>
              </a:graphic>
            </wp:inline>
          </w:drawing>
        </w:r>
      </w:ins>
    </w:p>
    <w:p w:rsidR="003A6E8A" w:rsidRDefault="003A6E8A">
      <w:pPr>
        <w:pStyle w:val="ListParagraph"/>
        <w:spacing w:before="41" w:line="276" w:lineRule="auto"/>
        <w:ind w:left="2016" w:right="67"/>
        <w:jc w:val="center"/>
        <w:rPr>
          <w:ins w:id="404" w:author="Irfan Tri Raharjo, SE" w:date="2024-12-24T14:03:00Z"/>
          <w:rFonts w:ascii="Arial" w:eastAsia="Arial" w:hAnsi="Arial" w:cs="Arial"/>
          <w:color w:val="5B9BD5" w:themeColor="accent1"/>
          <w:sz w:val="24"/>
          <w:szCs w:val="24"/>
        </w:rPr>
        <w:pPrChange w:id="405" w:author="Irfan Tri Raharjo, SE" w:date="2024-12-24T14:03:00Z">
          <w:pPr>
            <w:spacing w:before="41" w:line="276" w:lineRule="auto"/>
            <w:ind w:left="576" w:right="67"/>
            <w:jc w:val="both"/>
          </w:pPr>
        </w:pPrChange>
      </w:pPr>
      <w:ins w:id="406" w:author="Irfan Tri Raharjo, SE" w:date="2024-12-24T14:04:00Z">
        <w:r>
          <w:rPr>
            <w:noProof/>
          </w:rPr>
          <w:drawing>
            <wp:inline distT="0" distB="0" distL="0" distR="0" wp14:anchorId="04376CA8" wp14:editId="746FC294">
              <wp:extent cx="3443844" cy="2454949"/>
              <wp:effectExtent l="0" t="0" r="444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464016" cy="2469329"/>
                      </a:xfrm>
                      <a:prstGeom prst="rect">
                        <a:avLst/>
                      </a:prstGeom>
                    </pic:spPr>
                  </pic:pic>
                </a:graphicData>
              </a:graphic>
            </wp:inline>
          </w:drawing>
        </w:r>
      </w:ins>
    </w:p>
    <w:p w:rsidR="003A6E8A" w:rsidRDefault="003A6E8A">
      <w:pPr>
        <w:pStyle w:val="ListParagraph"/>
        <w:spacing w:before="41" w:line="276" w:lineRule="auto"/>
        <w:ind w:left="2016" w:right="67"/>
        <w:jc w:val="center"/>
        <w:rPr>
          <w:ins w:id="407" w:author="Irfan Tri Raharjo, SE" w:date="2024-12-24T14:06:00Z"/>
          <w:rFonts w:ascii="Arial" w:eastAsia="Arial" w:hAnsi="Arial" w:cs="Arial"/>
          <w:color w:val="5B9BD5" w:themeColor="accent1"/>
          <w:sz w:val="24"/>
          <w:szCs w:val="24"/>
        </w:rPr>
        <w:pPrChange w:id="408" w:author="Irfan Tri Raharjo, SE" w:date="2024-12-24T14:05:00Z">
          <w:pPr>
            <w:spacing w:before="41" w:line="276" w:lineRule="auto"/>
            <w:ind w:left="576" w:right="67"/>
            <w:jc w:val="both"/>
          </w:pPr>
        </w:pPrChange>
      </w:pPr>
      <w:ins w:id="409" w:author="Irfan Tri Raharjo, SE" w:date="2024-12-24T14:04:00Z">
        <w:r>
          <w:rPr>
            <w:noProof/>
          </w:rPr>
          <w:lastRenderedPageBreak/>
          <w:drawing>
            <wp:inline distT="0" distB="0" distL="0" distR="0" wp14:anchorId="750B649D" wp14:editId="23823251">
              <wp:extent cx="3895107" cy="23694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908685" cy="2377726"/>
                      </a:xfrm>
                      <a:prstGeom prst="rect">
                        <a:avLst/>
                      </a:prstGeom>
                    </pic:spPr>
                  </pic:pic>
                </a:graphicData>
              </a:graphic>
            </wp:inline>
          </w:drawing>
        </w:r>
      </w:ins>
    </w:p>
    <w:p w:rsidR="003A6E8A" w:rsidRDefault="003A6E8A">
      <w:pPr>
        <w:pStyle w:val="ListParagraph"/>
        <w:spacing w:before="41" w:line="276" w:lineRule="auto"/>
        <w:ind w:left="2016" w:right="67"/>
        <w:rPr>
          <w:ins w:id="410" w:author="Irfan Tri Raharjo, SE" w:date="2024-12-24T14:10:00Z"/>
          <w:rFonts w:ascii="Arial" w:eastAsia="Arial" w:hAnsi="Arial" w:cs="Arial"/>
          <w:color w:val="5B9BD5" w:themeColor="accent1"/>
          <w:sz w:val="24"/>
          <w:szCs w:val="24"/>
        </w:rPr>
        <w:pPrChange w:id="411" w:author="Irfan Tri Raharjo, SE" w:date="2024-12-24T14:10:00Z">
          <w:pPr>
            <w:spacing w:before="41" w:line="276" w:lineRule="auto"/>
            <w:ind w:left="576" w:right="67"/>
            <w:jc w:val="both"/>
          </w:pPr>
        </w:pPrChange>
      </w:pPr>
    </w:p>
    <w:p w:rsidR="003A6E8A" w:rsidRDefault="003A6E8A">
      <w:pPr>
        <w:pStyle w:val="ListParagraph"/>
        <w:spacing w:before="41" w:line="276" w:lineRule="auto"/>
        <w:ind w:left="2016" w:right="67"/>
        <w:rPr>
          <w:ins w:id="412" w:author="Irfan Tri Raharjo, SE" w:date="2024-12-24T14:19:00Z"/>
          <w:rFonts w:ascii="Arial" w:eastAsia="Arial" w:hAnsi="Arial" w:cs="Arial"/>
          <w:color w:val="5B9BD5" w:themeColor="accent1"/>
          <w:sz w:val="24"/>
          <w:szCs w:val="24"/>
        </w:rPr>
        <w:pPrChange w:id="413" w:author="Irfan Tri Raharjo, SE" w:date="2024-12-24T14:12:00Z">
          <w:pPr>
            <w:spacing w:before="41" w:line="276" w:lineRule="auto"/>
            <w:ind w:left="576" w:right="67"/>
            <w:jc w:val="both"/>
          </w:pPr>
        </w:pPrChange>
      </w:pPr>
      <w:ins w:id="414" w:author="Irfan Tri Raharjo, SE" w:date="2024-12-24T14:10:00Z">
        <w:r>
          <w:rPr>
            <w:rFonts w:ascii="Arial" w:eastAsia="Arial" w:hAnsi="Arial" w:cs="Arial"/>
            <w:color w:val="5B9BD5" w:themeColor="accent1"/>
            <w:sz w:val="24"/>
            <w:szCs w:val="24"/>
          </w:rPr>
          <w:t xml:space="preserve">Selain </w:t>
        </w:r>
      </w:ins>
      <w:ins w:id="415" w:author="Irfan Tri Raharjo, SE" w:date="2024-12-24T14:12:00Z">
        <w:r>
          <w:rPr>
            <w:rFonts w:ascii="Arial" w:eastAsia="Arial" w:hAnsi="Arial" w:cs="Arial"/>
            <w:color w:val="5B9BD5" w:themeColor="accent1"/>
            <w:sz w:val="24"/>
            <w:szCs w:val="24"/>
          </w:rPr>
          <w:t xml:space="preserve">berisi </w:t>
        </w:r>
      </w:ins>
      <w:ins w:id="416" w:author="Irfan Tri Raharjo, SE" w:date="2024-12-24T14:10:00Z">
        <w:r>
          <w:rPr>
            <w:rFonts w:ascii="Arial" w:eastAsia="Arial" w:hAnsi="Arial" w:cs="Arial"/>
            <w:color w:val="5B9BD5" w:themeColor="accent1"/>
            <w:sz w:val="24"/>
            <w:szCs w:val="24"/>
          </w:rPr>
          <w:t xml:space="preserve">pengukuran kepuasan mahasiswa terhadap layanan perkuliahan, laman </w:t>
        </w:r>
      </w:ins>
      <w:ins w:id="417" w:author="Irfan Tri Raharjo, SE" w:date="2024-12-24T14:12:00Z">
        <w:r>
          <w:rPr>
            <w:rFonts w:ascii="Arial" w:eastAsia="Arial" w:hAnsi="Arial" w:cs="Arial"/>
            <w:color w:val="5B9BD5" w:themeColor="accent1"/>
            <w:sz w:val="24"/>
            <w:szCs w:val="24"/>
          </w:rPr>
          <w:fldChar w:fldCharType="begin"/>
        </w:r>
        <w:r>
          <w:rPr>
            <w:rFonts w:ascii="Arial" w:eastAsia="Arial" w:hAnsi="Arial" w:cs="Arial"/>
            <w:color w:val="5B9BD5" w:themeColor="accent1"/>
            <w:sz w:val="24"/>
            <w:szCs w:val="24"/>
          </w:rPr>
          <w:instrText xml:space="preserve"> HYPERLINK "</w:instrText>
        </w:r>
        <w:r w:rsidRPr="00C06CFC">
          <w:rPr>
            <w:rFonts w:ascii="Arial" w:eastAsia="Arial" w:hAnsi="Arial" w:cs="Arial"/>
            <w:color w:val="5B9BD5" w:themeColor="accent1"/>
            <w:sz w:val="24"/>
            <w:szCs w:val="24"/>
          </w:rPr>
          <w:instrText>http://mahasiswa.machung.ac.id/</w:instrText>
        </w:r>
        <w:r>
          <w:rPr>
            <w:rFonts w:ascii="Arial" w:eastAsia="Arial" w:hAnsi="Arial" w:cs="Arial"/>
            <w:color w:val="5B9BD5" w:themeColor="accent1"/>
            <w:sz w:val="24"/>
            <w:szCs w:val="24"/>
          </w:rPr>
          <w:instrText xml:space="preserve">" </w:instrText>
        </w:r>
        <w:r>
          <w:rPr>
            <w:rFonts w:ascii="Arial" w:eastAsia="Arial" w:hAnsi="Arial" w:cs="Arial"/>
            <w:color w:val="5B9BD5" w:themeColor="accent1"/>
            <w:sz w:val="24"/>
            <w:szCs w:val="24"/>
          </w:rPr>
          <w:fldChar w:fldCharType="separate"/>
        </w:r>
        <w:r w:rsidRPr="00303A8D">
          <w:rPr>
            <w:rStyle w:val="Hyperlink"/>
            <w:rFonts w:ascii="Arial" w:eastAsia="Arial" w:hAnsi="Arial" w:cs="Arial"/>
            <w:sz w:val="24"/>
            <w:szCs w:val="24"/>
          </w:rPr>
          <w:t>http://mahasiswa.machung.ac.id/</w:t>
        </w:r>
        <w:r>
          <w:rPr>
            <w:rFonts w:ascii="Arial" w:eastAsia="Arial" w:hAnsi="Arial" w:cs="Arial"/>
            <w:color w:val="5B9BD5" w:themeColor="accent1"/>
            <w:sz w:val="24"/>
            <w:szCs w:val="24"/>
          </w:rPr>
          <w:fldChar w:fldCharType="end"/>
        </w:r>
        <w:r>
          <w:rPr>
            <w:rFonts w:ascii="Arial" w:eastAsia="Arial" w:hAnsi="Arial" w:cs="Arial"/>
            <w:color w:val="5B9BD5" w:themeColor="accent1"/>
            <w:sz w:val="24"/>
            <w:szCs w:val="24"/>
          </w:rPr>
          <w:t xml:space="preserve"> juga memuat instrumen yang mengukur kondisi </w:t>
        </w:r>
      </w:ins>
      <w:ins w:id="418" w:author="Irfan Tri Raharjo, SE" w:date="2024-12-24T14:11:00Z">
        <w:r w:rsidRPr="003A6E8A">
          <w:rPr>
            <w:rFonts w:ascii="Arial" w:eastAsia="Arial" w:hAnsi="Arial" w:cs="Arial"/>
            <w:color w:val="5B9BD5" w:themeColor="accent1"/>
            <w:sz w:val="24"/>
            <w:szCs w:val="24"/>
            <w:rPrChange w:id="419" w:author="Irfan Tri Raharjo, SE" w:date="2024-12-24T14:12:00Z">
              <w:rPr>
                <w:rFonts w:eastAsia="Arial"/>
              </w:rPr>
            </w:rPrChange>
          </w:rPr>
          <w:t>S</w:t>
        </w:r>
      </w:ins>
      <w:ins w:id="420" w:author="Irfan Tri Raharjo, SE" w:date="2024-12-24T14:10:00Z">
        <w:r w:rsidRPr="003A6E8A">
          <w:rPr>
            <w:rFonts w:ascii="Arial" w:eastAsia="Arial" w:hAnsi="Arial" w:cs="Arial"/>
            <w:color w:val="5B9BD5" w:themeColor="accent1"/>
            <w:sz w:val="24"/>
            <w:szCs w:val="24"/>
            <w:rPrChange w:id="421" w:author="Irfan Tri Raharjo, SE" w:date="2024-12-24T14:12:00Z">
              <w:rPr>
                <w:rFonts w:eastAsia="Arial"/>
              </w:rPr>
            </w:rPrChange>
          </w:rPr>
          <w:t xml:space="preserve">uasana </w:t>
        </w:r>
      </w:ins>
      <w:ins w:id="422" w:author="Irfan Tri Raharjo, SE" w:date="2024-12-24T14:11:00Z">
        <w:r w:rsidRPr="003A6E8A">
          <w:rPr>
            <w:rFonts w:ascii="Arial" w:eastAsia="Arial" w:hAnsi="Arial" w:cs="Arial"/>
            <w:color w:val="5B9BD5" w:themeColor="accent1"/>
            <w:sz w:val="24"/>
            <w:szCs w:val="24"/>
            <w:rPrChange w:id="423" w:author="Irfan Tri Raharjo, SE" w:date="2024-12-24T14:12:00Z">
              <w:rPr>
                <w:rFonts w:eastAsia="Arial"/>
              </w:rPr>
            </w:rPrChange>
          </w:rPr>
          <w:t>A</w:t>
        </w:r>
      </w:ins>
      <w:ins w:id="424" w:author="Irfan Tri Raharjo, SE" w:date="2024-12-24T14:10:00Z">
        <w:r w:rsidRPr="003A6E8A">
          <w:rPr>
            <w:rFonts w:ascii="Arial" w:eastAsia="Arial" w:hAnsi="Arial" w:cs="Arial"/>
            <w:color w:val="5B9BD5" w:themeColor="accent1"/>
            <w:sz w:val="24"/>
            <w:szCs w:val="24"/>
            <w:rPrChange w:id="425" w:author="Irfan Tri Raharjo, SE" w:date="2024-12-24T14:12:00Z">
              <w:rPr>
                <w:rFonts w:eastAsia="Arial"/>
              </w:rPr>
            </w:rPrChange>
          </w:rPr>
          <w:t xml:space="preserve">kademik dan </w:t>
        </w:r>
      </w:ins>
      <w:ins w:id="426" w:author="Irfan Tri Raharjo, SE" w:date="2024-12-24T14:11:00Z">
        <w:r w:rsidRPr="003A6E8A">
          <w:rPr>
            <w:rFonts w:ascii="Arial" w:eastAsia="Arial" w:hAnsi="Arial" w:cs="Arial"/>
            <w:color w:val="5B9BD5" w:themeColor="accent1"/>
            <w:sz w:val="24"/>
            <w:szCs w:val="24"/>
            <w:rPrChange w:id="427" w:author="Irfan Tri Raharjo, SE" w:date="2024-12-24T14:12:00Z">
              <w:rPr>
                <w:rFonts w:eastAsia="Arial"/>
              </w:rPr>
            </w:rPrChange>
          </w:rPr>
          <w:t>F</w:t>
        </w:r>
      </w:ins>
      <w:ins w:id="428" w:author="Irfan Tri Raharjo, SE" w:date="2024-12-24T14:10:00Z">
        <w:r w:rsidRPr="003A6E8A">
          <w:rPr>
            <w:rFonts w:ascii="Arial" w:eastAsia="Arial" w:hAnsi="Arial" w:cs="Arial"/>
            <w:color w:val="5B9BD5" w:themeColor="accent1"/>
            <w:sz w:val="24"/>
            <w:szCs w:val="24"/>
            <w:rPrChange w:id="429" w:author="Irfan Tri Raharjo, SE" w:date="2024-12-24T14:12:00Z">
              <w:rPr>
                <w:rFonts w:eastAsia="Arial"/>
              </w:rPr>
            </w:rPrChange>
          </w:rPr>
          <w:t>asilitas</w:t>
        </w:r>
      </w:ins>
      <w:ins w:id="430" w:author="Irfan Tri Raharjo, SE" w:date="2024-12-24T14:11:00Z">
        <w:r w:rsidRPr="003A6E8A">
          <w:rPr>
            <w:rFonts w:ascii="Arial" w:eastAsia="Arial" w:hAnsi="Arial" w:cs="Arial"/>
            <w:color w:val="5B9BD5" w:themeColor="accent1"/>
            <w:sz w:val="24"/>
            <w:szCs w:val="24"/>
            <w:rPrChange w:id="431" w:author="Irfan Tri Raharjo, SE" w:date="2024-12-24T14:12:00Z">
              <w:rPr>
                <w:rFonts w:eastAsia="Arial"/>
              </w:rPr>
            </w:rPrChange>
          </w:rPr>
          <w:t xml:space="preserve"> Pembelajaran (SAFP). </w:t>
        </w:r>
      </w:ins>
      <w:ins w:id="432" w:author="Irfan Tri Raharjo, SE" w:date="2024-12-24T14:12:00Z">
        <w:r>
          <w:rPr>
            <w:rFonts w:ascii="Arial" w:eastAsia="Arial" w:hAnsi="Arial" w:cs="Arial"/>
            <w:color w:val="5B9BD5" w:themeColor="accent1"/>
            <w:sz w:val="24"/>
            <w:szCs w:val="24"/>
          </w:rPr>
          <w:t xml:space="preserve">Angket tersebut </w:t>
        </w:r>
      </w:ins>
      <w:ins w:id="433" w:author="Irfan Tri Raharjo, SE" w:date="2024-12-24T14:15:00Z">
        <w:r w:rsidR="000730BA">
          <w:rPr>
            <w:rFonts w:ascii="Arial" w:eastAsia="Arial" w:hAnsi="Arial" w:cs="Arial"/>
            <w:color w:val="5B9BD5" w:themeColor="accent1"/>
            <w:sz w:val="24"/>
            <w:szCs w:val="24"/>
          </w:rPr>
          <w:t>mengukur kepuasan mahasiswa dengan skala penilaian mulai 1-5 yang merepresentasikan tingkat kepuasan dari tidak puas</w:t>
        </w:r>
      </w:ins>
      <w:ins w:id="434" w:author="Irfan Tri Raharjo, SE" w:date="2024-12-24T14:16:00Z">
        <w:r w:rsidR="000730BA">
          <w:rPr>
            <w:rFonts w:ascii="Arial" w:eastAsia="Arial" w:hAnsi="Arial" w:cs="Arial"/>
            <w:color w:val="5B9BD5" w:themeColor="accent1"/>
            <w:sz w:val="24"/>
            <w:szCs w:val="24"/>
          </w:rPr>
          <w:t xml:space="preserve"> hingga sangat puas (skala kepuasan), atau kurang hingga sangat baik (skala sikap</w:t>
        </w:r>
      </w:ins>
      <w:ins w:id="435" w:author="Irfan Tri Raharjo, SE" w:date="2024-12-24T14:17:00Z">
        <w:r w:rsidR="000730BA">
          <w:rPr>
            <w:rFonts w:ascii="Arial" w:eastAsia="Arial" w:hAnsi="Arial" w:cs="Arial"/>
            <w:color w:val="5B9BD5" w:themeColor="accent1"/>
            <w:sz w:val="24"/>
            <w:szCs w:val="24"/>
          </w:rPr>
          <w:t>).</w:t>
        </w:r>
      </w:ins>
      <w:ins w:id="436" w:author="Irfan Tri Raharjo, SE" w:date="2024-12-24T14:19:00Z">
        <w:r w:rsidR="000730BA">
          <w:rPr>
            <w:rFonts w:ascii="Arial" w:eastAsia="Arial" w:hAnsi="Arial" w:cs="Arial"/>
            <w:color w:val="5B9BD5" w:themeColor="accent1"/>
            <w:sz w:val="24"/>
            <w:szCs w:val="24"/>
          </w:rPr>
          <w:t xml:space="preserve"> Contoh kuesioner dapat dilihat pada gambar berikut:</w:t>
        </w:r>
      </w:ins>
    </w:p>
    <w:p w:rsidR="000730BA" w:rsidRDefault="000730BA">
      <w:pPr>
        <w:pStyle w:val="ListParagraph"/>
        <w:spacing w:before="41" w:line="276" w:lineRule="auto"/>
        <w:ind w:left="2016" w:right="67"/>
        <w:rPr>
          <w:ins w:id="437" w:author="Irfan Tri Raharjo, SE" w:date="2024-12-24T14:19:00Z"/>
          <w:rFonts w:ascii="Arial" w:eastAsia="Arial" w:hAnsi="Arial" w:cs="Arial"/>
          <w:color w:val="5B9BD5" w:themeColor="accent1"/>
          <w:sz w:val="24"/>
          <w:szCs w:val="24"/>
        </w:rPr>
        <w:pPrChange w:id="438" w:author="Irfan Tri Raharjo, SE" w:date="2024-12-24T14:12:00Z">
          <w:pPr>
            <w:spacing w:before="41" w:line="276" w:lineRule="auto"/>
            <w:ind w:left="576" w:right="67"/>
            <w:jc w:val="both"/>
          </w:pPr>
        </w:pPrChange>
      </w:pPr>
      <w:ins w:id="439" w:author="Irfan Tri Raharjo, SE" w:date="2024-12-24T14:19:00Z">
        <w:r>
          <w:rPr>
            <w:noProof/>
          </w:rPr>
          <w:drawing>
            <wp:inline distT="0" distB="0" distL="0" distR="0" wp14:anchorId="206C3D7B" wp14:editId="636A62FA">
              <wp:extent cx="4604138" cy="2101932"/>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613292" cy="2106111"/>
                      </a:xfrm>
                      <a:prstGeom prst="rect">
                        <a:avLst/>
                      </a:prstGeom>
                    </pic:spPr>
                  </pic:pic>
                </a:graphicData>
              </a:graphic>
            </wp:inline>
          </w:drawing>
        </w:r>
      </w:ins>
    </w:p>
    <w:p w:rsidR="000730BA" w:rsidRDefault="000730BA">
      <w:pPr>
        <w:pStyle w:val="ListParagraph"/>
        <w:spacing w:before="41" w:line="276" w:lineRule="auto"/>
        <w:ind w:left="2016" w:right="67"/>
        <w:rPr>
          <w:ins w:id="440" w:author="Irfan Tri Raharjo, SE" w:date="2024-12-24T14:19:00Z"/>
          <w:rFonts w:ascii="Arial" w:eastAsia="Arial" w:hAnsi="Arial" w:cs="Arial"/>
          <w:color w:val="5B9BD5" w:themeColor="accent1"/>
          <w:sz w:val="24"/>
          <w:szCs w:val="24"/>
        </w:rPr>
        <w:pPrChange w:id="441" w:author="Irfan Tri Raharjo, SE" w:date="2024-12-24T14:12:00Z">
          <w:pPr>
            <w:spacing w:before="41" w:line="276" w:lineRule="auto"/>
            <w:ind w:left="576" w:right="67"/>
            <w:jc w:val="both"/>
          </w:pPr>
        </w:pPrChange>
      </w:pPr>
      <w:ins w:id="442" w:author="Irfan Tri Raharjo, SE" w:date="2024-12-24T14:19:00Z">
        <w:r w:rsidRPr="000730BA">
          <w:rPr>
            <w:rFonts w:ascii="Arial" w:eastAsia="Arial" w:hAnsi="Arial" w:cs="Arial"/>
            <w:color w:val="5B9BD5" w:themeColor="accent1"/>
            <w:sz w:val="24"/>
            <w:szCs w:val="24"/>
            <w:highlight w:val="yellow"/>
            <w:rPrChange w:id="443" w:author="Irfan Tri Raharjo, SE" w:date="2024-12-24T14:19:00Z">
              <w:rPr>
                <w:rFonts w:ascii="Arial" w:eastAsia="Arial" w:hAnsi="Arial" w:cs="Arial"/>
                <w:color w:val="5B9BD5" w:themeColor="accent1"/>
                <w:sz w:val="24"/>
                <w:szCs w:val="24"/>
              </w:rPr>
            </w:rPrChange>
          </w:rPr>
          <w:t>Gambar x</w:t>
        </w:r>
      </w:ins>
    </w:p>
    <w:p w:rsidR="00C06CFC" w:rsidRDefault="00C06CFC">
      <w:pPr>
        <w:pStyle w:val="ListParagraph"/>
        <w:spacing w:before="41" w:line="276" w:lineRule="auto"/>
        <w:ind w:left="2016" w:right="67"/>
        <w:jc w:val="both"/>
        <w:rPr>
          <w:ins w:id="444" w:author="Irfan Tri Raharjo, SE" w:date="2024-12-24T14:24:00Z"/>
          <w:rFonts w:ascii="Arial" w:eastAsia="Arial" w:hAnsi="Arial" w:cs="Arial"/>
          <w:color w:val="5B9BD5" w:themeColor="accent1"/>
          <w:sz w:val="24"/>
          <w:szCs w:val="24"/>
        </w:rPr>
        <w:pPrChange w:id="445" w:author="Irfan Tri Raharjo, SE" w:date="2024-12-24T13:25:00Z">
          <w:pPr>
            <w:spacing w:before="41" w:line="276" w:lineRule="auto"/>
            <w:ind w:left="576" w:right="67"/>
            <w:jc w:val="both"/>
          </w:pPr>
        </w:pPrChange>
      </w:pPr>
    </w:p>
    <w:p w:rsidR="0086495B" w:rsidRDefault="0086495B">
      <w:pPr>
        <w:pStyle w:val="ListParagraph"/>
        <w:numPr>
          <w:ilvl w:val="0"/>
          <w:numId w:val="37"/>
        </w:numPr>
        <w:spacing w:before="41" w:line="276" w:lineRule="auto"/>
        <w:ind w:right="67"/>
        <w:jc w:val="both"/>
        <w:rPr>
          <w:ins w:id="446" w:author="Irfan Tri Raharjo, SE" w:date="2024-12-24T14:22:00Z"/>
          <w:rFonts w:ascii="Arial" w:eastAsia="Arial" w:hAnsi="Arial" w:cs="Arial"/>
          <w:color w:val="5B9BD5" w:themeColor="accent1"/>
          <w:sz w:val="24"/>
          <w:szCs w:val="24"/>
        </w:rPr>
        <w:pPrChange w:id="447" w:author="Irfan Tri Raharjo, SE" w:date="2024-12-24T13:22:00Z">
          <w:pPr>
            <w:spacing w:before="41" w:line="276" w:lineRule="auto"/>
            <w:ind w:left="576" w:right="67"/>
            <w:jc w:val="both"/>
          </w:pPr>
        </w:pPrChange>
      </w:pPr>
      <w:ins w:id="448" w:author="Irfan Tri Raharjo, SE" w:date="2024-12-24T13:23:00Z">
        <w:r>
          <w:rPr>
            <w:rFonts w:ascii="Arial" w:eastAsia="Arial" w:hAnsi="Arial" w:cs="Arial"/>
            <w:color w:val="5B9BD5" w:themeColor="accent1"/>
            <w:sz w:val="24"/>
            <w:szCs w:val="24"/>
          </w:rPr>
          <w:t>Pengukuran Tingkat Kepuasan Dosen</w:t>
        </w:r>
      </w:ins>
    </w:p>
    <w:p w:rsidR="00061395" w:rsidRDefault="00E74C0A" w:rsidP="00061395">
      <w:pPr>
        <w:pStyle w:val="ListParagraph"/>
        <w:spacing w:before="41" w:line="276" w:lineRule="auto"/>
        <w:ind w:left="2016" w:right="67"/>
        <w:rPr>
          <w:ins w:id="449" w:author="Irfan Tri Raharjo, SE" w:date="2024-12-24T14:41:00Z"/>
          <w:rFonts w:ascii="Arial" w:eastAsia="Arial" w:hAnsi="Arial" w:cs="Arial"/>
          <w:color w:val="5B9BD5" w:themeColor="accent1"/>
          <w:sz w:val="24"/>
          <w:szCs w:val="24"/>
        </w:rPr>
      </w:pPr>
      <w:ins w:id="450" w:author="Irfan Tri Raharjo, SE" w:date="2024-12-24T14:27:00Z">
        <w:r>
          <w:rPr>
            <w:rFonts w:ascii="Arial" w:eastAsia="Arial" w:hAnsi="Arial" w:cs="Arial"/>
            <w:color w:val="5B9BD5" w:themeColor="accent1"/>
            <w:sz w:val="24"/>
            <w:szCs w:val="24"/>
          </w:rPr>
          <w:t xml:space="preserve">Survei pengukuran tingkat kepuasan dosen dilakukan secara berkala satu kali dalam setahun. </w:t>
        </w:r>
      </w:ins>
      <w:ins w:id="451" w:author="Irfan Tri Raharjo, SE" w:date="2024-12-24T14:28:00Z">
        <w:r>
          <w:rPr>
            <w:rFonts w:ascii="Arial" w:eastAsia="Arial" w:hAnsi="Arial" w:cs="Arial"/>
            <w:color w:val="5B9BD5" w:themeColor="accent1"/>
            <w:sz w:val="24"/>
            <w:szCs w:val="24"/>
          </w:rPr>
          <w:t xml:space="preserve">Terdapat tiga jenis survei yang wajib diisi oleh dosen, yakni evaluasi </w:t>
        </w:r>
      </w:ins>
      <w:ins w:id="452" w:author="Irfan Tri Raharjo, SE" w:date="2024-12-24T14:29:00Z">
        <w:r>
          <w:rPr>
            <w:rFonts w:ascii="Arial" w:eastAsia="Arial" w:hAnsi="Arial" w:cs="Arial"/>
            <w:color w:val="5B9BD5" w:themeColor="accent1"/>
            <w:sz w:val="24"/>
            <w:szCs w:val="24"/>
          </w:rPr>
          <w:t>layanan penelitian, evaluasi layanan pengabdian kepada masyarakat, serta evaluasi kepuasan kerja.</w:t>
        </w:r>
      </w:ins>
      <w:ins w:id="453" w:author="Irfan Tri Raharjo, SE" w:date="2024-12-24T14:30:00Z">
        <w:r>
          <w:rPr>
            <w:rFonts w:ascii="Arial" w:eastAsia="Arial" w:hAnsi="Arial" w:cs="Arial"/>
            <w:color w:val="5B9BD5" w:themeColor="accent1"/>
            <w:sz w:val="24"/>
            <w:szCs w:val="24"/>
          </w:rPr>
          <w:t xml:space="preserve"> </w:t>
        </w:r>
      </w:ins>
      <w:ins w:id="454" w:author="Irfan Tri Raharjo, SE" w:date="2024-12-24T14:33:00Z">
        <w:r>
          <w:rPr>
            <w:rFonts w:ascii="Arial" w:eastAsia="Arial" w:hAnsi="Arial" w:cs="Arial"/>
            <w:color w:val="5B9BD5" w:themeColor="accent1"/>
            <w:sz w:val="24"/>
            <w:szCs w:val="24"/>
          </w:rPr>
          <w:t>Survei</w:t>
        </w:r>
      </w:ins>
      <w:ins w:id="455" w:author="Irfan Tri Raharjo, SE" w:date="2024-12-24T14:34:00Z">
        <w:r>
          <w:rPr>
            <w:rFonts w:ascii="Arial" w:eastAsia="Arial" w:hAnsi="Arial" w:cs="Arial"/>
            <w:color w:val="5B9BD5" w:themeColor="accent1"/>
            <w:sz w:val="24"/>
            <w:szCs w:val="24"/>
          </w:rPr>
          <w:t xml:space="preserve"> layanan penelitian dan pengabdian kepada masyarakat terdiri dari 16 pertanyaan te</w:t>
        </w:r>
        <w:r w:rsidR="00061395">
          <w:rPr>
            <w:rFonts w:ascii="Arial" w:eastAsia="Arial" w:hAnsi="Arial" w:cs="Arial"/>
            <w:color w:val="5B9BD5" w:themeColor="accent1"/>
            <w:sz w:val="24"/>
            <w:szCs w:val="24"/>
          </w:rPr>
          <w:t xml:space="preserve">rtutup dengan pilihan skala 1-5, </w:t>
        </w:r>
      </w:ins>
      <w:ins w:id="456" w:author="Irfan Tri Raharjo, SE" w:date="2024-12-24T14:35:00Z">
        <w:r w:rsidR="00061395">
          <w:rPr>
            <w:rFonts w:ascii="Arial" w:eastAsia="Arial" w:hAnsi="Arial" w:cs="Arial"/>
            <w:color w:val="5B9BD5" w:themeColor="accent1"/>
            <w:sz w:val="24"/>
            <w:szCs w:val="24"/>
          </w:rPr>
          <w:t xml:space="preserve">yang </w:t>
        </w:r>
      </w:ins>
      <w:ins w:id="457" w:author="Irfan Tri Raharjo, SE" w:date="2024-12-24T14:38:00Z">
        <w:r w:rsidR="00061395">
          <w:rPr>
            <w:rFonts w:ascii="Arial" w:eastAsia="Arial" w:hAnsi="Arial" w:cs="Arial"/>
            <w:color w:val="5B9BD5" w:themeColor="accent1"/>
            <w:sz w:val="24"/>
            <w:szCs w:val="24"/>
          </w:rPr>
          <w:t>digunakan untuk mengukur sikap, pendapat dan persepsi dosen terhadap ob</w:t>
        </w:r>
      </w:ins>
      <w:ins w:id="458" w:author="Irfan Tri Raharjo, SE" w:date="2024-12-24T14:39:00Z">
        <w:r w:rsidR="00061395">
          <w:rPr>
            <w:rFonts w:ascii="Arial" w:eastAsia="Arial" w:hAnsi="Arial" w:cs="Arial"/>
            <w:color w:val="5B9BD5" w:themeColor="accent1"/>
            <w:sz w:val="24"/>
            <w:szCs w:val="24"/>
          </w:rPr>
          <w:t>jek layanan. Penggunaan skala ini memungkinkan memberikan gambaran pemahaman tentang bagaimana dosen merespon layanan penelitian, pengabdian kepada masyarakat serta ke</w:t>
        </w:r>
      </w:ins>
      <w:ins w:id="459" w:author="Irfan Tri Raharjo, SE" w:date="2024-12-24T14:40:00Z">
        <w:r w:rsidR="00061395">
          <w:rPr>
            <w:rFonts w:ascii="Arial" w:eastAsia="Arial" w:hAnsi="Arial" w:cs="Arial"/>
            <w:color w:val="5B9BD5" w:themeColor="accent1"/>
            <w:sz w:val="24"/>
            <w:szCs w:val="24"/>
          </w:rPr>
          <w:t>pegawaian.</w:t>
        </w:r>
      </w:ins>
      <w:ins w:id="460" w:author="Irfan Tri Raharjo, SE" w:date="2024-12-24T14:41:00Z">
        <w:r w:rsidR="00061395">
          <w:rPr>
            <w:rFonts w:ascii="Arial" w:eastAsia="Arial" w:hAnsi="Arial" w:cs="Arial"/>
            <w:color w:val="5B9BD5" w:themeColor="accent1"/>
            <w:sz w:val="24"/>
            <w:szCs w:val="24"/>
          </w:rPr>
          <w:t xml:space="preserve"> Contoh kuesioner dapat dilihat pada gambar berikut:</w:t>
        </w:r>
      </w:ins>
    </w:p>
    <w:p w:rsidR="000730BA" w:rsidRDefault="000730BA">
      <w:pPr>
        <w:pStyle w:val="ListParagraph"/>
        <w:spacing w:before="41" w:line="276" w:lineRule="auto"/>
        <w:ind w:left="2016" w:right="67"/>
        <w:jc w:val="both"/>
        <w:rPr>
          <w:ins w:id="461" w:author="Irfan Tri Raharjo, SE" w:date="2024-12-24T14:41:00Z"/>
          <w:rFonts w:ascii="Arial" w:eastAsia="Arial" w:hAnsi="Arial" w:cs="Arial"/>
          <w:color w:val="5B9BD5" w:themeColor="accent1"/>
          <w:sz w:val="24"/>
          <w:szCs w:val="24"/>
        </w:rPr>
        <w:pPrChange w:id="462" w:author="Irfan Tri Raharjo, SE" w:date="2024-12-24T14:22:00Z">
          <w:pPr>
            <w:spacing w:before="41" w:line="276" w:lineRule="auto"/>
            <w:ind w:left="576" w:right="67"/>
            <w:jc w:val="both"/>
          </w:pPr>
        </w:pPrChange>
      </w:pPr>
      <w:ins w:id="463" w:author="Irfan Tri Raharjo, SE" w:date="2024-12-24T14:22:00Z">
        <w:r>
          <w:rPr>
            <w:noProof/>
          </w:rPr>
          <w:lastRenderedPageBreak/>
          <w:drawing>
            <wp:inline distT="0" distB="0" distL="0" distR="0" wp14:anchorId="3A4B9EA7" wp14:editId="391D08D2">
              <wp:extent cx="4619501" cy="2145546"/>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632095" cy="2151395"/>
                      </a:xfrm>
                      <a:prstGeom prst="rect">
                        <a:avLst/>
                      </a:prstGeom>
                    </pic:spPr>
                  </pic:pic>
                </a:graphicData>
              </a:graphic>
            </wp:inline>
          </w:drawing>
        </w:r>
      </w:ins>
    </w:p>
    <w:p w:rsidR="00061395" w:rsidRDefault="00061395">
      <w:pPr>
        <w:pStyle w:val="ListParagraph"/>
        <w:spacing w:before="41" w:line="276" w:lineRule="auto"/>
        <w:ind w:left="2016" w:right="67"/>
        <w:jc w:val="both"/>
        <w:rPr>
          <w:ins w:id="464" w:author="Irfan Tri Raharjo, SE" w:date="2024-12-24T14:41:00Z"/>
          <w:rFonts w:ascii="Arial" w:eastAsia="Arial" w:hAnsi="Arial" w:cs="Arial"/>
          <w:color w:val="5B9BD5" w:themeColor="accent1"/>
          <w:sz w:val="24"/>
          <w:szCs w:val="24"/>
        </w:rPr>
        <w:pPrChange w:id="465" w:author="Irfan Tri Raharjo, SE" w:date="2024-12-24T14:22:00Z">
          <w:pPr>
            <w:spacing w:before="41" w:line="276" w:lineRule="auto"/>
            <w:ind w:left="576" w:right="67"/>
            <w:jc w:val="both"/>
          </w:pPr>
        </w:pPrChange>
      </w:pPr>
      <w:ins w:id="466" w:author="Irfan Tri Raharjo, SE" w:date="2024-12-24T14:41:00Z">
        <w:r w:rsidRPr="00061395">
          <w:rPr>
            <w:rFonts w:ascii="Arial" w:eastAsia="Arial" w:hAnsi="Arial" w:cs="Arial"/>
            <w:color w:val="5B9BD5" w:themeColor="accent1"/>
            <w:sz w:val="24"/>
            <w:szCs w:val="24"/>
            <w:highlight w:val="yellow"/>
            <w:rPrChange w:id="467" w:author="Irfan Tri Raharjo, SE" w:date="2024-12-24T14:41:00Z">
              <w:rPr>
                <w:rFonts w:ascii="Arial" w:eastAsia="Arial" w:hAnsi="Arial" w:cs="Arial"/>
                <w:color w:val="5B9BD5" w:themeColor="accent1"/>
                <w:sz w:val="24"/>
                <w:szCs w:val="24"/>
              </w:rPr>
            </w:rPrChange>
          </w:rPr>
          <w:t>Gambar x</w:t>
        </w:r>
      </w:ins>
    </w:p>
    <w:p w:rsidR="00061395" w:rsidRDefault="00061395">
      <w:pPr>
        <w:pStyle w:val="ListParagraph"/>
        <w:spacing w:before="41" w:line="276" w:lineRule="auto"/>
        <w:ind w:left="2016" w:right="67"/>
        <w:jc w:val="both"/>
        <w:rPr>
          <w:ins w:id="468" w:author="Irfan Tri Raharjo, SE" w:date="2024-12-24T13:23:00Z"/>
          <w:rFonts w:ascii="Arial" w:eastAsia="Arial" w:hAnsi="Arial" w:cs="Arial"/>
          <w:color w:val="5B9BD5" w:themeColor="accent1"/>
          <w:sz w:val="24"/>
          <w:szCs w:val="24"/>
        </w:rPr>
        <w:pPrChange w:id="469" w:author="Irfan Tri Raharjo, SE" w:date="2024-12-24T14:22:00Z">
          <w:pPr>
            <w:spacing w:before="41" w:line="276" w:lineRule="auto"/>
            <w:ind w:left="576" w:right="67"/>
            <w:jc w:val="both"/>
          </w:pPr>
        </w:pPrChange>
      </w:pPr>
    </w:p>
    <w:p w:rsidR="0086495B" w:rsidRDefault="0086495B">
      <w:pPr>
        <w:pStyle w:val="ListParagraph"/>
        <w:numPr>
          <w:ilvl w:val="0"/>
          <w:numId w:val="37"/>
        </w:numPr>
        <w:spacing w:before="41" w:line="276" w:lineRule="auto"/>
        <w:ind w:right="67"/>
        <w:jc w:val="both"/>
        <w:rPr>
          <w:ins w:id="470" w:author="Irfan Tri Raharjo, SE" w:date="2024-12-24T14:41:00Z"/>
          <w:rFonts w:ascii="Arial" w:eastAsia="Arial" w:hAnsi="Arial" w:cs="Arial"/>
          <w:color w:val="5B9BD5" w:themeColor="accent1"/>
          <w:sz w:val="24"/>
          <w:szCs w:val="24"/>
        </w:rPr>
        <w:pPrChange w:id="471" w:author="Irfan Tri Raharjo, SE" w:date="2024-12-24T13:22:00Z">
          <w:pPr>
            <w:spacing w:before="41" w:line="276" w:lineRule="auto"/>
            <w:ind w:left="576" w:right="67"/>
            <w:jc w:val="both"/>
          </w:pPr>
        </w:pPrChange>
      </w:pPr>
      <w:ins w:id="472" w:author="Irfan Tri Raharjo, SE" w:date="2024-12-24T13:23:00Z">
        <w:r>
          <w:rPr>
            <w:rFonts w:ascii="Arial" w:eastAsia="Arial" w:hAnsi="Arial" w:cs="Arial"/>
            <w:color w:val="5B9BD5" w:themeColor="accent1"/>
            <w:sz w:val="24"/>
            <w:szCs w:val="24"/>
          </w:rPr>
          <w:t>Pengukuran Tingkat Kepuasan Tenaga Kependidikan</w:t>
        </w:r>
      </w:ins>
    </w:p>
    <w:p w:rsidR="004C5226" w:rsidRDefault="00070A82" w:rsidP="004C5226">
      <w:pPr>
        <w:pStyle w:val="ListParagraph"/>
        <w:spacing w:before="41" w:line="276" w:lineRule="auto"/>
        <w:ind w:left="2016" w:right="67"/>
        <w:rPr>
          <w:ins w:id="473" w:author="Irfan Tri Raharjo, SE" w:date="2024-12-24T15:02:00Z"/>
          <w:rFonts w:ascii="Arial" w:eastAsia="Arial" w:hAnsi="Arial" w:cs="Arial"/>
          <w:color w:val="5B9BD5" w:themeColor="accent1"/>
          <w:sz w:val="24"/>
          <w:szCs w:val="24"/>
        </w:rPr>
      </w:pPr>
      <w:ins w:id="474" w:author="Irfan Tri Raharjo, SE" w:date="2024-12-24T14:47:00Z">
        <w:r>
          <w:rPr>
            <w:rFonts w:ascii="Arial" w:eastAsia="Arial" w:hAnsi="Arial" w:cs="Arial"/>
            <w:color w:val="5B9BD5" w:themeColor="accent1"/>
            <w:sz w:val="24"/>
            <w:szCs w:val="24"/>
          </w:rPr>
          <w:t xml:space="preserve">Survei ini dilakukan secara berkala satu kali dalam setahun. </w:t>
        </w:r>
      </w:ins>
      <w:ins w:id="475" w:author="Irfan Tri Raharjo, SE" w:date="2024-12-24T14:50:00Z">
        <w:r>
          <w:rPr>
            <w:rFonts w:ascii="Arial" w:eastAsia="Arial" w:hAnsi="Arial" w:cs="Arial"/>
            <w:color w:val="5B9BD5" w:themeColor="accent1"/>
            <w:sz w:val="24"/>
            <w:szCs w:val="24"/>
          </w:rPr>
          <w:t>Secara umum survei dibagi menjadi dua bagian. Bagian pertama berisi data diri tenaga kependidikan dengan syarat</w:t>
        </w:r>
      </w:ins>
      <w:ins w:id="476" w:author="Irfan Tri Raharjo, SE" w:date="2024-12-24T14:51:00Z">
        <w:r>
          <w:rPr>
            <w:rFonts w:ascii="Arial" w:eastAsia="Arial" w:hAnsi="Arial" w:cs="Arial"/>
            <w:color w:val="5B9BD5" w:themeColor="accent1"/>
            <w:sz w:val="24"/>
            <w:szCs w:val="24"/>
          </w:rPr>
          <w:t xml:space="preserve"> telah menjadi karyawan tetap atau memiliki masa kerja sekurangnya 1 tahun. </w:t>
        </w:r>
      </w:ins>
      <w:ins w:id="477" w:author="Irfan Tri Raharjo, SE" w:date="2024-12-24T14:52:00Z">
        <w:r>
          <w:rPr>
            <w:rFonts w:ascii="Arial" w:eastAsia="Arial" w:hAnsi="Arial" w:cs="Arial"/>
            <w:color w:val="5B9BD5" w:themeColor="accent1"/>
            <w:sz w:val="24"/>
            <w:szCs w:val="24"/>
          </w:rPr>
          <w:t xml:space="preserve">Bagian kedua berisi </w:t>
        </w:r>
      </w:ins>
      <w:ins w:id="478" w:author="Irfan Tri Raharjo, SE" w:date="2024-12-24T14:53:00Z">
        <w:r>
          <w:rPr>
            <w:rFonts w:ascii="Arial" w:eastAsia="Arial" w:hAnsi="Arial" w:cs="Arial"/>
            <w:color w:val="5B9BD5" w:themeColor="accent1"/>
            <w:sz w:val="24"/>
            <w:szCs w:val="24"/>
          </w:rPr>
          <w:t xml:space="preserve">24 butir </w:t>
        </w:r>
      </w:ins>
      <w:ins w:id="479" w:author="Irfan Tri Raharjo, SE" w:date="2024-12-24T14:52:00Z">
        <w:r>
          <w:rPr>
            <w:rFonts w:ascii="Arial" w:eastAsia="Arial" w:hAnsi="Arial" w:cs="Arial"/>
            <w:color w:val="5B9BD5" w:themeColor="accent1"/>
            <w:sz w:val="24"/>
            <w:szCs w:val="24"/>
          </w:rPr>
          <w:t>pertanyaan tertutup</w:t>
        </w:r>
      </w:ins>
      <w:ins w:id="480" w:author="Irfan Tri Raharjo, SE" w:date="2024-12-24T14:53:00Z">
        <w:r>
          <w:rPr>
            <w:rFonts w:ascii="Arial" w:eastAsia="Arial" w:hAnsi="Arial" w:cs="Arial"/>
            <w:color w:val="5B9BD5" w:themeColor="accent1"/>
            <w:sz w:val="24"/>
            <w:szCs w:val="24"/>
          </w:rPr>
          <w:t xml:space="preserve"> dengan pilihan skala 1-5, yang digunakan untuk mengukur sikap, pendapat dan persepsi </w:t>
        </w:r>
      </w:ins>
      <w:ins w:id="481" w:author="Irfan Tri Raharjo, SE" w:date="2024-12-24T14:54:00Z">
        <w:r>
          <w:rPr>
            <w:rFonts w:ascii="Arial" w:eastAsia="Arial" w:hAnsi="Arial" w:cs="Arial"/>
            <w:color w:val="5B9BD5" w:themeColor="accent1"/>
            <w:sz w:val="24"/>
            <w:szCs w:val="24"/>
          </w:rPr>
          <w:t>tendik</w:t>
        </w:r>
      </w:ins>
      <w:ins w:id="482" w:author="Irfan Tri Raharjo, SE" w:date="2024-12-24T14:53:00Z">
        <w:r>
          <w:rPr>
            <w:rFonts w:ascii="Arial" w:eastAsia="Arial" w:hAnsi="Arial" w:cs="Arial"/>
            <w:color w:val="5B9BD5" w:themeColor="accent1"/>
            <w:sz w:val="24"/>
            <w:szCs w:val="24"/>
          </w:rPr>
          <w:t xml:space="preserve"> terhadap objek layanan</w:t>
        </w:r>
      </w:ins>
      <w:ins w:id="483" w:author="Irfan Tri Raharjo, SE" w:date="2024-12-24T14:54:00Z">
        <w:r>
          <w:rPr>
            <w:rFonts w:ascii="Arial" w:eastAsia="Arial" w:hAnsi="Arial" w:cs="Arial"/>
            <w:color w:val="5B9BD5" w:themeColor="accent1"/>
            <w:sz w:val="24"/>
            <w:szCs w:val="24"/>
          </w:rPr>
          <w:t xml:space="preserve"> kepegawaian yang meliputi</w:t>
        </w:r>
      </w:ins>
      <w:ins w:id="484" w:author="Irfan Tri Raharjo, SE" w:date="2024-12-24T14:55:00Z">
        <w:r>
          <w:rPr>
            <w:rFonts w:ascii="Arial" w:eastAsia="Arial" w:hAnsi="Arial" w:cs="Arial"/>
            <w:color w:val="5B9BD5" w:themeColor="accent1"/>
            <w:sz w:val="24"/>
            <w:szCs w:val="24"/>
          </w:rPr>
          <w:t xml:space="preserve"> penilaian terhadap kompetensi pimpinan, kesempatan pelatihan, gaji</w:t>
        </w:r>
        <w:r w:rsidR="004C5226">
          <w:rPr>
            <w:rFonts w:ascii="Arial" w:eastAsia="Arial" w:hAnsi="Arial" w:cs="Arial"/>
            <w:color w:val="5B9BD5" w:themeColor="accent1"/>
            <w:sz w:val="24"/>
            <w:szCs w:val="24"/>
          </w:rPr>
          <w:t xml:space="preserve">, beban kerja, hingga </w:t>
        </w:r>
      </w:ins>
      <w:ins w:id="485" w:author="Irfan Tri Raharjo, SE" w:date="2024-12-24T14:56:00Z">
        <w:r w:rsidR="004C5226">
          <w:rPr>
            <w:rFonts w:ascii="Arial" w:eastAsia="Arial" w:hAnsi="Arial" w:cs="Arial"/>
            <w:color w:val="5B9BD5" w:themeColor="accent1"/>
            <w:sz w:val="24"/>
            <w:szCs w:val="24"/>
          </w:rPr>
          <w:t xml:space="preserve">kondisi ruang kerja. </w:t>
        </w:r>
      </w:ins>
      <w:ins w:id="486" w:author="Irfan Tri Raharjo, SE" w:date="2024-12-24T15:02:00Z">
        <w:r w:rsidR="004C5226">
          <w:rPr>
            <w:rFonts w:ascii="Arial" w:eastAsia="Arial" w:hAnsi="Arial" w:cs="Arial"/>
            <w:color w:val="5B9BD5" w:themeColor="accent1"/>
            <w:sz w:val="24"/>
            <w:szCs w:val="24"/>
          </w:rPr>
          <w:t>Contoh kuesioner dapat dilihat pada gambar berikut:</w:t>
        </w:r>
      </w:ins>
    </w:p>
    <w:p w:rsidR="00070A82" w:rsidRDefault="00CC11C3">
      <w:pPr>
        <w:pStyle w:val="ListParagraph"/>
        <w:spacing w:before="41" w:line="276" w:lineRule="auto"/>
        <w:ind w:left="2016" w:right="67"/>
        <w:jc w:val="both"/>
        <w:rPr>
          <w:ins w:id="487" w:author="Irfan Tri Raharjo, SE" w:date="2024-12-24T15:07:00Z"/>
          <w:rFonts w:ascii="Arial" w:eastAsia="Arial" w:hAnsi="Arial" w:cs="Arial"/>
          <w:color w:val="5B9BD5" w:themeColor="accent1"/>
          <w:sz w:val="24"/>
          <w:szCs w:val="24"/>
        </w:rPr>
        <w:pPrChange w:id="488" w:author="Irfan Tri Raharjo, SE" w:date="2024-12-24T14:47:00Z">
          <w:pPr>
            <w:spacing w:before="41" w:line="276" w:lineRule="auto"/>
            <w:ind w:left="576" w:right="67"/>
            <w:jc w:val="both"/>
          </w:pPr>
        </w:pPrChange>
      </w:pPr>
      <w:ins w:id="489" w:author="Irfan Tri Raharjo, SE" w:date="2024-12-24T15:07:00Z">
        <w:r>
          <w:rPr>
            <w:noProof/>
          </w:rPr>
          <w:drawing>
            <wp:inline distT="0" distB="0" distL="0" distR="0" wp14:anchorId="5D71D154" wp14:editId="142BF11D">
              <wp:extent cx="4553981" cy="3004457"/>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560590" cy="3008817"/>
                      </a:xfrm>
                      <a:prstGeom prst="rect">
                        <a:avLst/>
                      </a:prstGeom>
                    </pic:spPr>
                  </pic:pic>
                </a:graphicData>
              </a:graphic>
            </wp:inline>
          </w:drawing>
        </w:r>
      </w:ins>
    </w:p>
    <w:p w:rsidR="00994C27" w:rsidRDefault="00994C27">
      <w:pPr>
        <w:pStyle w:val="ListParagraph"/>
        <w:spacing w:before="41" w:line="276" w:lineRule="auto"/>
        <w:ind w:left="2016" w:right="67"/>
        <w:jc w:val="both"/>
        <w:rPr>
          <w:ins w:id="490" w:author="Irfan Tri Raharjo, SE" w:date="2024-12-24T14:56:00Z"/>
          <w:rFonts w:ascii="Arial" w:eastAsia="Arial" w:hAnsi="Arial" w:cs="Arial"/>
          <w:color w:val="5B9BD5" w:themeColor="accent1"/>
          <w:sz w:val="24"/>
          <w:szCs w:val="24"/>
        </w:rPr>
        <w:pPrChange w:id="491" w:author="Irfan Tri Raharjo, SE" w:date="2024-12-24T14:47:00Z">
          <w:pPr>
            <w:spacing w:before="41" w:line="276" w:lineRule="auto"/>
            <w:ind w:left="576" w:right="67"/>
            <w:jc w:val="both"/>
          </w:pPr>
        </w:pPrChange>
      </w:pPr>
      <w:ins w:id="492" w:author="Irfan Tri Raharjo, SE" w:date="2024-12-24T15:08:00Z">
        <w:r w:rsidRPr="00994C27">
          <w:rPr>
            <w:rFonts w:ascii="Arial" w:eastAsia="Arial" w:hAnsi="Arial" w:cs="Arial"/>
            <w:color w:val="5B9BD5" w:themeColor="accent1"/>
            <w:sz w:val="24"/>
            <w:szCs w:val="24"/>
            <w:highlight w:val="yellow"/>
            <w:rPrChange w:id="493" w:author="Irfan Tri Raharjo, SE" w:date="2024-12-24T15:08:00Z">
              <w:rPr>
                <w:rFonts w:ascii="Arial" w:eastAsia="Arial" w:hAnsi="Arial" w:cs="Arial"/>
                <w:color w:val="5B9BD5" w:themeColor="accent1"/>
                <w:sz w:val="24"/>
                <w:szCs w:val="24"/>
              </w:rPr>
            </w:rPrChange>
          </w:rPr>
          <w:t>Gambar x</w:t>
        </w:r>
      </w:ins>
    </w:p>
    <w:p w:rsidR="004C5226" w:rsidRDefault="004C5226">
      <w:pPr>
        <w:pStyle w:val="ListParagraph"/>
        <w:spacing w:before="41" w:line="276" w:lineRule="auto"/>
        <w:ind w:left="2016" w:right="67"/>
        <w:jc w:val="both"/>
        <w:rPr>
          <w:ins w:id="494" w:author="Irfan Tri Raharjo, SE" w:date="2024-12-24T14:47:00Z"/>
          <w:rFonts w:ascii="Arial" w:eastAsia="Arial" w:hAnsi="Arial" w:cs="Arial"/>
          <w:color w:val="5B9BD5" w:themeColor="accent1"/>
          <w:sz w:val="24"/>
          <w:szCs w:val="24"/>
        </w:rPr>
        <w:pPrChange w:id="495" w:author="Irfan Tri Raharjo, SE" w:date="2024-12-24T14:47:00Z">
          <w:pPr>
            <w:spacing w:before="41" w:line="276" w:lineRule="auto"/>
            <w:ind w:left="576" w:right="67"/>
            <w:jc w:val="both"/>
          </w:pPr>
        </w:pPrChange>
      </w:pPr>
    </w:p>
    <w:p w:rsidR="0086495B" w:rsidRDefault="0086495B">
      <w:pPr>
        <w:pStyle w:val="ListParagraph"/>
        <w:numPr>
          <w:ilvl w:val="0"/>
          <w:numId w:val="37"/>
        </w:numPr>
        <w:spacing w:before="41" w:line="276" w:lineRule="auto"/>
        <w:ind w:right="67"/>
        <w:jc w:val="both"/>
        <w:rPr>
          <w:ins w:id="496" w:author="Irfan Tri Raharjo, SE" w:date="2024-12-24T14:42:00Z"/>
          <w:rFonts w:ascii="Arial" w:eastAsia="Arial" w:hAnsi="Arial" w:cs="Arial"/>
          <w:color w:val="5B9BD5" w:themeColor="accent1"/>
          <w:sz w:val="24"/>
          <w:szCs w:val="24"/>
        </w:rPr>
        <w:pPrChange w:id="497" w:author="Irfan Tri Raharjo, SE" w:date="2024-12-24T13:22:00Z">
          <w:pPr>
            <w:spacing w:before="41" w:line="276" w:lineRule="auto"/>
            <w:ind w:left="576" w:right="67"/>
            <w:jc w:val="both"/>
          </w:pPr>
        </w:pPrChange>
      </w:pPr>
      <w:ins w:id="498" w:author="Irfan Tri Raharjo, SE" w:date="2024-12-24T13:23:00Z">
        <w:r>
          <w:rPr>
            <w:rFonts w:ascii="Arial" w:eastAsia="Arial" w:hAnsi="Arial" w:cs="Arial"/>
            <w:color w:val="5B9BD5" w:themeColor="accent1"/>
            <w:sz w:val="24"/>
            <w:szCs w:val="24"/>
          </w:rPr>
          <w:t xml:space="preserve">Pengukuran </w:t>
        </w:r>
      </w:ins>
      <w:ins w:id="499" w:author="Irfan Tri Raharjo, SE" w:date="2024-12-24T13:25:00Z">
        <w:r>
          <w:rPr>
            <w:rFonts w:ascii="Arial" w:eastAsia="Arial" w:hAnsi="Arial" w:cs="Arial"/>
            <w:color w:val="5B9BD5" w:themeColor="accent1"/>
            <w:sz w:val="24"/>
            <w:szCs w:val="24"/>
          </w:rPr>
          <w:t>Tingkat Kepuasan Mitra Tridharma</w:t>
        </w:r>
      </w:ins>
    </w:p>
    <w:p w:rsidR="00061395" w:rsidRDefault="00061395">
      <w:pPr>
        <w:pStyle w:val="ListParagraph"/>
        <w:spacing w:before="41" w:line="276" w:lineRule="auto"/>
        <w:ind w:left="2016" w:right="67"/>
        <w:jc w:val="both"/>
        <w:rPr>
          <w:ins w:id="500" w:author="Irfan Tri Raharjo, SE" w:date="2024-12-24T15:09:00Z"/>
          <w:rFonts w:ascii="Arial" w:eastAsia="Arial" w:hAnsi="Arial" w:cs="Arial"/>
          <w:color w:val="5B9BD5" w:themeColor="accent1"/>
          <w:sz w:val="24"/>
          <w:szCs w:val="24"/>
        </w:rPr>
        <w:pPrChange w:id="501" w:author="Irfan Tri Raharjo, SE" w:date="2024-12-24T14:42:00Z">
          <w:pPr>
            <w:spacing w:before="41" w:line="276" w:lineRule="auto"/>
            <w:ind w:left="576" w:right="67"/>
            <w:jc w:val="both"/>
          </w:pPr>
        </w:pPrChange>
      </w:pPr>
    </w:p>
    <w:p w:rsidR="00994C27" w:rsidRDefault="00994C27" w:rsidP="00994C27">
      <w:pPr>
        <w:pStyle w:val="ListParagraph"/>
        <w:spacing w:before="41" w:line="276" w:lineRule="auto"/>
        <w:ind w:left="2016" w:right="67"/>
        <w:rPr>
          <w:ins w:id="502" w:author="Irfan Tri Raharjo, SE" w:date="2024-12-24T15:09:00Z"/>
          <w:rFonts w:ascii="Arial" w:eastAsia="Arial" w:hAnsi="Arial" w:cs="Arial"/>
          <w:color w:val="5B9BD5" w:themeColor="accent1"/>
          <w:sz w:val="24"/>
          <w:szCs w:val="24"/>
        </w:rPr>
      </w:pPr>
    </w:p>
    <w:p w:rsidR="00994C27" w:rsidRDefault="00994C27" w:rsidP="00994C27">
      <w:pPr>
        <w:pStyle w:val="ListParagraph"/>
        <w:spacing w:before="41" w:line="276" w:lineRule="auto"/>
        <w:ind w:left="2016" w:right="67"/>
        <w:rPr>
          <w:ins w:id="503" w:author="Irfan Tri Raharjo, SE" w:date="2024-12-24T15:09:00Z"/>
          <w:rFonts w:ascii="Arial" w:eastAsia="Arial" w:hAnsi="Arial" w:cs="Arial"/>
          <w:color w:val="5B9BD5" w:themeColor="accent1"/>
          <w:sz w:val="24"/>
          <w:szCs w:val="24"/>
        </w:rPr>
      </w:pPr>
    </w:p>
    <w:p w:rsidR="00994C27" w:rsidRDefault="00994C27" w:rsidP="00994C27">
      <w:pPr>
        <w:pStyle w:val="ListParagraph"/>
        <w:spacing w:before="41" w:line="276" w:lineRule="auto"/>
        <w:ind w:left="2016" w:right="67"/>
        <w:rPr>
          <w:ins w:id="504" w:author="Irfan Tri Raharjo, SE" w:date="2024-12-24T15:09:00Z"/>
          <w:rFonts w:ascii="Arial" w:eastAsia="Arial" w:hAnsi="Arial" w:cs="Arial"/>
          <w:color w:val="5B9BD5" w:themeColor="accent1"/>
          <w:sz w:val="24"/>
          <w:szCs w:val="24"/>
        </w:rPr>
      </w:pPr>
    </w:p>
    <w:p w:rsidR="00994C27" w:rsidRDefault="00994C27" w:rsidP="00994C27">
      <w:pPr>
        <w:pStyle w:val="ListParagraph"/>
        <w:spacing w:before="41" w:line="276" w:lineRule="auto"/>
        <w:ind w:left="2016" w:right="67"/>
        <w:rPr>
          <w:ins w:id="505" w:author="Irfan Tri Raharjo, SE" w:date="2024-12-24T15:09:00Z"/>
          <w:rFonts w:ascii="Arial" w:eastAsia="Arial" w:hAnsi="Arial" w:cs="Arial"/>
          <w:color w:val="5B9BD5" w:themeColor="accent1"/>
          <w:sz w:val="24"/>
          <w:szCs w:val="24"/>
        </w:rPr>
      </w:pPr>
    </w:p>
    <w:p w:rsidR="00994C27" w:rsidRDefault="00994C27" w:rsidP="00994C27">
      <w:pPr>
        <w:pStyle w:val="ListParagraph"/>
        <w:spacing w:before="41" w:line="276" w:lineRule="auto"/>
        <w:ind w:left="2016" w:right="67"/>
        <w:rPr>
          <w:ins w:id="506" w:author="Irfan Tri Raharjo, SE" w:date="2024-12-24T15:09:00Z"/>
          <w:rFonts w:ascii="Arial" w:eastAsia="Arial" w:hAnsi="Arial" w:cs="Arial"/>
          <w:color w:val="5B9BD5" w:themeColor="accent1"/>
          <w:sz w:val="24"/>
          <w:szCs w:val="24"/>
        </w:rPr>
      </w:pPr>
      <w:ins w:id="507" w:author="Irfan Tri Raharjo, SE" w:date="2024-12-24T15:09:00Z">
        <w:r>
          <w:rPr>
            <w:rFonts w:ascii="Arial" w:eastAsia="Arial" w:hAnsi="Arial" w:cs="Arial"/>
            <w:color w:val="5B9BD5" w:themeColor="accent1"/>
            <w:sz w:val="24"/>
            <w:szCs w:val="24"/>
          </w:rPr>
          <w:lastRenderedPageBreak/>
          <w:t>Contoh kuesioner dapat dilihat pada gambar berikut:</w:t>
        </w:r>
      </w:ins>
    </w:p>
    <w:p w:rsidR="00994C27" w:rsidRDefault="00994C27">
      <w:pPr>
        <w:pStyle w:val="ListParagraph"/>
        <w:spacing w:before="41" w:line="276" w:lineRule="auto"/>
        <w:ind w:left="2016" w:right="67"/>
        <w:jc w:val="center"/>
        <w:rPr>
          <w:ins w:id="508" w:author="Irfan Tri Raharjo, SE" w:date="2024-12-24T13:25:00Z"/>
          <w:rFonts w:ascii="Arial" w:eastAsia="Arial" w:hAnsi="Arial" w:cs="Arial"/>
          <w:color w:val="5B9BD5" w:themeColor="accent1"/>
          <w:sz w:val="24"/>
          <w:szCs w:val="24"/>
        </w:rPr>
        <w:pPrChange w:id="509" w:author="Irfan Tri Raharjo, SE" w:date="2024-12-24T15:09:00Z">
          <w:pPr>
            <w:spacing w:before="41" w:line="276" w:lineRule="auto"/>
            <w:ind w:left="576" w:right="67"/>
            <w:jc w:val="both"/>
          </w:pPr>
        </w:pPrChange>
      </w:pPr>
      <w:ins w:id="510" w:author="Irfan Tri Raharjo, SE" w:date="2024-12-24T15:08:00Z">
        <w:r>
          <w:rPr>
            <w:noProof/>
          </w:rPr>
          <w:drawing>
            <wp:inline distT="0" distB="0" distL="0" distR="0" wp14:anchorId="24FC2EE0" wp14:editId="0746FA99">
              <wp:extent cx="4160261" cy="39901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166223" cy="3995828"/>
                      </a:xfrm>
                      <a:prstGeom prst="rect">
                        <a:avLst/>
                      </a:prstGeom>
                    </pic:spPr>
                  </pic:pic>
                </a:graphicData>
              </a:graphic>
            </wp:inline>
          </w:drawing>
        </w:r>
      </w:ins>
    </w:p>
    <w:p w:rsidR="00061395" w:rsidRPr="00061395" w:rsidRDefault="0086495B" w:rsidP="00061395">
      <w:pPr>
        <w:pStyle w:val="ListParagraph"/>
        <w:numPr>
          <w:ilvl w:val="0"/>
          <w:numId w:val="37"/>
        </w:numPr>
        <w:spacing w:before="41" w:line="276" w:lineRule="auto"/>
        <w:ind w:right="67"/>
        <w:jc w:val="both"/>
        <w:rPr>
          <w:ins w:id="511" w:author="Irfan Tri Raharjo, SE" w:date="2024-12-24T14:43:00Z"/>
          <w:rFonts w:ascii="Arial" w:eastAsia="Arial" w:hAnsi="Arial" w:cs="Arial"/>
          <w:color w:val="5B9BD5" w:themeColor="accent1"/>
          <w:sz w:val="24"/>
          <w:szCs w:val="24"/>
          <w:rPrChange w:id="512" w:author="Irfan Tri Raharjo, SE" w:date="2024-12-24T14:43:00Z">
            <w:rPr>
              <w:ins w:id="513" w:author="Irfan Tri Raharjo, SE" w:date="2024-12-24T14:43:00Z"/>
              <w:rFonts w:eastAsia="Arial"/>
            </w:rPr>
          </w:rPrChange>
        </w:rPr>
      </w:pPr>
      <w:ins w:id="514" w:author="Irfan Tri Raharjo, SE" w:date="2024-12-24T13:25:00Z">
        <w:r>
          <w:rPr>
            <w:rFonts w:ascii="Arial" w:eastAsia="Arial" w:hAnsi="Arial" w:cs="Arial"/>
            <w:color w:val="5B9BD5" w:themeColor="accent1"/>
            <w:sz w:val="24"/>
            <w:szCs w:val="24"/>
          </w:rPr>
          <w:t>Pelacakan Kinerja Lulusan</w:t>
        </w:r>
      </w:ins>
    </w:p>
    <w:p w:rsidR="004C5226" w:rsidRDefault="004C5226">
      <w:pPr>
        <w:pStyle w:val="ListParagraph"/>
        <w:spacing w:before="41" w:line="276" w:lineRule="auto"/>
        <w:ind w:left="2016" w:right="67"/>
        <w:jc w:val="both"/>
        <w:rPr>
          <w:ins w:id="515" w:author="Irfan Tri Raharjo, SE" w:date="2024-12-24T15:02:00Z"/>
          <w:rFonts w:ascii="Arial" w:eastAsia="Arial" w:hAnsi="Arial" w:cs="Arial"/>
          <w:color w:val="5B9BD5" w:themeColor="accent1"/>
          <w:sz w:val="24"/>
          <w:szCs w:val="24"/>
        </w:rPr>
        <w:pPrChange w:id="516" w:author="Irfan Tri Raharjo, SE" w:date="2024-12-24T15:02:00Z">
          <w:pPr>
            <w:pStyle w:val="ListParagraph"/>
            <w:numPr>
              <w:numId w:val="37"/>
            </w:numPr>
            <w:spacing w:before="41" w:line="276" w:lineRule="auto"/>
            <w:ind w:left="2016" w:right="67" w:hanging="360"/>
            <w:jc w:val="both"/>
          </w:pPr>
        </w:pPrChange>
      </w:pPr>
      <w:ins w:id="517" w:author="Irfan Tri Raharjo, SE" w:date="2024-12-24T15:02:00Z">
        <w:r>
          <w:rPr>
            <w:rFonts w:ascii="Arial" w:eastAsia="Arial" w:hAnsi="Arial" w:cs="Arial"/>
            <w:color w:val="5B9BD5" w:themeColor="accent1"/>
            <w:sz w:val="24"/>
            <w:szCs w:val="24"/>
          </w:rPr>
          <w:t>(</w:t>
        </w:r>
        <w:r w:rsidRPr="0058451C">
          <w:rPr>
            <w:rFonts w:ascii="Arial" w:eastAsia="Arial" w:hAnsi="Arial" w:cs="Arial"/>
            <w:color w:val="5B9BD5" w:themeColor="accent1"/>
            <w:sz w:val="24"/>
            <w:szCs w:val="24"/>
            <w:highlight w:val="yellow"/>
            <w:rPrChange w:id="518" w:author="Irfan Tri Raharjo, SE" w:date="2024-12-24T15:27:00Z">
              <w:rPr>
                <w:rFonts w:ascii="Arial" w:eastAsia="Arial" w:hAnsi="Arial" w:cs="Arial"/>
                <w:color w:val="5B9BD5" w:themeColor="accent1"/>
                <w:sz w:val="24"/>
                <w:szCs w:val="24"/>
              </w:rPr>
            </w:rPrChange>
          </w:rPr>
          <w:t>narasi di lembar Mbak Ita</w:t>
        </w:r>
        <w:r>
          <w:rPr>
            <w:rFonts w:ascii="Arial" w:eastAsia="Arial" w:hAnsi="Arial" w:cs="Arial"/>
            <w:color w:val="5B9BD5" w:themeColor="accent1"/>
            <w:sz w:val="24"/>
            <w:szCs w:val="24"/>
          </w:rPr>
          <w:t>)</w:t>
        </w:r>
      </w:ins>
    </w:p>
    <w:p w:rsidR="0086495B" w:rsidRDefault="0086495B">
      <w:pPr>
        <w:pStyle w:val="ListParagraph"/>
        <w:numPr>
          <w:ilvl w:val="0"/>
          <w:numId w:val="37"/>
        </w:numPr>
        <w:spacing w:before="41" w:line="276" w:lineRule="auto"/>
        <w:ind w:right="67"/>
        <w:jc w:val="both"/>
        <w:rPr>
          <w:ins w:id="519" w:author="Irfan Tri Raharjo, SE" w:date="2024-12-24T15:01:00Z"/>
          <w:rFonts w:ascii="Arial" w:eastAsia="Arial" w:hAnsi="Arial" w:cs="Arial"/>
          <w:color w:val="5B9BD5" w:themeColor="accent1"/>
          <w:sz w:val="24"/>
          <w:szCs w:val="24"/>
        </w:rPr>
        <w:pPrChange w:id="520" w:author="Irfan Tri Raharjo, SE" w:date="2024-12-24T13:22:00Z">
          <w:pPr>
            <w:spacing w:before="41" w:line="276" w:lineRule="auto"/>
            <w:ind w:left="576" w:right="67"/>
            <w:jc w:val="both"/>
          </w:pPr>
        </w:pPrChange>
      </w:pPr>
      <w:ins w:id="521" w:author="Irfan Tri Raharjo, SE" w:date="2024-12-24T13:25:00Z">
        <w:r>
          <w:rPr>
            <w:rFonts w:ascii="Arial" w:eastAsia="Arial" w:hAnsi="Arial" w:cs="Arial"/>
            <w:color w:val="5B9BD5" w:themeColor="accent1"/>
            <w:sz w:val="24"/>
            <w:szCs w:val="24"/>
          </w:rPr>
          <w:t>Pengukuran Tingkat Kepuasan Pengguna Lulusan</w:t>
        </w:r>
      </w:ins>
    </w:p>
    <w:p w:rsidR="004C5226" w:rsidRDefault="004C5226">
      <w:pPr>
        <w:pStyle w:val="ListParagraph"/>
        <w:spacing w:before="41" w:line="276" w:lineRule="auto"/>
        <w:ind w:left="2016" w:right="67"/>
        <w:jc w:val="both"/>
        <w:rPr>
          <w:ins w:id="522" w:author="Irfan Tri Raharjo, SE" w:date="2024-12-24T08:46:00Z"/>
          <w:rFonts w:ascii="Arial" w:eastAsia="Arial" w:hAnsi="Arial" w:cs="Arial"/>
          <w:color w:val="5B9BD5" w:themeColor="accent1"/>
          <w:sz w:val="24"/>
          <w:szCs w:val="24"/>
        </w:rPr>
        <w:pPrChange w:id="523" w:author="Irfan Tri Raharjo, SE" w:date="2024-12-24T15:01:00Z">
          <w:pPr>
            <w:spacing w:before="41" w:line="276" w:lineRule="auto"/>
            <w:ind w:left="576" w:right="67"/>
            <w:jc w:val="both"/>
          </w:pPr>
        </w:pPrChange>
      </w:pPr>
      <w:ins w:id="524" w:author="Irfan Tri Raharjo, SE" w:date="2024-12-24T15:01:00Z">
        <w:r>
          <w:rPr>
            <w:rFonts w:ascii="Arial" w:eastAsia="Arial" w:hAnsi="Arial" w:cs="Arial"/>
            <w:color w:val="5B9BD5" w:themeColor="accent1"/>
            <w:sz w:val="24"/>
            <w:szCs w:val="24"/>
          </w:rPr>
          <w:t>(</w:t>
        </w:r>
        <w:r w:rsidRPr="0058451C">
          <w:rPr>
            <w:rFonts w:ascii="Arial" w:eastAsia="Arial" w:hAnsi="Arial" w:cs="Arial"/>
            <w:color w:val="5B9BD5" w:themeColor="accent1"/>
            <w:sz w:val="24"/>
            <w:szCs w:val="24"/>
            <w:highlight w:val="yellow"/>
            <w:rPrChange w:id="525" w:author="Irfan Tri Raharjo, SE" w:date="2024-12-24T15:27:00Z">
              <w:rPr>
                <w:rFonts w:ascii="Arial" w:eastAsia="Arial" w:hAnsi="Arial" w:cs="Arial"/>
                <w:color w:val="5B9BD5" w:themeColor="accent1"/>
                <w:sz w:val="24"/>
                <w:szCs w:val="24"/>
              </w:rPr>
            </w:rPrChange>
          </w:rPr>
          <w:t xml:space="preserve">narasi </w:t>
        </w:r>
      </w:ins>
      <w:ins w:id="526" w:author="Irfan Tri Raharjo, SE" w:date="2024-12-24T15:02:00Z">
        <w:r w:rsidRPr="0058451C">
          <w:rPr>
            <w:rFonts w:ascii="Arial" w:eastAsia="Arial" w:hAnsi="Arial" w:cs="Arial"/>
            <w:color w:val="5B9BD5" w:themeColor="accent1"/>
            <w:sz w:val="24"/>
            <w:szCs w:val="24"/>
            <w:highlight w:val="yellow"/>
            <w:rPrChange w:id="527" w:author="Irfan Tri Raharjo, SE" w:date="2024-12-24T15:27:00Z">
              <w:rPr>
                <w:rFonts w:ascii="Arial" w:eastAsia="Arial" w:hAnsi="Arial" w:cs="Arial"/>
                <w:color w:val="5B9BD5" w:themeColor="accent1"/>
                <w:sz w:val="24"/>
                <w:szCs w:val="24"/>
              </w:rPr>
            </w:rPrChange>
          </w:rPr>
          <w:t>di lembar Mbak Ita</w:t>
        </w:r>
        <w:r>
          <w:rPr>
            <w:rFonts w:ascii="Arial" w:eastAsia="Arial" w:hAnsi="Arial" w:cs="Arial"/>
            <w:color w:val="5B9BD5" w:themeColor="accent1"/>
            <w:sz w:val="24"/>
            <w:szCs w:val="24"/>
          </w:rPr>
          <w:t>)</w:t>
        </w:r>
      </w:ins>
    </w:p>
    <w:p w:rsidR="00C27460" w:rsidRDefault="00C27460">
      <w:pPr>
        <w:pStyle w:val="ListParagraph"/>
        <w:spacing w:before="41" w:line="276" w:lineRule="auto"/>
        <w:ind w:left="1296" w:right="67"/>
        <w:jc w:val="both"/>
        <w:rPr>
          <w:ins w:id="528" w:author="Irfan Tri Raharjo, SE" w:date="2024-12-24T08:25:00Z"/>
          <w:rFonts w:ascii="Arial" w:eastAsia="Arial" w:hAnsi="Arial" w:cs="Arial"/>
          <w:color w:val="5B9BD5" w:themeColor="accent1"/>
          <w:sz w:val="24"/>
          <w:szCs w:val="24"/>
        </w:rPr>
        <w:pPrChange w:id="529" w:author="Irfan Tri Raharjo, SE" w:date="2024-12-24T08:15:00Z">
          <w:pPr>
            <w:spacing w:before="41" w:line="276" w:lineRule="auto"/>
            <w:ind w:left="576" w:right="67"/>
            <w:jc w:val="both"/>
          </w:pPr>
        </w:pPrChange>
      </w:pPr>
    </w:p>
    <w:p w:rsidR="002A64C1" w:rsidRPr="00884A8D" w:rsidRDefault="00884A8D">
      <w:pPr>
        <w:pStyle w:val="ListParagraph"/>
        <w:spacing w:before="41" w:line="276" w:lineRule="auto"/>
        <w:ind w:left="1296" w:right="67"/>
        <w:jc w:val="both"/>
        <w:rPr>
          <w:ins w:id="530" w:author="Irfan Tri Raharjo, SE" w:date="2024-12-23T14:45:00Z"/>
          <w:rFonts w:ascii="Arial" w:eastAsia="Arial" w:hAnsi="Arial" w:cs="Arial"/>
          <w:color w:val="5B9BD5" w:themeColor="accent1"/>
          <w:sz w:val="24"/>
          <w:szCs w:val="24"/>
          <w:rPrChange w:id="531" w:author="Irfan Tri Raharjo, SE" w:date="2024-12-24T08:21:00Z">
            <w:rPr>
              <w:ins w:id="532" w:author="Irfan Tri Raharjo, SE" w:date="2024-12-23T14:45:00Z"/>
              <w:rFonts w:eastAsia="Arial"/>
            </w:rPr>
          </w:rPrChange>
        </w:rPr>
        <w:pPrChange w:id="533" w:author="Irfan Tri Raharjo, SE" w:date="2024-12-24T08:15:00Z">
          <w:pPr>
            <w:spacing w:before="41" w:line="276" w:lineRule="auto"/>
            <w:ind w:left="576" w:right="67"/>
            <w:jc w:val="both"/>
          </w:pPr>
        </w:pPrChange>
      </w:pPr>
      <w:ins w:id="534" w:author="Irfan Tri Raharjo, SE" w:date="2024-12-24T08:21:00Z">
        <w:r>
          <w:rPr>
            <w:rFonts w:ascii="Arial" w:eastAsia="Arial" w:hAnsi="Arial" w:cs="Arial"/>
            <w:color w:val="5B9BD5" w:themeColor="accent1"/>
            <w:sz w:val="24"/>
            <w:szCs w:val="24"/>
          </w:rPr>
          <w:t xml:space="preserve"> </w:t>
        </w:r>
      </w:ins>
    </w:p>
    <w:p w:rsidR="002A64C1" w:rsidRDefault="009E13A8">
      <w:pPr>
        <w:pStyle w:val="ListParagraph"/>
        <w:numPr>
          <w:ilvl w:val="0"/>
          <w:numId w:val="35"/>
        </w:numPr>
        <w:spacing w:before="41" w:line="276" w:lineRule="auto"/>
        <w:ind w:right="67"/>
        <w:jc w:val="both"/>
        <w:rPr>
          <w:ins w:id="535" w:author="Irfan Tri Raharjo, SE" w:date="2024-12-24T08:15:00Z"/>
          <w:rFonts w:ascii="Arial" w:eastAsia="Arial" w:hAnsi="Arial" w:cs="Arial"/>
          <w:color w:val="5B9BD5" w:themeColor="accent1"/>
          <w:sz w:val="24"/>
          <w:szCs w:val="24"/>
        </w:rPr>
        <w:pPrChange w:id="536" w:author="Irfan Tri Raharjo, SE" w:date="2024-12-24T08:15:00Z">
          <w:pPr>
            <w:spacing w:before="41" w:line="276" w:lineRule="auto"/>
            <w:ind w:left="576" w:right="67"/>
            <w:jc w:val="both"/>
          </w:pPr>
        </w:pPrChange>
      </w:pPr>
      <w:ins w:id="537" w:author="Irfan Tri Raharjo, SE" w:date="2024-12-23T14:45:00Z">
        <w:r w:rsidRPr="009E13A8">
          <w:rPr>
            <w:rFonts w:ascii="Arial" w:eastAsia="Arial" w:hAnsi="Arial" w:cs="Arial"/>
            <w:color w:val="5B9BD5" w:themeColor="accent1"/>
            <w:sz w:val="24"/>
            <w:szCs w:val="24"/>
            <w:rPrChange w:id="538" w:author="Irfan Tri Raharjo, SE" w:date="2024-12-23T14:45:00Z">
              <w:rPr>
                <w:rFonts w:eastAsia="Arial"/>
              </w:rPr>
            </w:rPrChange>
          </w:rPr>
          <w:t>Pelaksanaan</w:t>
        </w:r>
      </w:ins>
    </w:p>
    <w:p w:rsidR="002A64C1" w:rsidRDefault="00C27460">
      <w:pPr>
        <w:pStyle w:val="ListParagraph"/>
        <w:ind w:left="1296"/>
        <w:rPr>
          <w:ins w:id="539" w:author="Irfan Tri Raharjo, SE" w:date="2024-12-24T14:32:00Z"/>
          <w:rFonts w:ascii="Arial" w:eastAsia="Arial" w:hAnsi="Arial" w:cs="Arial"/>
          <w:color w:val="5B9BD5" w:themeColor="accent1"/>
          <w:sz w:val="24"/>
          <w:szCs w:val="24"/>
        </w:rPr>
        <w:pPrChange w:id="540" w:author="Irfan Tri Raharjo, SE" w:date="2024-12-24T08:50:00Z">
          <w:pPr>
            <w:pStyle w:val="ListParagraph"/>
            <w:numPr>
              <w:numId w:val="35"/>
            </w:numPr>
            <w:spacing w:before="41" w:line="276" w:lineRule="auto"/>
            <w:ind w:left="1296" w:right="67" w:hanging="360"/>
            <w:jc w:val="both"/>
          </w:pPr>
        </w:pPrChange>
      </w:pPr>
      <w:ins w:id="541" w:author="Irfan Tri Raharjo, SE" w:date="2024-12-24T08:50:00Z">
        <w:r>
          <w:rPr>
            <w:rFonts w:ascii="Arial" w:eastAsia="Arial" w:hAnsi="Arial" w:cs="Arial"/>
            <w:color w:val="5B9BD5" w:themeColor="accent1"/>
            <w:sz w:val="24"/>
            <w:szCs w:val="24"/>
          </w:rPr>
          <w:t>Internal</w:t>
        </w:r>
      </w:ins>
    </w:p>
    <w:p w:rsidR="00E74C0A" w:rsidRDefault="00E74C0A">
      <w:pPr>
        <w:pStyle w:val="ListParagraph"/>
        <w:ind w:left="1296"/>
        <w:rPr>
          <w:ins w:id="542" w:author="Irfan Tri Raharjo, SE" w:date="2024-12-24T08:50:00Z"/>
          <w:rFonts w:ascii="Arial" w:eastAsia="Arial" w:hAnsi="Arial" w:cs="Arial"/>
          <w:color w:val="5B9BD5" w:themeColor="accent1"/>
          <w:sz w:val="24"/>
          <w:szCs w:val="24"/>
        </w:rPr>
        <w:pPrChange w:id="543" w:author="Irfan Tri Raharjo, SE" w:date="2024-12-24T08:50:00Z">
          <w:pPr>
            <w:pStyle w:val="ListParagraph"/>
            <w:numPr>
              <w:numId w:val="35"/>
            </w:numPr>
            <w:spacing w:before="41" w:line="276" w:lineRule="auto"/>
            <w:ind w:left="1296" w:right="67" w:hanging="360"/>
            <w:jc w:val="both"/>
          </w:pPr>
        </w:pPrChange>
      </w:pPr>
      <w:ins w:id="544" w:author="Irfan Tri Raharjo, SE" w:date="2024-12-24T14:32:00Z">
        <w:r>
          <w:rPr>
            <w:rFonts w:ascii="Arial" w:eastAsia="Arial" w:hAnsi="Arial" w:cs="Arial"/>
            <w:color w:val="5B9BD5" w:themeColor="accent1"/>
            <w:sz w:val="24"/>
            <w:szCs w:val="24"/>
          </w:rPr>
          <w:t xml:space="preserve">Pengisian instrumen evaluasi dilakukan secara </w:t>
        </w:r>
        <w:r>
          <w:rPr>
            <w:rFonts w:ascii="Arial" w:eastAsia="Arial" w:hAnsi="Arial" w:cs="Arial"/>
            <w:i/>
            <w:color w:val="5B9BD5" w:themeColor="accent1"/>
            <w:sz w:val="24"/>
            <w:szCs w:val="24"/>
          </w:rPr>
          <w:t>online</w:t>
        </w:r>
        <w:r>
          <w:rPr>
            <w:rFonts w:ascii="Arial" w:eastAsia="Arial" w:hAnsi="Arial" w:cs="Arial"/>
            <w:color w:val="5B9BD5" w:themeColor="accent1"/>
            <w:sz w:val="24"/>
            <w:szCs w:val="24"/>
          </w:rPr>
          <w:t xml:space="preserve"> melalui laman </w:t>
        </w:r>
        <w:r>
          <w:rPr>
            <w:rFonts w:ascii="Arial" w:eastAsia="Arial" w:hAnsi="Arial" w:cs="Arial"/>
            <w:color w:val="5B9BD5" w:themeColor="accent1"/>
            <w:sz w:val="24"/>
            <w:szCs w:val="24"/>
          </w:rPr>
          <w:fldChar w:fldCharType="begin"/>
        </w:r>
        <w:r>
          <w:rPr>
            <w:rFonts w:ascii="Arial" w:eastAsia="Arial" w:hAnsi="Arial" w:cs="Arial"/>
            <w:color w:val="5B9BD5" w:themeColor="accent1"/>
            <w:sz w:val="24"/>
            <w:szCs w:val="24"/>
          </w:rPr>
          <w:instrText xml:space="preserve"> HYPERLINK "</w:instrText>
        </w:r>
        <w:r w:rsidRPr="00E74C0A">
          <w:rPr>
            <w:rFonts w:ascii="Arial" w:eastAsia="Arial" w:hAnsi="Arial" w:cs="Arial"/>
            <w:color w:val="5B9BD5" w:themeColor="accent1"/>
            <w:sz w:val="24"/>
            <w:szCs w:val="24"/>
          </w:rPr>
          <w:instrText>http://dosen.machung.ac.id/</w:instrText>
        </w:r>
        <w:r>
          <w:rPr>
            <w:rFonts w:ascii="Arial" w:eastAsia="Arial" w:hAnsi="Arial" w:cs="Arial"/>
            <w:color w:val="5B9BD5" w:themeColor="accent1"/>
            <w:sz w:val="24"/>
            <w:szCs w:val="24"/>
          </w:rPr>
          <w:instrText xml:space="preserve">" </w:instrText>
        </w:r>
        <w:r>
          <w:rPr>
            <w:rFonts w:ascii="Arial" w:eastAsia="Arial" w:hAnsi="Arial" w:cs="Arial"/>
            <w:color w:val="5B9BD5" w:themeColor="accent1"/>
            <w:sz w:val="24"/>
            <w:szCs w:val="24"/>
          </w:rPr>
          <w:fldChar w:fldCharType="separate"/>
        </w:r>
        <w:r w:rsidRPr="00303A8D">
          <w:rPr>
            <w:rStyle w:val="Hyperlink"/>
            <w:rFonts w:ascii="Arial" w:eastAsia="Arial" w:hAnsi="Arial" w:cs="Arial"/>
            <w:sz w:val="24"/>
            <w:szCs w:val="24"/>
          </w:rPr>
          <w:t>http://dosen.machung.ac.id/</w:t>
        </w:r>
        <w:r>
          <w:rPr>
            <w:rFonts w:ascii="Arial" w:eastAsia="Arial" w:hAnsi="Arial" w:cs="Arial"/>
            <w:color w:val="5B9BD5" w:themeColor="accent1"/>
            <w:sz w:val="24"/>
            <w:szCs w:val="24"/>
          </w:rPr>
          <w:fldChar w:fldCharType="end"/>
        </w:r>
        <w:r>
          <w:rPr>
            <w:rFonts w:ascii="Arial" w:eastAsia="Arial" w:hAnsi="Arial" w:cs="Arial"/>
            <w:color w:val="5B9BD5" w:themeColor="accent1"/>
            <w:sz w:val="24"/>
            <w:szCs w:val="24"/>
          </w:rPr>
          <w:t>.</w:t>
        </w:r>
      </w:ins>
    </w:p>
    <w:p w:rsidR="00C27460" w:rsidRPr="002A64C1" w:rsidRDefault="00C27460">
      <w:pPr>
        <w:pStyle w:val="ListParagraph"/>
        <w:rPr>
          <w:ins w:id="545" w:author="Irfan Tri Raharjo, SE" w:date="2024-12-24T08:15:00Z"/>
          <w:rFonts w:ascii="Arial" w:eastAsia="Arial" w:hAnsi="Arial" w:cs="Arial"/>
          <w:color w:val="5B9BD5" w:themeColor="accent1"/>
          <w:sz w:val="24"/>
          <w:szCs w:val="24"/>
          <w:rPrChange w:id="546" w:author="Irfan Tri Raharjo, SE" w:date="2024-12-24T08:15:00Z">
            <w:rPr>
              <w:ins w:id="547" w:author="Irfan Tri Raharjo, SE" w:date="2024-12-24T08:15:00Z"/>
              <w:rFonts w:eastAsia="Arial"/>
            </w:rPr>
          </w:rPrChange>
        </w:rPr>
        <w:pPrChange w:id="548" w:author="Irfan Tri Raharjo, SE" w:date="2024-12-24T08:15:00Z">
          <w:pPr>
            <w:pStyle w:val="ListParagraph"/>
            <w:numPr>
              <w:numId w:val="35"/>
            </w:numPr>
            <w:spacing w:before="41" w:line="276" w:lineRule="auto"/>
            <w:ind w:left="1296" w:right="67" w:hanging="360"/>
            <w:jc w:val="both"/>
          </w:pPr>
        </w:pPrChange>
      </w:pPr>
      <w:ins w:id="549" w:author="Irfan Tri Raharjo, SE" w:date="2024-12-24T08:50:00Z">
        <w:r>
          <w:rPr>
            <w:rFonts w:ascii="Arial" w:eastAsia="Arial" w:hAnsi="Arial" w:cs="Arial"/>
            <w:color w:val="5B9BD5" w:themeColor="accent1"/>
            <w:sz w:val="24"/>
            <w:szCs w:val="24"/>
          </w:rPr>
          <w:t>Eksternal</w:t>
        </w:r>
      </w:ins>
    </w:p>
    <w:p w:rsidR="002A64C1" w:rsidRPr="002A64C1" w:rsidRDefault="002A64C1">
      <w:pPr>
        <w:pStyle w:val="ListParagraph"/>
        <w:spacing w:before="41" w:line="276" w:lineRule="auto"/>
        <w:ind w:left="1296" w:right="67"/>
        <w:jc w:val="both"/>
        <w:rPr>
          <w:ins w:id="550" w:author="Irfan Tri Raharjo, SE" w:date="2024-12-23T14:45:00Z"/>
          <w:rFonts w:ascii="Arial" w:eastAsia="Arial" w:hAnsi="Arial" w:cs="Arial"/>
          <w:color w:val="5B9BD5" w:themeColor="accent1"/>
          <w:sz w:val="24"/>
          <w:szCs w:val="24"/>
          <w:rPrChange w:id="551" w:author="Irfan Tri Raharjo, SE" w:date="2024-12-24T08:15:00Z">
            <w:rPr>
              <w:ins w:id="552" w:author="Irfan Tri Raharjo, SE" w:date="2024-12-23T14:45:00Z"/>
              <w:rFonts w:eastAsia="Arial"/>
            </w:rPr>
          </w:rPrChange>
        </w:rPr>
        <w:pPrChange w:id="553" w:author="Irfan Tri Raharjo, SE" w:date="2024-12-24T08:15:00Z">
          <w:pPr>
            <w:spacing w:before="41" w:line="276" w:lineRule="auto"/>
            <w:ind w:left="576" w:right="67"/>
            <w:jc w:val="both"/>
          </w:pPr>
        </w:pPrChange>
      </w:pPr>
    </w:p>
    <w:p w:rsidR="009E13A8" w:rsidRDefault="009E13A8">
      <w:pPr>
        <w:pStyle w:val="ListParagraph"/>
        <w:numPr>
          <w:ilvl w:val="0"/>
          <w:numId w:val="35"/>
        </w:numPr>
        <w:spacing w:before="41" w:line="276" w:lineRule="auto"/>
        <w:ind w:right="67"/>
        <w:jc w:val="both"/>
        <w:rPr>
          <w:ins w:id="554" w:author="Irfan Tri Raharjo, SE" w:date="2024-12-24T08:15:00Z"/>
          <w:rFonts w:ascii="Arial" w:eastAsia="Arial" w:hAnsi="Arial" w:cs="Arial"/>
          <w:color w:val="5B9BD5" w:themeColor="accent1"/>
          <w:sz w:val="24"/>
          <w:szCs w:val="24"/>
        </w:rPr>
        <w:pPrChange w:id="555" w:author="Irfan Tri Raharjo, SE" w:date="2024-12-23T14:45:00Z">
          <w:pPr>
            <w:spacing w:before="41" w:line="276" w:lineRule="auto"/>
            <w:ind w:left="576" w:right="67"/>
            <w:jc w:val="both"/>
          </w:pPr>
        </w:pPrChange>
      </w:pPr>
      <w:ins w:id="556" w:author="Irfan Tri Raharjo, SE" w:date="2024-12-23T14:45:00Z">
        <w:r w:rsidRPr="009E13A8">
          <w:rPr>
            <w:rFonts w:ascii="Arial" w:eastAsia="Arial" w:hAnsi="Arial" w:cs="Arial"/>
            <w:color w:val="5B9BD5" w:themeColor="accent1"/>
            <w:sz w:val="24"/>
            <w:szCs w:val="24"/>
            <w:rPrChange w:id="557" w:author="Irfan Tri Raharjo, SE" w:date="2024-12-23T14:45:00Z">
              <w:rPr>
                <w:rFonts w:eastAsia="Arial"/>
              </w:rPr>
            </w:rPrChange>
          </w:rPr>
          <w:t>Perekaman dan Analisis Data</w:t>
        </w:r>
      </w:ins>
    </w:p>
    <w:p w:rsidR="002A64C1" w:rsidRDefault="00FA7A07">
      <w:pPr>
        <w:pStyle w:val="ListParagraph"/>
        <w:spacing w:before="41" w:line="276" w:lineRule="auto"/>
        <w:ind w:left="1296" w:right="67"/>
        <w:jc w:val="both"/>
        <w:rPr>
          <w:ins w:id="558" w:author="Irfan Tri Raharjo, SE" w:date="2024-12-24T15:41:00Z"/>
          <w:rFonts w:ascii="Arial" w:eastAsia="Arial" w:hAnsi="Arial" w:cs="Arial"/>
          <w:color w:val="5B9BD5" w:themeColor="accent1"/>
          <w:sz w:val="24"/>
          <w:szCs w:val="24"/>
        </w:rPr>
        <w:pPrChange w:id="559" w:author="Irfan Tri Raharjo, SE" w:date="2024-12-24T08:15:00Z">
          <w:pPr>
            <w:spacing w:before="41" w:line="276" w:lineRule="auto"/>
            <w:ind w:left="576" w:right="67"/>
            <w:jc w:val="both"/>
          </w:pPr>
        </w:pPrChange>
      </w:pPr>
      <w:ins w:id="560" w:author="Irfan Tri Raharjo, SE" w:date="2024-12-24T15:41:00Z">
        <w:r>
          <w:rPr>
            <w:noProof/>
          </w:rPr>
          <w:lastRenderedPageBreak/>
          <w:drawing>
            <wp:inline distT="0" distB="0" distL="0" distR="0" wp14:anchorId="01AE4BCD" wp14:editId="0487EB2F">
              <wp:extent cx="5930900" cy="28600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30900" cy="2860040"/>
                      </a:xfrm>
                      <a:prstGeom prst="rect">
                        <a:avLst/>
                      </a:prstGeom>
                    </pic:spPr>
                  </pic:pic>
                </a:graphicData>
              </a:graphic>
            </wp:inline>
          </w:drawing>
        </w:r>
      </w:ins>
    </w:p>
    <w:p w:rsidR="00FA7A07" w:rsidRDefault="00FA7A07">
      <w:pPr>
        <w:pStyle w:val="ListParagraph"/>
        <w:spacing w:before="41" w:line="276" w:lineRule="auto"/>
        <w:ind w:left="1296" w:right="67"/>
        <w:jc w:val="both"/>
        <w:rPr>
          <w:ins w:id="561" w:author="Irfan Tri Raharjo, SE" w:date="2024-12-23T14:47:00Z"/>
          <w:rFonts w:ascii="Arial" w:eastAsia="Arial" w:hAnsi="Arial" w:cs="Arial"/>
          <w:color w:val="5B9BD5" w:themeColor="accent1"/>
          <w:sz w:val="24"/>
          <w:szCs w:val="24"/>
        </w:rPr>
        <w:pPrChange w:id="562" w:author="Irfan Tri Raharjo, SE" w:date="2024-12-24T08:15:00Z">
          <w:pPr>
            <w:spacing w:before="41" w:line="276" w:lineRule="auto"/>
            <w:ind w:left="576" w:right="67"/>
            <w:jc w:val="both"/>
          </w:pPr>
        </w:pPrChange>
      </w:pPr>
    </w:p>
    <w:p w:rsidR="00413886" w:rsidRDefault="00FA7A07">
      <w:pPr>
        <w:pStyle w:val="ListParagraph"/>
        <w:spacing w:before="41" w:line="276" w:lineRule="auto"/>
        <w:ind w:left="1296" w:right="67"/>
        <w:jc w:val="both"/>
        <w:rPr>
          <w:ins w:id="563" w:author="Irfan Tri Raharjo, SE" w:date="2024-12-24T15:41:00Z"/>
          <w:rFonts w:ascii="Arial" w:eastAsia="Arial" w:hAnsi="Arial" w:cs="Arial"/>
          <w:color w:val="5B9BD5" w:themeColor="accent1"/>
          <w:sz w:val="24"/>
          <w:szCs w:val="24"/>
        </w:rPr>
        <w:pPrChange w:id="564" w:author="Irfan Tri Raharjo, SE" w:date="2024-12-23T14:47:00Z">
          <w:pPr>
            <w:spacing w:before="41" w:line="276" w:lineRule="auto"/>
            <w:ind w:left="576" w:right="67"/>
            <w:jc w:val="both"/>
          </w:pPr>
        </w:pPrChange>
      </w:pPr>
      <w:ins w:id="565" w:author="Irfan Tri Raharjo, SE" w:date="2024-12-24T15:39:00Z">
        <w:r>
          <w:rPr>
            <w:noProof/>
          </w:rPr>
          <w:drawing>
            <wp:inline distT="0" distB="0" distL="0" distR="0" wp14:anchorId="53F3885A" wp14:editId="04E88125">
              <wp:extent cx="4880374" cy="2565070"/>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886531" cy="2568306"/>
                      </a:xfrm>
                      <a:prstGeom prst="rect">
                        <a:avLst/>
                      </a:prstGeom>
                    </pic:spPr>
                  </pic:pic>
                </a:graphicData>
              </a:graphic>
            </wp:inline>
          </w:drawing>
        </w:r>
      </w:ins>
    </w:p>
    <w:p w:rsidR="00FA7A07" w:rsidRDefault="00FA7A07" w:rsidP="00FA7A07">
      <w:pPr>
        <w:pStyle w:val="ListParagraph"/>
        <w:spacing w:before="41" w:line="276" w:lineRule="auto"/>
        <w:ind w:left="1296" w:right="67"/>
        <w:jc w:val="center"/>
        <w:rPr>
          <w:ins w:id="566" w:author="Irfan Tri Raharjo, SE" w:date="2024-12-23T14:46:00Z"/>
          <w:rFonts w:ascii="Arial" w:eastAsia="Arial" w:hAnsi="Arial" w:cs="Arial"/>
          <w:color w:val="5B9BD5" w:themeColor="accent1"/>
          <w:sz w:val="24"/>
          <w:szCs w:val="24"/>
        </w:rPr>
        <w:pPrChange w:id="567" w:author="Irfan Tri Raharjo, SE" w:date="2024-12-24T15:47:00Z">
          <w:pPr>
            <w:spacing w:before="41" w:line="276" w:lineRule="auto"/>
            <w:ind w:left="576" w:right="67"/>
            <w:jc w:val="both"/>
          </w:pPr>
        </w:pPrChange>
      </w:pPr>
      <w:ins w:id="568" w:author="Irfan Tri Raharjo, SE" w:date="2024-12-24T15:47:00Z">
        <w:r>
          <w:rPr>
            <w:noProof/>
          </w:rPr>
          <w:drawing>
            <wp:inline distT="0" distB="0" distL="0" distR="0" wp14:anchorId="65865298" wp14:editId="6D1B8F2C">
              <wp:extent cx="4572000" cy="2743200"/>
              <wp:effectExtent l="0" t="0" r="0" b="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95"/>
                </a:graphicData>
              </a:graphic>
            </wp:inline>
          </w:drawing>
        </w:r>
      </w:ins>
    </w:p>
    <w:p w:rsidR="00D20230" w:rsidRDefault="00D20230">
      <w:pPr>
        <w:pStyle w:val="ListParagraph"/>
        <w:spacing w:before="41" w:line="276" w:lineRule="auto"/>
        <w:ind w:left="1296" w:right="67"/>
        <w:jc w:val="both"/>
        <w:rPr>
          <w:ins w:id="569" w:author="Irfan Tri Raharjo, SE" w:date="2024-12-23T14:46:00Z"/>
          <w:rFonts w:ascii="Arial" w:eastAsia="Arial" w:hAnsi="Arial" w:cs="Arial"/>
          <w:color w:val="5B9BD5" w:themeColor="accent1"/>
          <w:sz w:val="24"/>
          <w:szCs w:val="24"/>
        </w:rPr>
        <w:pPrChange w:id="570" w:author="Irfan Tri Raharjo, SE" w:date="2024-12-23T14:46:00Z">
          <w:pPr>
            <w:spacing w:before="41" w:line="276" w:lineRule="auto"/>
            <w:ind w:left="576" w:right="67"/>
            <w:jc w:val="both"/>
          </w:pPr>
        </w:pPrChange>
      </w:pPr>
      <w:ins w:id="571" w:author="Irfan Tri Raharjo, SE" w:date="2024-12-23T14:46:00Z">
        <w:r>
          <w:rPr>
            <w:noProof/>
          </w:rPr>
          <w:lastRenderedPageBreak/>
          <w:drawing>
            <wp:inline distT="0" distB="0" distL="0" distR="0" wp14:anchorId="21B5CE05" wp14:editId="56AD4E50">
              <wp:extent cx="4561367" cy="2963912"/>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577139" cy="2974160"/>
                      </a:xfrm>
                      <a:prstGeom prst="rect">
                        <a:avLst/>
                      </a:prstGeom>
                    </pic:spPr>
                  </pic:pic>
                </a:graphicData>
              </a:graphic>
            </wp:inline>
          </w:drawing>
        </w:r>
      </w:ins>
    </w:p>
    <w:p w:rsidR="00D20230" w:rsidRDefault="00D20230">
      <w:pPr>
        <w:pStyle w:val="ListParagraph"/>
        <w:spacing w:before="41" w:line="276" w:lineRule="auto"/>
        <w:ind w:left="1296" w:right="67"/>
        <w:jc w:val="both"/>
        <w:rPr>
          <w:ins w:id="572" w:author="Irfan Tri Raharjo, SE" w:date="2024-12-23T14:46:00Z"/>
          <w:rFonts w:ascii="Arial" w:eastAsia="Arial" w:hAnsi="Arial" w:cs="Arial"/>
          <w:color w:val="5B9BD5" w:themeColor="accent1"/>
          <w:sz w:val="24"/>
          <w:szCs w:val="24"/>
        </w:rPr>
        <w:pPrChange w:id="573" w:author="Irfan Tri Raharjo, SE" w:date="2024-12-23T14:46:00Z">
          <w:pPr>
            <w:spacing w:before="41" w:line="276" w:lineRule="auto"/>
            <w:ind w:left="576" w:right="67"/>
            <w:jc w:val="both"/>
          </w:pPr>
        </w:pPrChange>
      </w:pPr>
      <w:ins w:id="574" w:author="Irfan Tri Raharjo, SE" w:date="2024-12-23T14:46:00Z">
        <w:r>
          <w:rPr>
            <w:noProof/>
          </w:rPr>
          <w:drawing>
            <wp:inline distT="0" distB="0" distL="0" distR="0" wp14:anchorId="3D5F9768" wp14:editId="17404920">
              <wp:extent cx="4444409" cy="29573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476002" cy="2978410"/>
                      </a:xfrm>
                      <a:prstGeom prst="rect">
                        <a:avLst/>
                      </a:prstGeom>
                    </pic:spPr>
                  </pic:pic>
                </a:graphicData>
              </a:graphic>
            </wp:inline>
          </w:drawing>
        </w:r>
      </w:ins>
    </w:p>
    <w:p w:rsidR="00D20230" w:rsidRPr="009E13A8" w:rsidRDefault="00D20230">
      <w:pPr>
        <w:pStyle w:val="ListParagraph"/>
        <w:spacing w:before="41" w:line="276" w:lineRule="auto"/>
        <w:ind w:left="1296" w:right="67"/>
        <w:jc w:val="both"/>
        <w:rPr>
          <w:ins w:id="575" w:author="Irfan Tri Raharjo, SE" w:date="2024-12-23T14:45:00Z"/>
          <w:rFonts w:ascii="Arial" w:eastAsia="Arial" w:hAnsi="Arial" w:cs="Arial"/>
          <w:color w:val="5B9BD5" w:themeColor="accent1"/>
          <w:sz w:val="24"/>
          <w:szCs w:val="24"/>
          <w:rPrChange w:id="576" w:author="Irfan Tri Raharjo, SE" w:date="2024-12-23T14:45:00Z">
            <w:rPr>
              <w:ins w:id="577" w:author="Irfan Tri Raharjo, SE" w:date="2024-12-23T14:45:00Z"/>
              <w:rFonts w:eastAsia="Arial"/>
            </w:rPr>
          </w:rPrChange>
        </w:rPr>
        <w:pPrChange w:id="578" w:author="Irfan Tri Raharjo, SE" w:date="2024-12-23T14:46:00Z">
          <w:pPr>
            <w:spacing w:before="41" w:line="276" w:lineRule="auto"/>
            <w:ind w:left="576" w:right="67"/>
            <w:jc w:val="both"/>
          </w:pPr>
        </w:pPrChange>
      </w:pPr>
    </w:p>
    <w:p w:rsidR="009E13A8" w:rsidRDefault="009E13A8">
      <w:pPr>
        <w:pStyle w:val="ListParagraph"/>
        <w:numPr>
          <w:ilvl w:val="0"/>
          <w:numId w:val="35"/>
        </w:numPr>
        <w:spacing w:before="41" w:line="276" w:lineRule="auto"/>
        <w:ind w:right="67"/>
        <w:jc w:val="both"/>
        <w:rPr>
          <w:ins w:id="579" w:author="Irfan Tri Raharjo, SE" w:date="2024-12-24T08:15:00Z"/>
          <w:rFonts w:ascii="Arial" w:eastAsia="Arial" w:hAnsi="Arial" w:cs="Arial"/>
          <w:color w:val="5B9BD5" w:themeColor="accent1"/>
          <w:sz w:val="24"/>
          <w:szCs w:val="24"/>
        </w:rPr>
        <w:pPrChange w:id="580" w:author="Irfan Tri Raharjo, SE" w:date="2024-12-23T14:45:00Z">
          <w:pPr>
            <w:spacing w:before="41" w:line="276" w:lineRule="auto"/>
            <w:ind w:left="576" w:right="67"/>
            <w:jc w:val="both"/>
          </w:pPr>
        </w:pPrChange>
      </w:pPr>
      <w:ins w:id="581" w:author="Irfan Tri Raharjo, SE" w:date="2024-12-23T14:45:00Z">
        <w:r w:rsidRPr="009E13A8">
          <w:rPr>
            <w:rFonts w:ascii="Arial" w:eastAsia="Arial" w:hAnsi="Arial" w:cs="Arial"/>
            <w:color w:val="5B9BD5" w:themeColor="accent1"/>
            <w:sz w:val="24"/>
            <w:szCs w:val="24"/>
            <w:rPrChange w:id="582" w:author="Irfan Tri Raharjo, SE" w:date="2024-12-23T14:45:00Z">
              <w:rPr>
                <w:rFonts w:eastAsia="Arial"/>
              </w:rPr>
            </w:rPrChange>
          </w:rPr>
          <w:t>Pemanfaatan untuk Pengambilan Keputusan</w:t>
        </w:r>
      </w:ins>
    </w:p>
    <w:p w:rsidR="002A64C1" w:rsidRPr="009E13A8" w:rsidRDefault="002A64C1">
      <w:pPr>
        <w:pStyle w:val="ListParagraph"/>
        <w:spacing w:before="41" w:line="276" w:lineRule="auto"/>
        <w:ind w:left="1296" w:right="67"/>
        <w:jc w:val="both"/>
        <w:rPr>
          <w:ins w:id="583" w:author="Irfan Tri Raharjo, SE" w:date="2024-12-23T14:45:00Z"/>
          <w:rFonts w:ascii="Arial" w:eastAsia="Arial" w:hAnsi="Arial" w:cs="Arial"/>
          <w:color w:val="5B9BD5" w:themeColor="accent1"/>
          <w:sz w:val="24"/>
          <w:szCs w:val="24"/>
          <w:rPrChange w:id="584" w:author="Irfan Tri Raharjo, SE" w:date="2024-12-23T14:45:00Z">
            <w:rPr>
              <w:ins w:id="585" w:author="Irfan Tri Raharjo, SE" w:date="2024-12-23T14:45:00Z"/>
              <w:rFonts w:eastAsia="Arial"/>
            </w:rPr>
          </w:rPrChange>
        </w:rPr>
        <w:pPrChange w:id="586" w:author="Irfan Tri Raharjo, SE" w:date="2024-12-24T08:15:00Z">
          <w:pPr>
            <w:spacing w:before="41" w:line="276" w:lineRule="auto"/>
            <w:ind w:left="576" w:right="67"/>
            <w:jc w:val="both"/>
          </w:pPr>
        </w:pPrChange>
      </w:pPr>
    </w:p>
    <w:p w:rsidR="003F13C1" w:rsidRDefault="009E13A8">
      <w:pPr>
        <w:pStyle w:val="ListParagraph"/>
        <w:numPr>
          <w:ilvl w:val="0"/>
          <w:numId w:val="35"/>
        </w:numPr>
        <w:spacing w:before="41" w:line="276" w:lineRule="auto"/>
        <w:ind w:right="67"/>
        <w:jc w:val="both"/>
        <w:rPr>
          <w:ins w:id="587" w:author="Irfan Tri Raharjo, SE" w:date="2024-12-24T08:15:00Z"/>
          <w:rFonts w:ascii="Arial" w:eastAsia="Arial" w:hAnsi="Arial" w:cs="Arial"/>
          <w:color w:val="5B9BD5" w:themeColor="accent1"/>
          <w:sz w:val="24"/>
          <w:szCs w:val="24"/>
        </w:rPr>
        <w:pPrChange w:id="588" w:author="Irfan Tri Raharjo, SE" w:date="2024-12-24T08:15:00Z">
          <w:pPr>
            <w:spacing w:before="41" w:line="276" w:lineRule="auto"/>
            <w:ind w:left="576" w:right="67"/>
            <w:jc w:val="both"/>
          </w:pPr>
        </w:pPrChange>
      </w:pPr>
      <w:ins w:id="589" w:author="Irfan Tri Raharjo, SE" w:date="2024-12-23T14:45:00Z">
        <w:r w:rsidRPr="009E13A8">
          <w:rPr>
            <w:rFonts w:ascii="Arial" w:eastAsia="Arial" w:hAnsi="Arial" w:cs="Arial"/>
            <w:color w:val="5B9BD5" w:themeColor="accent1"/>
            <w:sz w:val="24"/>
            <w:szCs w:val="24"/>
            <w:rPrChange w:id="590" w:author="Irfan Tri Raharjo, SE" w:date="2024-12-23T14:45:00Z">
              <w:rPr>
                <w:rFonts w:eastAsia="Arial"/>
              </w:rPr>
            </w:rPrChange>
          </w:rPr>
          <w:t>Umpan balik dan Tindak lanjut</w:t>
        </w:r>
      </w:ins>
    </w:p>
    <w:p w:rsidR="002A64C1" w:rsidRDefault="002A64C1">
      <w:pPr>
        <w:spacing w:before="41" w:line="276" w:lineRule="auto"/>
        <w:ind w:right="67"/>
        <w:jc w:val="both"/>
        <w:rPr>
          <w:ins w:id="591" w:author="Irfan Tri Raharjo, SE" w:date="2024-12-24T08:15:00Z"/>
          <w:rFonts w:ascii="Arial" w:eastAsia="Arial" w:hAnsi="Arial" w:cs="Arial"/>
          <w:color w:val="5B9BD5" w:themeColor="accent1"/>
          <w:sz w:val="24"/>
          <w:szCs w:val="24"/>
        </w:rPr>
        <w:pPrChange w:id="592" w:author="Irfan Tri Raharjo, SE" w:date="2024-12-24T08:15:00Z">
          <w:pPr>
            <w:spacing w:before="41" w:line="276" w:lineRule="auto"/>
            <w:ind w:left="576" w:right="67"/>
            <w:jc w:val="both"/>
          </w:pPr>
        </w:pPrChange>
      </w:pPr>
    </w:p>
    <w:p w:rsidR="0058451C" w:rsidRDefault="0058451C">
      <w:pPr>
        <w:spacing w:before="41" w:line="276" w:lineRule="auto"/>
        <w:ind w:right="67"/>
        <w:jc w:val="both"/>
        <w:rPr>
          <w:rFonts w:ascii="Arial" w:eastAsia="Arial" w:hAnsi="Arial" w:cs="Arial"/>
          <w:color w:val="5B9BD5" w:themeColor="accent1"/>
          <w:sz w:val="24"/>
          <w:szCs w:val="24"/>
          <w:rPrChange w:id="593" w:author="Irfan Tri Raharjo, SE" w:date="2024-12-24T08:15:00Z">
            <w:rPr>
              <w:rFonts w:ascii="Arial" w:eastAsia="Arial" w:hAnsi="Arial" w:cs="Arial"/>
              <w:i/>
              <w:color w:val="5B9BD5" w:themeColor="accent1"/>
              <w:sz w:val="24"/>
              <w:szCs w:val="24"/>
            </w:rPr>
          </w:rPrChange>
        </w:rPr>
        <w:sectPr w:rsidR="0058451C">
          <w:pgSz w:w="11920" w:h="16840"/>
          <w:pgMar w:top="1560" w:right="1140" w:bottom="280" w:left="1440" w:header="0" w:footer="821" w:gutter="0"/>
          <w:cols w:space="720"/>
        </w:sectPr>
        <w:pPrChange w:id="594" w:author="Irfan Tri Raharjo, SE" w:date="2024-12-24T08:15:00Z">
          <w:pPr>
            <w:spacing w:before="41" w:line="276" w:lineRule="auto"/>
            <w:ind w:left="576" w:right="67"/>
            <w:jc w:val="both"/>
          </w:pPr>
        </w:pPrChange>
      </w:pPr>
    </w:p>
    <w:p w:rsidR="00855DAC" w:rsidRDefault="00855DAC" w:rsidP="00855DAC">
      <w:pPr>
        <w:spacing w:before="6" w:line="120" w:lineRule="exact"/>
        <w:rPr>
          <w:sz w:val="12"/>
          <w:szCs w:val="12"/>
        </w:rPr>
      </w:pPr>
    </w:p>
    <w:p w:rsidR="00855DAC" w:rsidRDefault="00855DAC" w:rsidP="00855DAC">
      <w:pPr>
        <w:ind w:left="149"/>
        <w:rPr>
          <w:rFonts w:ascii="Arial" w:eastAsia="Arial" w:hAnsi="Arial" w:cs="Arial"/>
          <w:sz w:val="24"/>
          <w:szCs w:val="24"/>
        </w:rPr>
      </w:pPr>
      <w:r>
        <w:rPr>
          <w:rFonts w:ascii="Arial" w:eastAsia="Arial" w:hAnsi="Arial" w:cs="Arial"/>
          <w:spacing w:val="1"/>
          <w:sz w:val="24"/>
          <w:szCs w:val="24"/>
        </w:rPr>
        <w:t>2</w:t>
      </w:r>
      <w:r>
        <w:rPr>
          <w:rFonts w:ascii="Arial" w:eastAsia="Arial" w:hAnsi="Arial" w:cs="Arial"/>
          <w:sz w:val="24"/>
          <w:szCs w:val="24"/>
        </w:rPr>
        <w:t>.5</w:t>
      </w:r>
      <w:r>
        <w:rPr>
          <w:rFonts w:ascii="Arial" w:eastAsia="Arial" w:hAnsi="Arial" w:cs="Arial"/>
          <w:spacing w:val="1"/>
          <w:sz w:val="24"/>
          <w:szCs w:val="24"/>
        </w:rPr>
        <w:t xml:space="preserve"> A</w:t>
      </w:r>
      <w:r>
        <w:rPr>
          <w:rFonts w:ascii="Arial" w:eastAsia="Arial" w:hAnsi="Arial" w:cs="Arial"/>
          <w:sz w:val="24"/>
          <w:szCs w:val="24"/>
        </w:rPr>
        <w:t>k</w:t>
      </w:r>
      <w:r>
        <w:rPr>
          <w:rFonts w:ascii="Arial" w:eastAsia="Arial" w:hAnsi="Arial" w:cs="Arial"/>
          <w:spacing w:val="-3"/>
          <w:sz w:val="24"/>
          <w:szCs w:val="24"/>
        </w:rPr>
        <w:t>r</w:t>
      </w:r>
      <w:r>
        <w:rPr>
          <w:rFonts w:ascii="Arial" w:eastAsia="Arial" w:hAnsi="Arial" w:cs="Arial"/>
          <w:spacing w:val="1"/>
          <w:sz w:val="24"/>
          <w:szCs w:val="24"/>
        </w:rPr>
        <w:t>ed</w:t>
      </w:r>
      <w:r>
        <w:rPr>
          <w:rFonts w:ascii="Arial" w:eastAsia="Arial" w:hAnsi="Arial" w:cs="Arial"/>
          <w:sz w:val="24"/>
          <w:szCs w:val="24"/>
        </w:rPr>
        <w:t>it</w:t>
      </w:r>
      <w:r>
        <w:rPr>
          <w:rFonts w:ascii="Arial" w:eastAsia="Arial" w:hAnsi="Arial" w:cs="Arial"/>
          <w:spacing w:val="1"/>
          <w:sz w:val="24"/>
          <w:szCs w:val="24"/>
        </w:rPr>
        <w:t>a</w:t>
      </w:r>
      <w:r>
        <w:rPr>
          <w:rFonts w:ascii="Arial" w:eastAsia="Arial" w:hAnsi="Arial" w:cs="Arial"/>
          <w:sz w:val="24"/>
          <w:szCs w:val="24"/>
        </w:rPr>
        <w:t>si</w:t>
      </w:r>
      <w:r>
        <w:rPr>
          <w:rFonts w:ascii="Arial" w:eastAsia="Arial" w:hAnsi="Arial" w:cs="Arial"/>
          <w:spacing w:val="-1"/>
          <w:sz w:val="24"/>
          <w:szCs w:val="24"/>
        </w:rPr>
        <w:t xml:space="preserve"> </w:t>
      </w:r>
      <w:r>
        <w:rPr>
          <w:rFonts w:ascii="Arial" w:eastAsia="Arial" w:hAnsi="Arial" w:cs="Arial"/>
          <w:sz w:val="24"/>
          <w:szCs w:val="24"/>
        </w:rPr>
        <w:t>Pro</w:t>
      </w:r>
      <w:r>
        <w:rPr>
          <w:rFonts w:ascii="Arial" w:eastAsia="Arial" w:hAnsi="Arial" w:cs="Arial"/>
          <w:spacing w:val="-1"/>
          <w:sz w:val="24"/>
          <w:szCs w:val="24"/>
        </w:rPr>
        <w:t>g</w:t>
      </w:r>
      <w:r>
        <w:rPr>
          <w:rFonts w:ascii="Arial" w:eastAsia="Arial" w:hAnsi="Arial" w:cs="Arial"/>
          <w:sz w:val="24"/>
          <w:szCs w:val="24"/>
        </w:rPr>
        <w:t>ram St</w:t>
      </w:r>
      <w:r>
        <w:rPr>
          <w:rFonts w:ascii="Arial" w:eastAsia="Arial" w:hAnsi="Arial" w:cs="Arial"/>
          <w:spacing w:val="1"/>
          <w:sz w:val="24"/>
          <w:szCs w:val="24"/>
        </w:rPr>
        <w:t>ud</w:t>
      </w:r>
      <w:r>
        <w:rPr>
          <w:rFonts w:ascii="Arial" w:eastAsia="Arial" w:hAnsi="Arial" w:cs="Arial"/>
          <w:sz w:val="24"/>
          <w:szCs w:val="24"/>
        </w:rPr>
        <w:t>i</w:t>
      </w:r>
    </w:p>
    <w:p w:rsidR="00855DAC" w:rsidRDefault="00855DAC" w:rsidP="00855DAC">
      <w:pPr>
        <w:spacing w:before="8" w:line="140" w:lineRule="exact"/>
        <w:rPr>
          <w:sz w:val="15"/>
          <w:szCs w:val="15"/>
        </w:rPr>
      </w:pPr>
    </w:p>
    <w:p w:rsidR="00855DAC" w:rsidRDefault="00855DAC" w:rsidP="00855DAC">
      <w:pPr>
        <w:spacing w:line="200" w:lineRule="exact"/>
      </w:pPr>
    </w:p>
    <w:p w:rsidR="00855DAC" w:rsidRPr="00DB0FF4" w:rsidRDefault="00855DAC" w:rsidP="00855DAC">
      <w:pPr>
        <w:spacing w:line="275" w:lineRule="auto"/>
        <w:ind w:left="576" w:right="149"/>
        <w:rPr>
          <w:rFonts w:ascii="Arial" w:eastAsia="Arial" w:hAnsi="Arial" w:cs="Arial"/>
          <w:i/>
          <w:sz w:val="24"/>
          <w:szCs w:val="24"/>
        </w:rPr>
      </w:pP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1"/>
          <w:sz w:val="24"/>
          <w:szCs w:val="24"/>
        </w:rPr>
        <w:t>i</w:t>
      </w:r>
      <w:r w:rsidRPr="00DB0FF4">
        <w:rPr>
          <w:rFonts w:ascii="Arial" w:eastAsia="Arial" w:hAnsi="Arial" w:cs="Arial"/>
          <w:i/>
          <w:color w:val="5B9BD5" w:themeColor="accent1"/>
          <w:sz w:val="24"/>
          <w:szCs w:val="24"/>
        </w:rPr>
        <w:t>sk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23"/>
          <w:sz w:val="24"/>
          <w:szCs w:val="24"/>
        </w:rPr>
        <w:t xml:space="preserve"> </w:t>
      </w:r>
      <w:r w:rsidRPr="00DB0FF4">
        <w:rPr>
          <w:rFonts w:ascii="Arial" w:eastAsia="Arial" w:hAnsi="Arial" w:cs="Arial"/>
          <w:i/>
          <w:color w:val="5B9BD5" w:themeColor="accent1"/>
          <w:sz w:val="24"/>
          <w:szCs w:val="24"/>
        </w:rPr>
        <w:t>st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22"/>
          <w:sz w:val="24"/>
          <w:szCs w:val="24"/>
        </w:rPr>
        <w:t xml:space="preserve"> </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kre</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si</w:t>
      </w:r>
      <w:r w:rsidRPr="00DB0FF4">
        <w:rPr>
          <w:rFonts w:ascii="Arial" w:eastAsia="Arial" w:hAnsi="Arial" w:cs="Arial"/>
          <w:i/>
          <w:color w:val="5B9BD5" w:themeColor="accent1"/>
          <w:spacing w:val="22"/>
          <w:sz w:val="24"/>
          <w:szCs w:val="24"/>
        </w:rPr>
        <w:t xml:space="preserve"> </w:t>
      </w:r>
      <w:r w:rsidRPr="00DB0FF4">
        <w:rPr>
          <w:rFonts w:ascii="Arial" w:eastAsia="Arial" w:hAnsi="Arial" w:cs="Arial"/>
          <w:i/>
          <w:color w:val="5B9BD5" w:themeColor="accent1"/>
          <w:spacing w:val="1"/>
          <w:sz w:val="24"/>
          <w:szCs w:val="24"/>
        </w:rPr>
        <w:t>da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23"/>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i</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23"/>
          <w:sz w:val="24"/>
          <w:szCs w:val="24"/>
        </w:rPr>
        <w:t xml:space="preserve"> </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z w:val="24"/>
          <w:szCs w:val="24"/>
        </w:rPr>
        <w:t>kre</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si</w:t>
      </w:r>
      <w:r w:rsidRPr="00DB0FF4">
        <w:rPr>
          <w:rFonts w:ascii="Arial" w:eastAsia="Arial" w:hAnsi="Arial" w:cs="Arial"/>
          <w:i/>
          <w:color w:val="5B9BD5" w:themeColor="accent1"/>
          <w:spacing w:val="22"/>
          <w:sz w:val="24"/>
          <w:szCs w:val="24"/>
        </w:rPr>
        <w:t xml:space="preserve"> </w:t>
      </w:r>
      <w:r w:rsidRPr="00DB0FF4">
        <w:rPr>
          <w:rFonts w:ascii="Arial" w:eastAsia="Arial" w:hAnsi="Arial" w:cs="Arial"/>
          <w:i/>
          <w:color w:val="5B9BD5" w:themeColor="accent1"/>
          <w:spacing w:val="1"/>
          <w:sz w:val="24"/>
          <w:szCs w:val="24"/>
        </w:rPr>
        <w:t>da</w:t>
      </w:r>
      <w:r w:rsidRPr="00DB0FF4">
        <w:rPr>
          <w:rFonts w:ascii="Arial" w:eastAsia="Arial" w:hAnsi="Arial" w:cs="Arial"/>
          <w:i/>
          <w:color w:val="5B9BD5" w:themeColor="accent1"/>
          <w:sz w:val="24"/>
          <w:szCs w:val="24"/>
        </w:rPr>
        <w:t>ri</w:t>
      </w:r>
      <w:r w:rsidRPr="00DB0FF4">
        <w:rPr>
          <w:rFonts w:ascii="Arial" w:eastAsia="Arial" w:hAnsi="Arial" w:cs="Arial"/>
          <w:i/>
          <w:color w:val="5B9BD5" w:themeColor="accent1"/>
          <w:spacing w:val="21"/>
          <w:sz w:val="24"/>
          <w:szCs w:val="24"/>
        </w:rPr>
        <w:t xml:space="preserve"> </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luruh</w:t>
      </w:r>
      <w:r w:rsidRPr="00DB0FF4">
        <w:rPr>
          <w:rFonts w:ascii="Arial" w:eastAsia="Arial" w:hAnsi="Arial" w:cs="Arial"/>
          <w:i/>
          <w:color w:val="5B9BD5" w:themeColor="accent1"/>
          <w:spacing w:val="20"/>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z w:val="24"/>
          <w:szCs w:val="24"/>
        </w:rPr>
        <w:t>ro</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z w:val="24"/>
          <w:szCs w:val="24"/>
        </w:rPr>
        <w:t>ram</w:t>
      </w:r>
      <w:r w:rsidRPr="00DB0FF4">
        <w:rPr>
          <w:rFonts w:ascii="Arial" w:eastAsia="Arial" w:hAnsi="Arial" w:cs="Arial"/>
          <w:i/>
          <w:color w:val="5B9BD5" w:themeColor="accent1"/>
          <w:spacing w:val="24"/>
          <w:sz w:val="24"/>
          <w:szCs w:val="24"/>
        </w:rPr>
        <w:t xml:space="preserve"> </w:t>
      </w:r>
      <w:r w:rsidRPr="00DB0FF4">
        <w:rPr>
          <w:rFonts w:ascii="Arial" w:eastAsia="Arial" w:hAnsi="Arial" w:cs="Arial"/>
          <w:i/>
          <w:color w:val="5B9BD5" w:themeColor="accent1"/>
          <w:sz w:val="24"/>
          <w:szCs w:val="24"/>
        </w:rPr>
        <w:t>st</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 xml:space="preserve">i </w:t>
      </w:r>
      <w:r w:rsidRPr="00DB0FF4">
        <w:rPr>
          <w:rFonts w:ascii="Arial" w:eastAsia="Arial" w:hAnsi="Arial" w:cs="Arial"/>
          <w:i/>
          <w:color w:val="5B9BD5" w:themeColor="accent1"/>
          <w:spacing w:val="-2"/>
          <w:sz w:val="24"/>
          <w:szCs w:val="24"/>
        </w:rPr>
        <w:t>y</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z w:val="24"/>
          <w:szCs w:val="24"/>
        </w:rPr>
        <w:t>g</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isel</w:t>
      </w:r>
      <w:r w:rsidRPr="00DB0FF4">
        <w:rPr>
          <w:rFonts w:ascii="Arial" w:eastAsia="Arial" w:hAnsi="Arial" w:cs="Arial"/>
          <w:i/>
          <w:color w:val="5B9BD5" w:themeColor="accent1"/>
          <w:spacing w:val="1"/>
          <w:sz w:val="24"/>
          <w:szCs w:val="24"/>
        </w:rPr>
        <w:t>en</w:t>
      </w:r>
      <w:r w:rsidRPr="00DB0FF4">
        <w:rPr>
          <w:rFonts w:ascii="Arial" w:eastAsia="Arial" w:hAnsi="Arial" w:cs="Arial"/>
          <w:i/>
          <w:color w:val="5B9BD5" w:themeColor="accent1"/>
          <w:spacing w:val="-1"/>
          <w:sz w:val="24"/>
          <w:szCs w:val="24"/>
        </w:rPr>
        <w:t>gg</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rak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 xml:space="preserve">i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2"/>
          <w:sz w:val="24"/>
          <w:szCs w:val="24"/>
        </w:rPr>
        <w:t>g</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ru</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t</w:t>
      </w:r>
      <w:r w:rsidRPr="00DB0FF4">
        <w:rPr>
          <w:rFonts w:ascii="Arial" w:eastAsia="Arial" w:hAnsi="Arial" w:cs="Arial"/>
          <w:i/>
          <w:color w:val="5B9BD5" w:themeColor="accent1"/>
          <w:sz w:val="24"/>
          <w:szCs w:val="24"/>
        </w:rPr>
        <w:t>in</w:t>
      </w:r>
      <w:r w:rsidRPr="00DB0FF4">
        <w:rPr>
          <w:rFonts w:ascii="Arial" w:eastAsia="Arial" w:hAnsi="Arial" w:cs="Arial"/>
          <w:i/>
          <w:color w:val="5B9BD5" w:themeColor="accent1"/>
          <w:spacing w:val="-1"/>
          <w:sz w:val="24"/>
          <w:szCs w:val="24"/>
        </w:rPr>
        <w:t>gg</w:t>
      </w:r>
      <w:r w:rsidRPr="00DB0FF4">
        <w:rPr>
          <w:rFonts w:ascii="Arial" w:eastAsia="Arial" w:hAnsi="Arial" w:cs="Arial"/>
          <w:i/>
          <w:color w:val="5B9BD5" w:themeColor="accent1"/>
          <w:sz w:val="24"/>
          <w:szCs w:val="24"/>
        </w:rPr>
        <w:t xml:space="preserve">i </w:t>
      </w:r>
      <w:r w:rsidRPr="00DB0FF4">
        <w:rPr>
          <w:rFonts w:ascii="Arial" w:eastAsia="Arial" w:hAnsi="Arial" w:cs="Arial"/>
          <w:i/>
          <w:color w:val="5B9BD5" w:themeColor="accent1"/>
          <w:spacing w:val="1"/>
          <w:sz w:val="24"/>
          <w:szCs w:val="24"/>
        </w:rPr>
        <w:t>de</w:t>
      </w:r>
      <w:r w:rsidRPr="00DB0FF4">
        <w:rPr>
          <w:rFonts w:ascii="Arial" w:eastAsia="Arial" w:hAnsi="Arial" w:cs="Arial"/>
          <w:i/>
          <w:color w:val="5B9BD5" w:themeColor="accent1"/>
          <w:spacing w:val="-1"/>
          <w:sz w:val="24"/>
          <w:szCs w:val="24"/>
        </w:rPr>
        <w:t>ng</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2"/>
          <w:sz w:val="24"/>
          <w:szCs w:val="24"/>
        </w:rPr>
        <w:t>m</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z w:val="24"/>
          <w:szCs w:val="24"/>
        </w:rPr>
        <w:t>iku</w:t>
      </w:r>
      <w:r w:rsidRPr="00DB0FF4">
        <w:rPr>
          <w:rFonts w:ascii="Arial" w:eastAsia="Arial" w:hAnsi="Arial" w:cs="Arial"/>
          <w:i/>
          <w:color w:val="5B9BD5" w:themeColor="accent1"/>
          <w:spacing w:val="1"/>
          <w:sz w:val="24"/>
          <w:szCs w:val="24"/>
        </w:rPr>
        <w:t>t</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3"/>
          <w:sz w:val="24"/>
          <w:szCs w:val="24"/>
        </w:rPr>
        <w:t>f</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pacing w:val="-3"/>
          <w:sz w:val="24"/>
          <w:szCs w:val="24"/>
        </w:rPr>
        <w:t>r</w:t>
      </w:r>
      <w:r w:rsidRPr="00DB0FF4">
        <w:rPr>
          <w:rFonts w:ascii="Arial" w:eastAsia="Arial" w:hAnsi="Arial" w:cs="Arial"/>
          <w:i/>
          <w:color w:val="5B9BD5" w:themeColor="accent1"/>
          <w:spacing w:val="1"/>
          <w:sz w:val="24"/>
          <w:szCs w:val="24"/>
        </w:rPr>
        <w:t>ma</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6"/>
          <w:sz w:val="24"/>
          <w:szCs w:val="24"/>
        </w:rPr>
        <w:t xml:space="preserve"> </w:t>
      </w:r>
      <w:r w:rsidRPr="00DB0FF4">
        <w:rPr>
          <w:rFonts w:ascii="Arial" w:eastAsia="Arial" w:hAnsi="Arial" w:cs="Arial"/>
          <w:i/>
          <w:color w:val="5B9BD5" w:themeColor="accent1"/>
          <w:sz w:val="24"/>
          <w:szCs w:val="24"/>
        </w:rPr>
        <w:t>Ta</w:t>
      </w:r>
      <w:r w:rsidRPr="00DB0FF4">
        <w:rPr>
          <w:rFonts w:ascii="Arial" w:eastAsia="Arial" w:hAnsi="Arial" w:cs="Arial"/>
          <w:i/>
          <w:color w:val="5B9BD5" w:themeColor="accent1"/>
          <w:spacing w:val="1"/>
          <w:sz w:val="24"/>
          <w:szCs w:val="24"/>
        </w:rPr>
        <w:t>be</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2"/>
          <w:sz w:val="24"/>
          <w:szCs w:val="24"/>
        </w:rPr>
        <w:t>5</w:t>
      </w:r>
      <w:r w:rsidRPr="00DB0FF4">
        <w:rPr>
          <w:rFonts w:ascii="Arial" w:eastAsia="Arial" w:hAnsi="Arial" w:cs="Arial"/>
          <w:i/>
          <w:color w:val="5B9BD5" w:themeColor="accent1"/>
          <w:sz w:val="24"/>
          <w:szCs w:val="24"/>
        </w:rPr>
        <w:t>.</w:t>
      </w:r>
    </w:p>
    <w:p w:rsidR="00855DAC" w:rsidRDefault="00855DAC" w:rsidP="00855DAC">
      <w:pPr>
        <w:spacing w:line="120" w:lineRule="exact"/>
        <w:rPr>
          <w:sz w:val="12"/>
          <w:szCs w:val="12"/>
        </w:rPr>
      </w:pPr>
    </w:p>
    <w:p w:rsidR="00855DAC" w:rsidRDefault="00855DAC" w:rsidP="00855DAC">
      <w:pPr>
        <w:spacing w:line="200" w:lineRule="exact"/>
      </w:pPr>
    </w:p>
    <w:p w:rsidR="00855DAC" w:rsidRDefault="00855DAC" w:rsidP="00855DAC">
      <w:pPr>
        <w:spacing w:line="260" w:lineRule="exact"/>
        <w:ind w:left="576"/>
        <w:rPr>
          <w:rFonts w:ascii="Arial" w:eastAsia="Arial" w:hAnsi="Arial" w:cs="Arial"/>
          <w:sz w:val="24"/>
          <w:szCs w:val="24"/>
        </w:rPr>
      </w:pPr>
      <w:r>
        <w:rPr>
          <w:rFonts w:ascii="Arial" w:eastAsia="Arial" w:hAnsi="Arial" w:cs="Arial"/>
          <w:spacing w:val="2"/>
          <w:position w:val="-1"/>
          <w:sz w:val="24"/>
          <w:szCs w:val="24"/>
        </w:rPr>
        <w:t>T</w:t>
      </w:r>
      <w:r>
        <w:rPr>
          <w:rFonts w:ascii="Arial" w:eastAsia="Arial" w:hAnsi="Arial" w:cs="Arial"/>
          <w:spacing w:val="-1"/>
          <w:position w:val="-1"/>
          <w:sz w:val="24"/>
          <w:szCs w:val="24"/>
        </w:rPr>
        <w:t>a</w:t>
      </w:r>
      <w:r>
        <w:rPr>
          <w:rFonts w:ascii="Arial" w:eastAsia="Arial" w:hAnsi="Arial" w:cs="Arial"/>
          <w:spacing w:val="1"/>
          <w:position w:val="-1"/>
          <w:sz w:val="24"/>
          <w:szCs w:val="24"/>
        </w:rPr>
        <w:t>be</w:t>
      </w:r>
      <w:r>
        <w:rPr>
          <w:rFonts w:ascii="Arial" w:eastAsia="Arial" w:hAnsi="Arial" w:cs="Arial"/>
          <w:position w:val="-1"/>
          <w:sz w:val="24"/>
          <w:szCs w:val="24"/>
        </w:rPr>
        <w:t>l 5</w:t>
      </w:r>
      <w:r>
        <w:rPr>
          <w:rFonts w:ascii="Arial" w:eastAsia="Arial" w:hAnsi="Arial" w:cs="Arial"/>
          <w:spacing w:val="66"/>
          <w:position w:val="-1"/>
          <w:sz w:val="24"/>
          <w:szCs w:val="24"/>
        </w:rPr>
        <w:t xml:space="preserve"> </w:t>
      </w:r>
      <w:r>
        <w:rPr>
          <w:rFonts w:ascii="Arial" w:eastAsia="Arial" w:hAnsi="Arial" w:cs="Arial"/>
          <w:position w:val="-1"/>
          <w:sz w:val="24"/>
          <w:szCs w:val="24"/>
        </w:rPr>
        <w:t>Akr</w:t>
      </w:r>
      <w:r>
        <w:rPr>
          <w:rFonts w:ascii="Arial" w:eastAsia="Arial" w:hAnsi="Arial" w:cs="Arial"/>
          <w:spacing w:val="-2"/>
          <w:position w:val="-1"/>
          <w:sz w:val="24"/>
          <w:szCs w:val="24"/>
        </w:rPr>
        <w:t>e</w:t>
      </w:r>
      <w:r>
        <w:rPr>
          <w:rFonts w:ascii="Arial" w:eastAsia="Arial" w:hAnsi="Arial" w:cs="Arial"/>
          <w:spacing w:val="1"/>
          <w:position w:val="-1"/>
          <w:sz w:val="24"/>
          <w:szCs w:val="24"/>
        </w:rPr>
        <w:t>d</w:t>
      </w:r>
      <w:r>
        <w:rPr>
          <w:rFonts w:ascii="Arial" w:eastAsia="Arial" w:hAnsi="Arial" w:cs="Arial"/>
          <w:position w:val="-1"/>
          <w:sz w:val="24"/>
          <w:szCs w:val="24"/>
        </w:rPr>
        <w:t>it</w:t>
      </w:r>
      <w:r>
        <w:rPr>
          <w:rFonts w:ascii="Arial" w:eastAsia="Arial" w:hAnsi="Arial" w:cs="Arial"/>
          <w:spacing w:val="1"/>
          <w:position w:val="-1"/>
          <w:sz w:val="24"/>
          <w:szCs w:val="24"/>
        </w:rPr>
        <w:t>a</w:t>
      </w:r>
      <w:r>
        <w:rPr>
          <w:rFonts w:ascii="Arial" w:eastAsia="Arial" w:hAnsi="Arial" w:cs="Arial"/>
          <w:position w:val="-1"/>
          <w:sz w:val="24"/>
          <w:szCs w:val="24"/>
        </w:rPr>
        <w:t>si Pr</w:t>
      </w:r>
      <w:r>
        <w:rPr>
          <w:rFonts w:ascii="Arial" w:eastAsia="Arial" w:hAnsi="Arial" w:cs="Arial"/>
          <w:spacing w:val="-2"/>
          <w:position w:val="-1"/>
          <w:sz w:val="24"/>
          <w:szCs w:val="24"/>
        </w:rPr>
        <w:t>o</w:t>
      </w:r>
      <w:r>
        <w:rPr>
          <w:rFonts w:ascii="Arial" w:eastAsia="Arial" w:hAnsi="Arial" w:cs="Arial"/>
          <w:spacing w:val="-1"/>
          <w:position w:val="-1"/>
          <w:sz w:val="24"/>
          <w:szCs w:val="24"/>
        </w:rPr>
        <w:t>g</w:t>
      </w:r>
      <w:r>
        <w:rPr>
          <w:rFonts w:ascii="Arial" w:eastAsia="Arial" w:hAnsi="Arial" w:cs="Arial"/>
          <w:position w:val="-1"/>
          <w:sz w:val="24"/>
          <w:szCs w:val="24"/>
        </w:rPr>
        <w:t>ram</w:t>
      </w:r>
      <w:r>
        <w:rPr>
          <w:rFonts w:ascii="Arial" w:eastAsia="Arial" w:hAnsi="Arial" w:cs="Arial"/>
          <w:spacing w:val="2"/>
          <w:position w:val="-1"/>
          <w:sz w:val="24"/>
          <w:szCs w:val="24"/>
        </w:rPr>
        <w:t xml:space="preserve"> </w:t>
      </w:r>
      <w:r>
        <w:rPr>
          <w:rFonts w:ascii="Arial" w:eastAsia="Arial" w:hAnsi="Arial" w:cs="Arial"/>
          <w:spacing w:val="1"/>
          <w:position w:val="-1"/>
          <w:sz w:val="24"/>
          <w:szCs w:val="24"/>
        </w:rPr>
        <w:t>S</w:t>
      </w:r>
      <w:r>
        <w:rPr>
          <w:rFonts w:ascii="Arial" w:eastAsia="Arial" w:hAnsi="Arial" w:cs="Arial"/>
          <w:position w:val="-1"/>
          <w:sz w:val="24"/>
          <w:szCs w:val="24"/>
        </w:rPr>
        <w:t>t</w:t>
      </w:r>
      <w:r>
        <w:rPr>
          <w:rFonts w:ascii="Arial" w:eastAsia="Arial" w:hAnsi="Arial" w:cs="Arial"/>
          <w:spacing w:val="-1"/>
          <w:position w:val="-1"/>
          <w:sz w:val="24"/>
          <w:szCs w:val="24"/>
        </w:rPr>
        <w:t>u</w:t>
      </w:r>
      <w:r>
        <w:rPr>
          <w:rFonts w:ascii="Arial" w:eastAsia="Arial" w:hAnsi="Arial" w:cs="Arial"/>
          <w:spacing w:val="1"/>
          <w:position w:val="-1"/>
          <w:sz w:val="24"/>
          <w:szCs w:val="24"/>
        </w:rPr>
        <w:t>d</w:t>
      </w:r>
      <w:r>
        <w:rPr>
          <w:rFonts w:ascii="Arial" w:eastAsia="Arial" w:hAnsi="Arial" w:cs="Arial"/>
          <w:position w:val="-1"/>
          <w:sz w:val="24"/>
          <w:szCs w:val="24"/>
        </w:rPr>
        <w:t>i</w:t>
      </w:r>
    </w:p>
    <w:p w:rsidR="00855DAC" w:rsidRDefault="00855DAC" w:rsidP="00855DAC">
      <w:pPr>
        <w:spacing w:before="2" w:line="40" w:lineRule="exact"/>
        <w:rPr>
          <w:sz w:val="4"/>
          <w:szCs w:val="4"/>
        </w:rPr>
      </w:pPr>
    </w:p>
    <w:tbl>
      <w:tblPr>
        <w:tblW w:w="0" w:type="auto"/>
        <w:tblInd w:w="683" w:type="dxa"/>
        <w:tblLayout w:type="fixed"/>
        <w:tblCellMar>
          <w:left w:w="0" w:type="dxa"/>
          <w:right w:w="0" w:type="dxa"/>
        </w:tblCellMar>
        <w:tblLook w:val="01E0" w:firstRow="1" w:lastRow="1" w:firstColumn="1" w:lastColumn="1" w:noHBand="0" w:noVBand="0"/>
      </w:tblPr>
      <w:tblGrid>
        <w:gridCol w:w="643"/>
        <w:gridCol w:w="1482"/>
        <w:gridCol w:w="449"/>
        <w:gridCol w:w="446"/>
        <w:gridCol w:w="447"/>
        <w:gridCol w:w="447"/>
        <w:gridCol w:w="449"/>
        <w:gridCol w:w="446"/>
        <w:gridCol w:w="446"/>
        <w:gridCol w:w="446"/>
        <w:gridCol w:w="449"/>
        <w:gridCol w:w="446"/>
        <w:gridCol w:w="446"/>
        <w:gridCol w:w="451"/>
        <w:gridCol w:w="1126"/>
      </w:tblGrid>
      <w:tr w:rsidR="00855DAC" w:rsidTr="00124CB6">
        <w:trPr>
          <w:trHeight w:hRule="exact" w:val="276"/>
        </w:trPr>
        <w:tc>
          <w:tcPr>
            <w:tcW w:w="643" w:type="dxa"/>
            <w:vMerge w:val="restart"/>
            <w:tcBorders>
              <w:top w:val="single" w:sz="5" w:space="0" w:color="000000"/>
              <w:left w:val="single" w:sz="5" w:space="0" w:color="000000"/>
              <w:right w:val="single" w:sz="5" w:space="0" w:color="000000"/>
            </w:tcBorders>
            <w:shd w:val="clear" w:color="auto" w:fill="D9D9D9"/>
          </w:tcPr>
          <w:p w:rsidR="00855DAC" w:rsidRDefault="00855DAC" w:rsidP="00124CB6">
            <w:pPr>
              <w:spacing w:line="200" w:lineRule="exact"/>
            </w:pPr>
          </w:p>
          <w:p w:rsidR="00855DAC" w:rsidRDefault="00855DAC" w:rsidP="00124CB6">
            <w:pPr>
              <w:spacing w:before="12" w:line="240" w:lineRule="exact"/>
              <w:rPr>
                <w:sz w:val="24"/>
                <w:szCs w:val="24"/>
              </w:rPr>
            </w:pPr>
          </w:p>
          <w:p w:rsidR="00855DAC" w:rsidRDefault="00855DAC" w:rsidP="00124CB6">
            <w:pPr>
              <w:ind w:left="153"/>
              <w:rPr>
                <w:rFonts w:ascii="Arial" w:eastAsia="Arial" w:hAnsi="Arial" w:cs="Arial"/>
              </w:rPr>
            </w:pPr>
            <w:r>
              <w:rPr>
                <w:rFonts w:ascii="Arial" w:eastAsia="Arial" w:hAnsi="Arial" w:cs="Arial"/>
                <w:b/>
              </w:rPr>
              <w:t>N</w:t>
            </w:r>
            <w:r>
              <w:rPr>
                <w:rFonts w:ascii="Arial" w:eastAsia="Arial" w:hAnsi="Arial" w:cs="Arial"/>
                <w:b/>
                <w:spacing w:val="1"/>
              </w:rPr>
              <w:t>o</w:t>
            </w:r>
            <w:r>
              <w:rPr>
                <w:rFonts w:ascii="Arial" w:eastAsia="Arial" w:hAnsi="Arial" w:cs="Arial"/>
                <w:b/>
              </w:rPr>
              <w:t>.</w:t>
            </w:r>
          </w:p>
        </w:tc>
        <w:tc>
          <w:tcPr>
            <w:tcW w:w="1481" w:type="dxa"/>
            <w:vMerge w:val="restart"/>
            <w:tcBorders>
              <w:top w:val="single" w:sz="5" w:space="0" w:color="000000"/>
              <w:left w:val="single" w:sz="5" w:space="0" w:color="000000"/>
              <w:right w:val="single" w:sz="5" w:space="0" w:color="000000"/>
            </w:tcBorders>
            <w:shd w:val="clear" w:color="auto" w:fill="D9D9D9"/>
          </w:tcPr>
          <w:p w:rsidR="00855DAC" w:rsidRDefault="00855DAC" w:rsidP="00124CB6">
            <w:pPr>
              <w:spacing w:before="6" w:line="180" w:lineRule="exact"/>
              <w:rPr>
                <w:sz w:val="18"/>
                <w:szCs w:val="18"/>
              </w:rPr>
            </w:pPr>
          </w:p>
          <w:p w:rsidR="00855DAC" w:rsidRDefault="00855DAC" w:rsidP="00124CB6">
            <w:pPr>
              <w:spacing w:line="276" w:lineRule="auto"/>
              <w:ind w:left="207" w:right="209"/>
              <w:jc w:val="center"/>
              <w:rPr>
                <w:rFonts w:ascii="Arial" w:eastAsia="Arial" w:hAnsi="Arial" w:cs="Arial"/>
              </w:rPr>
            </w:pPr>
            <w:r>
              <w:rPr>
                <w:rFonts w:ascii="Arial" w:eastAsia="Arial" w:hAnsi="Arial" w:cs="Arial"/>
                <w:b/>
                <w:spacing w:val="-1"/>
              </w:rPr>
              <w:t>S</w:t>
            </w:r>
            <w:r>
              <w:rPr>
                <w:rFonts w:ascii="Arial" w:eastAsia="Arial" w:hAnsi="Arial" w:cs="Arial"/>
                <w:b/>
                <w:spacing w:val="1"/>
              </w:rPr>
              <w:t>t</w:t>
            </w:r>
            <w:r>
              <w:rPr>
                <w:rFonts w:ascii="Arial" w:eastAsia="Arial" w:hAnsi="Arial" w:cs="Arial"/>
                <w:b/>
              </w:rPr>
              <w:t>at</w:t>
            </w:r>
            <w:r>
              <w:rPr>
                <w:rFonts w:ascii="Arial" w:eastAsia="Arial" w:hAnsi="Arial" w:cs="Arial"/>
                <w:b/>
                <w:spacing w:val="1"/>
              </w:rPr>
              <w:t>u</w:t>
            </w:r>
            <w:r>
              <w:rPr>
                <w:rFonts w:ascii="Arial" w:eastAsia="Arial" w:hAnsi="Arial" w:cs="Arial"/>
                <w:b/>
              </w:rPr>
              <w:t>s</w:t>
            </w:r>
            <w:r>
              <w:rPr>
                <w:rFonts w:ascii="Arial" w:eastAsia="Arial" w:hAnsi="Arial" w:cs="Arial"/>
                <w:b/>
                <w:spacing w:val="-6"/>
              </w:rPr>
              <w:t xml:space="preserve"> </w:t>
            </w:r>
            <w:r>
              <w:rPr>
                <w:rFonts w:ascii="Arial" w:eastAsia="Arial" w:hAnsi="Arial" w:cs="Arial"/>
                <w:b/>
                <w:w w:val="99"/>
              </w:rPr>
              <w:t xml:space="preserve">dan </w:t>
            </w:r>
            <w:r>
              <w:rPr>
                <w:rFonts w:ascii="Arial" w:eastAsia="Arial" w:hAnsi="Arial" w:cs="Arial"/>
                <w:b/>
                <w:spacing w:val="-1"/>
                <w:w w:val="99"/>
              </w:rPr>
              <w:t>P</w:t>
            </w:r>
            <w:r>
              <w:rPr>
                <w:rFonts w:ascii="Arial" w:eastAsia="Arial" w:hAnsi="Arial" w:cs="Arial"/>
                <w:b/>
                <w:w w:val="99"/>
              </w:rPr>
              <w:t>e</w:t>
            </w:r>
            <w:r>
              <w:rPr>
                <w:rFonts w:ascii="Arial" w:eastAsia="Arial" w:hAnsi="Arial" w:cs="Arial"/>
                <w:b/>
                <w:spacing w:val="1"/>
                <w:w w:val="99"/>
              </w:rPr>
              <w:t>r</w:t>
            </w:r>
            <w:r>
              <w:rPr>
                <w:rFonts w:ascii="Arial" w:eastAsia="Arial" w:hAnsi="Arial" w:cs="Arial"/>
                <w:b/>
                <w:w w:val="99"/>
              </w:rPr>
              <w:t>in</w:t>
            </w:r>
            <w:r>
              <w:rPr>
                <w:rFonts w:ascii="Arial" w:eastAsia="Arial" w:hAnsi="Arial" w:cs="Arial"/>
                <w:b/>
                <w:spacing w:val="1"/>
                <w:w w:val="99"/>
              </w:rPr>
              <w:t>g</w:t>
            </w:r>
            <w:r>
              <w:rPr>
                <w:rFonts w:ascii="Arial" w:eastAsia="Arial" w:hAnsi="Arial" w:cs="Arial"/>
                <w:b/>
                <w:w w:val="99"/>
              </w:rPr>
              <w:t>k</w:t>
            </w:r>
            <w:r>
              <w:rPr>
                <w:rFonts w:ascii="Arial" w:eastAsia="Arial" w:hAnsi="Arial" w:cs="Arial"/>
                <w:b/>
                <w:spacing w:val="-1"/>
                <w:w w:val="99"/>
              </w:rPr>
              <w:t>a</w:t>
            </w:r>
            <w:r>
              <w:rPr>
                <w:rFonts w:ascii="Arial" w:eastAsia="Arial" w:hAnsi="Arial" w:cs="Arial"/>
                <w:b/>
                <w:w w:val="99"/>
              </w:rPr>
              <w:t xml:space="preserve">t </w:t>
            </w:r>
            <w:r>
              <w:rPr>
                <w:rFonts w:ascii="Arial" w:eastAsia="Arial" w:hAnsi="Arial" w:cs="Arial"/>
                <w:b/>
                <w:spacing w:val="-2"/>
                <w:w w:val="99"/>
              </w:rPr>
              <w:t>A</w:t>
            </w:r>
            <w:r>
              <w:rPr>
                <w:rFonts w:ascii="Arial" w:eastAsia="Arial" w:hAnsi="Arial" w:cs="Arial"/>
                <w:b/>
                <w:spacing w:val="2"/>
                <w:w w:val="99"/>
              </w:rPr>
              <w:t>k</w:t>
            </w:r>
            <w:r>
              <w:rPr>
                <w:rFonts w:ascii="Arial" w:eastAsia="Arial" w:hAnsi="Arial" w:cs="Arial"/>
                <w:b/>
                <w:spacing w:val="-1"/>
                <w:w w:val="99"/>
              </w:rPr>
              <w:t>r</w:t>
            </w:r>
            <w:r>
              <w:rPr>
                <w:rFonts w:ascii="Arial" w:eastAsia="Arial" w:hAnsi="Arial" w:cs="Arial"/>
                <w:b/>
                <w:w w:val="99"/>
              </w:rPr>
              <w:t>edi</w:t>
            </w:r>
            <w:r>
              <w:rPr>
                <w:rFonts w:ascii="Arial" w:eastAsia="Arial" w:hAnsi="Arial" w:cs="Arial"/>
                <w:b/>
                <w:spacing w:val="1"/>
                <w:w w:val="99"/>
              </w:rPr>
              <w:t>t</w:t>
            </w:r>
            <w:r>
              <w:rPr>
                <w:rFonts w:ascii="Arial" w:eastAsia="Arial" w:hAnsi="Arial" w:cs="Arial"/>
                <w:b/>
                <w:spacing w:val="2"/>
                <w:w w:val="99"/>
              </w:rPr>
              <w:t>a</w:t>
            </w:r>
            <w:r>
              <w:rPr>
                <w:rFonts w:ascii="Arial" w:eastAsia="Arial" w:hAnsi="Arial" w:cs="Arial"/>
                <w:b/>
                <w:w w:val="99"/>
              </w:rPr>
              <w:t>si</w:t>
            </w:r>
          </w:p>
        </w:tc>
        <w:tc>
          <w:tcPr>
            <w:tcW w:w="5367" w:type="dxa"/>
            <w:gridSpan w:val="12"/>
            <w:tcBorders>
              <w:top w:val="single" w:sz="5" w:space="0" w:color="000000"/>
              <w:left w:val="single" w:sz="5" w:space="0" w:color="000000"/>
              <w:bottom w:val="nil"/>
              <w:right w:val="single" w:sz="5" w:space="0" w:color="000000"/>
            </w:tcBorders>
            <w:shd w:val="clear" w:color="auto" w:fill="D9D9D9"/>
          </w:tcPr>
          <w:p w:rsidR="00855DAC" w:rsidRDefault="00855DAC" w:rsidP="00124CB6">
            <w:pPr>
              <w:spacing w:line="220" w:lineRule="exact"/>
              <w:ind w:left="1609"/>
              <w:rPr>
                <w:rFonts w:ascii="Arial" w:eastAsia="Arial" w:hAnsi="Arial" w:cs="Arial"/>
              </w:rPr>
            </w:pPr>
            <w:r>
              <w:rPr>
                <w:rFonts w:ascii="Arial" w:eastAsia="Arial" w:hAnsi="Arial" w:cs="Arial"/>
                <w:b/>
              </w:rPr>
              <w:t>Ju</w:t>
            </w:r>
            <w:r>
              <w:rPr>
                <w:rFonts w:ascii="Arial" w:eastAsia="Arial" w:hAnsi="Arial" w:cs="Arial"/>
                <w:b/>
                <w:spacing w:val="1"/>
              </w:rPr>
              <w:t>m</w:t>
            </w:r>
            <w:r>
              <w:rPr>
                <w:rFonts w:ascii="Arial" w:eastAsia="Arial" w:hAnsi="Arial" w:cs="Arial"/>
                <w:b/>
              </w:rPr>
              <w:t>lah</w:t>
            </w:r>
            <w:r>
              <w:rPr>
                <w:rFonts w:ascii="Arial" w:eastAsia="Arial" w:hAnsi="Arial" w:cs="Arial"/>
                <w:b/>
                <w:spacing w:val="-5"/>
              </w:rPr>
              <w:t xml:space="preserve"> </w:t>
            </w:r>
            <w:r>
              <w:rPr>
                <w:rFonts w:ascii="Arial" w:eastAsia="Arial" w:hAnsi="Arial" w:cs="Arial"/>
                <w:b/>
                <w:spacing w:val="-1"/>
              </w:rPr>
              <w:t>Pr</w:t>
            </w:r>
            <w:r>
              <w:rPr>
                <w:rFonts w:ascii="Arial" w:eastAsia="Arial" w:hAnsi="Arial" w:cs="Arial"/>
                <w:b/>
              </w:rPr>
              <w:t>og</w:t>
            </w:r>
            <w:r>
              <w:rPr>
                <w:rFonts w:ascii="Arial" w:eastAsia="Arial" w:hAnsi="Arial" w:cs="Arial"/>
                <w:b/>
                <w:spacing w:val="2"/>
              </w:rPr>
              <w:t>r</w:t>
            </w:r>
            <w:r>
              <w:rPr>
                <w:rFonts w:ascii="Arial" w:eastAsia="Arial" w:hAnsi="Arial" w:cs="Arial"/>
                <w:b/>
              </w:rPr>
              <w:t>am</w:t>
            </w:r>
            <w:r>
              <w:rPr>
                <w:rFonts w:ascii="Arial" w:eastAsia="Arial" w:hAnsi="Arial" w:cs="Arial"/>
                <w:b/>
                <w:spacing w:val="-8"/>
              </w:rPr>
              <w:t xml:space="preserve"> </w:t>
            </w:r>
            <w:r>
              <w:rPr>
                <w:rFonts w:ascii="Arial" w:eastAsia="Arial" w:hAnsi="Arial" w:cs="Arial"/>
                <w:b/>
                <w:spacing w:val="-1"/>
              </w:rPr>
              <w:t>S</w:t>
            </w:r>
            <w:r>
              <w:rPr>
                <w:rFonts w:ascii="Arial" w:eastAsia="Arial" w:hAnsi="Arial" w:cs="Arial"/>
                <w:b/>
                <w:spacing w:val="1"/>
              </w:rPr>
              <w:t>t</w:t>
            </w:r>
            <w:r>
              <w:rPr>
                <w:rFonts w:ascii="Arial" w:eastAsia="Arial" w:hAnsi="Arial" w:cs="Arial"/>
                <w:b/>
              </w:rPr>
              <w:t>udi</w:t>
            </w:r>
          </w:p>
        </w:tc>
        <w:tc>
          <w:tcPr>
            <w:tcW w:w="1126" w:type="dxa"/>
            <w:vMerge w:val="restart"/>
            <w:tcBorders>
              <w:top w:val="single" w:sz="5" w:space="0" w:color="000000"/>
              <w:left w:val="single" w:sz="5" w:space="0" w:color="000000"/>
              <w:right w:val="single" w:sz="5" w:space="0" w:color="000000"/>
            </w:tcBorders>
            <w:shd w:val="clear" w:color="auto" w:fill="D9D9D9"/>
          </w:tcPr>
          <w:p w:rsidR="00855DAC" w:rsidRDefault="00855DAC" w:rsidP="00124CB6">
            <w:pPr>
              <w:spacing w:line="200" w:lineRule="exact"/>
            </w:pPr>
          </w:p>
          <w:p w:rsidR="00855DAC" w:rsidRDefault="00855DAC" w:rsidP="00124CB6">
            <w:pPr>
              <w:spacing w:before="12" w:line="240" w:lineRule="exact"/>
              <w:rPr>
                <w:sz w:val="24"/>
                <w:szCs w:val="24"/>
              </w:rPr>
            </w:pPr>
          </w:p>
          <w:p w:rsidR="00855DAC" w:rsidRDefault="00855DAC" w:rsidP="00124CB6">
            <w:pPr>
              <w:ind w:left="205"/>
              <w:rPr>
                <w:rFonts w:ascii="Arial" w:eastAsia="Arial" w:hAnsi="Arial" w:cs="Arial"/>
              </w:rPr>
            </w:pPr>
            <w:r>
              <w:rPr>
                <w:rFonts w:ascii="Arial" w:eastAsia="Arial" w:hAnsi="Arial" w:cs="Arial"/>
                <w:b/>
              </w:rPr>
              <w:t>Ju</w:t>
            </w:r>
            <w:r>
              <w:rPr>
                <w:rFonts w:ascii="Arial" w:eastAsia="Arial" w:hAnsi="Arial" w:cs="Arial"/>
                <w:b/>
                <w:spacing w:val="1"/>
              </w:rPr>
              <w:t>m</w:t>
            </w:r>
            <w:r>
              <w:rPr>
                <w:rFonts w:ascii="Arial" w:eastAsia="Arial" w:hAnsi="Arial" w:cs="Arial"/>
                <w:b/>
              </w:rPr>
              <w:t>lah</w:t>
            </w:r>
          </w:p>
        </w:tc>
      </w:tr>
      <w:tr w:rsidR="00855DAC" w:rsidTr="00124CB6">
        <w:trPr>
          <w:trHeight w:hRule="exact" w:val="274"/>
        </w:trPr>
        <w:tc>
          <w:tcPr>
            <w:tcW w:w="643" w:type="dxa"/>
            <w:vMerge/>
            <w:tcBorders>
              <w:left w:val="single" w:sz="5" w:space="0" w:color="000000"/>
              <w:right w:val="single" w:sz="5" w:space="0" w:color="000000"/>
            </w:tcBorders>
            <w:shd w:val="clear" w:color="auto" w:fill="D9D9D9"/>
          </w:tcPr>
          <w:p w:rsidR="00855DAC" w:rsidRDefault="00855DAC" w:rsidP="00124CB6"/>
        </w:tc>
        <w:tc>
          <w:tcPr>
            <w:tcW w:w="1481" w:type="dxa"/>
            <w:vMerge/>
            <w:tcBorders>
              <w:left w:val="single" w:sz="5" w:space="0" w:color="000000"/>
              <w:right w:val="single" w:sz="5" w:space="0" w:color="000000"/>
            </w:tcBorders>
            <w:shd w:val="clear" w:color="auto" w:fill="D9D9D9"/>
          </w:tcPr>
          <w:p w:rsidR="00855DAC" w:rsidRDefault="00855DAC" w:rsidP="00124CB6"/>
        </w:tc>
        <w:tc>
          <w:tcPr>
            <w:tcW w:w="1342" w:type="dxa"/>
            <w:gridSpan w:val="3"/>
            <w:tcBorders>
              <w:top w:val="single" w:sz="5" w:space="0" w:color="000000"/>
              <w:left w:val="single" w:sz="5" w:space="0" w:color="000000"/>
              <w:bottom w:val="nil"/>
              <w:right w:val="single" w:sz="5" w:space="0" w:color="000000"/>
            </w:tcBorders>
            <w:shd w:val="clear" w:color="auto" w:fill="D9D9D9"/>
          </w:tcPr>
          <w:p w:rsidR="00855DAC" w:rsidRDefault="00855DAC" w:rsidP="00124CB6">
            <w:pPr>
              <w:spacing w:line="220" w:lineRule="exact"/>
              <w:ind w:left="191"/>
              <w:rPr>
                <w:rFonts w:ascii="Arial" w:eastAsia="Arial" w:hAnsi="Arial" w:cs="Arial"/>
              </w:rPr>
            </w:pPr>
            <w:r>
              <w:rPr>
                <w:rFonts w:ascii="Arial" w:eastAsia="Arial" w:hAnsi="Arial" w:cs="Arial"/>
                <w:b/>
                <w:spacing w:val="-2"/>
              </w:rPr>
              <w:t>A</w:t>
            </w:r>
            <w:r>
              <w:rPr>
                <w:rFonts w:ascii="Arial" w:eastAsia="Arial" w:hAnsi="Arial" w:cs="Arial"/>
                <w:b/>
                <w:spacing w:val="2"/>
              </w:rPr>
              <w:t>k</w:t>
            </w:r>
            <w:r>
              <w:rPr>
                <w:rFonts w:ascii="Arial" w:eastAsia="Arial" w:hAnsi="Arial" w:cs="Arial"/>
                <w:b/>
              </w:rPr>
              <w:t>adem</w:t>
            </w:r>
            <w:r>
              <w:rPr>
                <w:rFonts w:ascii="Arial" w:eastAsia="Arial" w:hAnsi="Arial" w:cs="Arial"/>
                <w:b/>
                <w:spacing w:val="3"/>
              </w:rPr>
              <w:t>i</w:t>
            </w:r>
            <w:r>
              <w:rPr>
                <w:rFonts w:ascii="Arial" w:eastAsia="Arial" w:hAnsi="Arial" w:cs="Arial"/>
                <w:b/>
              </w:rPr>
              <w:t>k</w:t>
            </w:r>
          </w:p>
        </w:tc>
        <w:tc>
          <w:tcPr>
            <w:tcW w:w="1342" w:type="dxa"/>
            <w:gridSpan w:val="3"/>
            <w:tcBorders>
              <w:top w:val="single" w:sz="5" w:space="0" w:color="000000"/>
              <w:left w:val="single" w:sz="5" w:space="0" w:color="000000"/>
              <w:bottom w:val="nil"/>
              <w:right w:val="single" w:sz="5" w:space="0" w:color="000000"/>
            </w:tcBorders>
            <w:shd w:val="clear" w:color="auto" w:fill="D9D9D9"/>
          </w:tcPr>
          <w:p w:rsidR="00855DAC" w:rsidRDefault="00855DAC" w:rsidP="00124CB6">
            <w:pPr>
              <w:spacing w:line="220" w:lineRule="exact"/>
              <w:ind w:left="326"/>
              <w:rPr>
                <w:rFonts w:ascii="Arial" w:eastAsia="Arial" w:hAnsi="Arial" w:cs="Arial"/>
              </w:rPr>
            </w:pPr>
            <w:r>
              <w:rPr>
                <w:rFonts w:ascii="Arial" w:eastAsia="Arial" w:hAnsi="Arial" w:cs="Arial"/>
                <w:b/>
                <w:spacing w:val="-1"/>
              </w:rPr>
              <w:t>Pr</w:t>
            </w:r>
            <w:r>
              <w:rPr>
                <w:rFonts w:ascii="Arial" w:eastAsia="Arial" w:hAnsi="Arial" w:cs="Arial"/>
                <w:b/>
              </w:rPr>
              <w:t>o</w:t>
            </w:r>
            <w:r>
              <w:rPr>
                <w:rFonts w:ascii="Arial" w:eastAsia="Arial" w:hAnsi="Arial" w:cs="Arial"/>
                <w:b/>
                <w:spacing w:val="1"/>
              </w:rPr>
              <w:t>f</w:t>
            </w:r>
            <w:r>
              <w:rPr>
                <w:rFonts w:ascii="Arial" w:eastAsia="Arial" w:hAnsi="Arial" w:cs="Arial"/>
                <w:b/>
              </w:rPr>
              <w:t>e</w:t>
            </w:r>
            <w:r>
              <w:rPr>
                <w:rFonts w:ascii="Arial" w:eastAsia="Arial" w:hAnsi="Arial" w:cs="Arial"/>
                <w:b/>
                <w:spacing w:val="1"/>
              </w:rPr>
              <w:t>s</w:t>
            </w:r>
            <w:r>
              <w:rPr>
                <w:rFonts w:ascii="Arial" w:eastAsia="Arial" w:hAnsi="Arial" w:cs="Arial"/>
                <w:b/>
              </w:rPr>
              <w:t>i</w:t>
            </w:r>
          </w:p>
        </w:tc>
        <w:tc>
          <w:tcPr>
            <w:tcW w:w="2684" w:type="dxa"/>
            <w:gridSpan w:val="6"/>
            <w:tcBorders>
              <w:top w:val="single" w:sz="5" w:space="0" w:color="000000"/>
              <w:left w:val="single" w:sz="5" w:space="0" w:color="000000"/>
              <w:bottom w:val="nil"/>
              <w:right w:val="single" w:sz="5" w:space="0" w:color="000000"/>
            </w:tcBorders>
            <w:shd w:val="clear" w:color="auto" w:fill="D9D9D9"/>
          </w:tcPr>
          <w:p w:rsidR="00855DAC" w:rsidRDefault="00855DAC" w:rsidP="00124CB6">
            <w:pPr>
              <w:spacing w:line="220" w:lineRule="exact"/>
              <w:ind w:left="970" w:right="976"/>
              <w:jc w:val="center"/>
              <w:rPr>
                <w:rFonts w:ascii="Arial" w:eastAsia="Arial" w:hAnsi="Arial" w:cs="Arial"/>
              </w:rPr>
            </w:pPr>
            <w:r>
              <w:rPr>
                <w:rFonts w:ascii="Arial" w:eastAsia="Arial" w:hAnsi="Arial" w:cs="Arial"/>
                <w:b/>
                <w:spacing w:val="-1"/>
                <w:w w:val="99"/>
              </w:rPr>
              <w:t>V</w:t>
            </w:r>
            <w:r>
              <w:rPr>
                <w:rFonts w:ascii="Arial" w:eastAsia="Arial" w:hAnsi="Arial" w:cs="Arial"/>
                <w:b/>
                <w:w w:val="99"/>
              </w:rPr>
              <w:t>ok</w:t>
            </w:r>
            <w:r>
              <w:rPr>
                <w:rFonts w:ascii="Arial" w:eastAsia="Arial" w:hAnsi="Arial" w:cs="Arial"/>
                <w:b/>
                <w:spacing w:val="1"/>
                <w:w w:val="99"/>
              </w:rPr>
              <w:t>a</w:t>
            </w:r>
            <w:r>
              <w:rPr>
                <w:rFonts w:ascii="Arial" w:eastAsia="Arial" w:hAnsi="Arial" w:cs="Arial"/>
                <w:b/>
                <w:w w:val="99"/>
              </w:rPr>
              <w:t>si</w:t>
            </w:r>
          </w:p>
        </w:tc>
        <w:tc>
          <w:tcPr>
            <w:tcW w:w="1126" w:type="dxa"/>
            <w:vMerge/>
            <w:tcBorders>
              <w:left w:val="single" w:sz="5" w:space="0" w:color="000000"/>
              <w:right w:val="single" w:sz="5" w:space="0" w:color="000000"/>
            </w:tcBorders>
            <w:shd w:val="clear" w:color="auto" w:fill="D9D9D9"/>
          </w:tcPr>
          <w:p w:rsidR="00855DAC" w:rsidRDefault="00855DAC" w:rsidP="00124CB6"/>
        </w:tc>
      </w:tr>
      <w:tr w:rsidR="00855DAC" w:rsidTr="00124CB6">
        <w:trPr>
          <w:trHeight w:hRule="exact" w:val="645"/>
        </w:trPr>
        <w:tc>
          <w:tcPr>
            <w:tcW w:w="643" w:type="dxa"/>
            <w:vMerge/>
            <w:tcBorders>
              <w:left w:val="single" w:sz="5" w:space="0" w:color="000000"/>
              <w:bottom w:val="single" w:sz="5" w:space="0" w:color="000000"/>
              <w:right w:val="single" w:sz="5" w:space="0" w:color="000000"/>
            </w:tcBorders>
            <w:shd w:val="clear" w:color="auto" w:fill="D9D9D9"/>
          </w:tcPr>
          <w:p w:rsidR="00855DAC" w:rsidRDefault="00855DAC" w:rsidP="00124CB6"/>
        </w:tc>
        <w:tc>
          <w:tcPr>
            <w:tcW w:w="1481" w:type="dxa"/>
            <w:vMerge/>
            <w:tcBorders>
              <w:left w:val="single" w:sz="5" w:space="0" w:color="000000"/>
              <w:bottom w:val="single" w:sz="5" w:space="0" w:color="000000"/>
              <w:right w:val="single" w:sz="5" w:space="0" w:color="000000"/>
            </w:tcBorders>
            <w:shd w:val="clear" w:color="auto" w:fill="D9D9D9"/>
          </w:tcPr>
          <w:p w:rsidR="00855DAC" w:rsidRDefault="00855DAC" w:rsidP="00124CB6"/>
        </w:tc>
        <w:tc>
          <w:tcPr>
            <w:tcW w:w="449" w:type="dxa"/>
            <w:tcBorders>
              <w:top w:val="single" w:sz="5" w:space="0" w:color="000000"/>
              <w:left w:val="single" w:sz="5" w:space="0" w:color="000000"/>
              <w:bottom w:val="single" w:sz="5" w:space="0" w:color="000000"/>
              <w:right w:val="single" w:sz="5" w:space="0" w:color="000000"/>
            </w:tcBorders>
            <w:shd w:val="clear" w:color="auto" w:fill="D9D9D9"/>
            <w:textDirection w:val="btLr"/>
          </w:tcPr>
          <w:p w:rsidR="00855DAC" w:rsidRDefault="00855DAC" w:rsidP="00124CB6">
            <w:pPr>
              <w:spacing w:before="3" w:line="120" w:lineRule="exact"/>
              <w:rPr>
                <w:sz w:val="12"/>
                <w:szCs w:val="12"/>
              </w:rPr>
            </w:pPr>
          </w:p>
          <w:p w:rsidR="00855DAC" w:rsidRDefault="00855DAC" w:rsidP="00124CB6">
            <w:pPr>
              <w:ind w:left="198"/>
              <w:rPr>
                <w:rFonts w:ascii="Arial" w:eastAsia="Arial" w:hAnsi="Arial" w:cs="Arial"/>
                <w:sz w:val="16"/>
                <w:szCs w:val="16"/>
              </w:rPr>
            </w:pPr>
            <w:r>
              <w:rPr>
                <w:rFonts w:ascii="Arial" w:eastAsia="Arial" w:hAnsi="Arial" w:cs="Arial"/>
                <w:b/>
                <w:spacing w:val="1"/>
                <w:sz w:val="16"/>
                <w:szCs w:val="16"/>
              </w:rPr>
              <w:t>S</w:t>
            </w:r>
            <w:r>
              <w:rPr>
                <w:rFonts w:ascii="Arial" w:eastAsia="Arial" w:hAnsi="Arial" w:cs="Arial"/>
                <w:b/>
                <w:spacing w:val="-1"/>
                <w:sz w:val="16"/>
                <w:szCs w:val="16"/>
              </w:rPr>
              <w:t>-</w:t>
            </w:r>
            <w:r>
              <w:rPr>
                <w:rFonts w:ascii="Arial" w:eastAsia="Arial" w:hAnsi="Arial" w:cs="Arial"/>
                <w:b/>
                <w:sz w:val="16"/>
                <w:szCs w:val="16"/>
              </w:rPr>
              <w:t>3</w:t>
            </w:r>
          </w:p>
        </w:tc>
        <w:tc>
          <w:tcPr>
            <w:tcW w:w="446" w:type="dxa"/>
            <w:tcBorders>
              <w:top w:val="single" w:sz="5" w:space="0" w:color="000000"/>
              <w:left w:val="single" w:sz="5" w:space="0" w:color="000000"/>
              <w:bottom w:val="single" w:sz="5" w:space="0" w:color="000000"/>
              <w:right w:val="single" w:sz="5" w:space="0" w:color="000000"/>
            </w:tcBorders>
            <w:shd w:val="clear" w:color="auto" w:fill="D9D9D9"/>
            <w:textDirection w:val="btLr"/>
          </w:tcPr>
          <w:p w:rsidR="00855DAC" w:rsidRDefault="00855DAC" w:rsidP="00124CB6">
            <w:pPr>
              <w:spacing w:line="120" w:lineRule="exact"/>
              <w:rPr>
                <w:sz w:val="12"/>
                <w:szCs w:val="12"/>
              </w:rPr>
            </w:pPr>
          </w:p>
          <w:p w:rsidR="00855DAC" w:rsidRDefault="00855DAC" w:rsidP="00124CB6">
            <w:pPr>
              <w:ind w:left="198"/>
              <w:rPr>
                <w:rFonts w:ascii="Arial" w:eastAsia="Arial" w:hAnsi="Arial" w:cs="Arial"/>
                <w:sz w:val="16"/>
                <w:szCs w:val="16"/>
              </w:rPr>
            </w:pPr>
            <w:r>
              <w:rPr>
                <w:rFonts w:ascii="Arial" w:eastAsia="Arial" w:hAnsi="Arial" w:cs="Arial"/>
                <w:b/>
                <w:spacing w:val="1"/>
                <w:sz w:val="16"/>
                <w:szCs w:val="16"/>
              </w:rPr>
              <w:t>S</w:t>
            </w:r>
            <w:r>
              <w:rPr>
                <w:rFonts w:ascii="Arial" w:eastAsia="Arial" w:hAnsi="Arial" w:cs="Arial"/>
                <w:b/>
                <w:spacing w:val="-1"/>
                <w:sz w:val="16"/>
                <w:szCs w:val="16"/>
              </w:rPr>
              <w:t>-</w:t>
            </w:r>
            <w:r>
              <w:rPr>
                <w:rFonts w:ascii="Arial" w:eastAsia="Arial" w:hAnsi="Arial" w:cs="Arial"/>
                <w:b/>
                <w:sz w:val="16"/>
                <w:szCs w:val="16"/>
              </w:rPr>
              <w:t>2</w:t>
            </w:r>
          </w:p>
        </w:tc>
        <w:tc>
          <w:tcPr>
            <w:tcW w:w="446" w:type="dxa"/>
            <w:tcBorders>
              <w:top w:val="single" w:sz="5" w:space="0" w:color="000000"/>
              <w:left w:val="single" w:sz="5" w:space="0" w:color="000000"/>
              <w:bottom w:val="single" w:sz="5" w:space="0" w:color="000000"/>
              <w:right w:val="single" w:sz="5" w:space="0" w:color="000000"/>
            </w:tcBorders>
            <w:shd w:val="clear" w:color="auto" w:fill="D9D9D9"/>
            <w:textDirection w:val="btLr"/>
          </w:tcPr>
          <w:p w:rsidR="00855DAC" w:rsidRDefault="00855DAC" w:rsidP="00124CB6">
            <w:pPr>
              <w:spacing w:line="120" w:lineRule="exact"/>
              <w:rPr>
                <w:sz w:val="12"/>
                <w:szCs w:val="12"/>
              </w:rPr>
            </w:pPr>
          </w:p>
          <w:p w:rsidR="00855DAC" w:rsidRDefault="00855DAC" w:rsidP="00124CB6">
            <w:pPr>
              <w:ind w:left="198"/>
              <w:rPr>
                <w:rFonts w:ascii="Arial" w:eastAsia="Arial" w:hAnsi="Arial" w:cs="Arial"/>
                <w:sz w:val="16"/>
                <w:szCs w:val="16"/>
              </w:rPr>
            </w:pPr>
            <w:r>
              <w:rPr>
                <w:rFonts w:ascii="Arial" w:eastAsia="Arial" w:hAnsi="Arial" w:cs="Arial"/>
                <w:b/>
                <w:spacing w:val="1"/>
                <w:sz w:val="16"/>
                <w:szCs w:val="16"/>
              </w:rPr>
              <w:t>S</w:t>
            </w:r>
            <w:r>
              <w:rPr>
                <w:rFonts w:ascii="Arial" w:eastAsia="Arial" w:hAnsi="Arial" w:cs="Arial"/>
                <w:b/>
                <w:spacing w:val="-1"/>
                <w:sz w:val="16"/>
                <w:szCs w:val="16"/>
              </w:rPr>
              <w:t>-</w:t>
            </w:r>
            <w:r>
              <w:rPr>
                <w:rFonts w:ascii="Arial" w:eastAsia="Arial" w:hAnsi="Arial" w:cs="Arial"/>
                <w:b/>
                <w:sz w:val="16"/>
                <w:szCs w:val="16"/>
              </w:rPr>
              <w:t>1</w:t>
            </w:r>
          </w:p>
        </w:tc>
        <w:tc>
          <w:tcPr>
            <w:tcW w:w="447" w:type="dxa"/>
            <w:tcBorders>
              <w:top w:val="single" w:sz="5" w:space="0" w:color="000000"/>
              <w:left w:val="single" w:sz="5" w:space="0" w:color="000000"/>
              <w:bottom w:val="single" w:sz="5" w:space="0" w:color="000000"/>
              <w:right w:val="single" w:sz="5" w:space="0" w:color="000000"/>
            </w:tcBorders>
            <w:shd w:val="clear" w:color="auto" w:fill="D9D9D9"/>
            <w:textDirection w:val="btLr"/>
          </w:tcPr>
          <w:p w:rsidR="00855DAC" w:rsidRDefault="00855DAC" w:rsidP="00124CB6">
            <w:pPr>
              <w:spacing w:before="3" w:line="120" w:lineRule="exact"/>
              <w:rPr>
                <w:sz w:val="12"/>
                <w:szCs w:val="12"/>
              </w:rPr>
            </w:pPr>
          </w:p>
          <w:p w:rsidR="00855DAC" w:rsidRDefault="00855DAC" w:rsidP="00124CB6">
            <w:pPr>
              <w:ind w:left="149"/>
              <w:rPr>
                <w:rFonts w:ascii="Arial" w:eastAsia="Arial" w:hAnsi="Arial" w:cs="Arial"/>
                <w:sz w:val="16"/>
                <w:szCs w:val="16"/>
              </w:rPr>
            </w:pPr>
            <w:r>
              <w:rPr>
                <w:rFonts w:ascii="Arial" w:eastAsia="Arial" w:hAnsi="Arial" w:cs="Arial"/>
                <w:b/>
                <w:spacing w:val="1"/>
                <w:sz w:val="16"/>
                <w:szCs w:val="16"/>
              </w:rPr>
              <w:t>Sp</w:t>
            </w:r>
            <w:r>
              <w:rPr>
                <w:rFonts w:ascii="Arial" w:eastAsia="Arial" w:hAnsi="Arial" w:cs="Arial"/>
                <w:b/>
                <w:spacing w:val="-1"/>
                <w:sz w:val="16"/>
                <w:szCs w:val="16"/>
              </w:rPr>
              <w:t>-</w:t>
            </w:r>
            <w:r>
              <w:rPr>
                <w:rFonts w:ascii="Arial" w:eastAsia="Arial" w:hAnsi="Arial" w:cs="Arial"/>
                <w:b/>
                <w:sz w:val="16"/>
                <w:szCs w:val="16"/>
              </w:rPr>
              <w:t>2</w:t>
            </w:r>
          </w:p>
        </w:tc>
        <w:tc>
          <w:tcPr>
            <w:tcW w:w="449" w:type="dxa"/>
            <w:tcBorders>
              <w:top w:val="single" w:sz="5" w:space="0" w:color="000000"/>
              <w:left w:val="single" w:sz="5" w:space="0" w:color="000000"/>
              <w:bottom w:val="single" w:sz="5" w:space="0" w:color="000000"/>
              <w:right w:val="single" w:sz="5" w:space="0" w:color="000000"/>
            </w:tcBorders>
            <w:shd w:val="clear" w:color="auto" w:fill="D9D9D9"/>
            <w:textDirection w:val="btLr"/>
          </w:tcPr>
          <w:p w:rsidR="00855DAC" w:rsidRDefault="00855DAC" w:rsidP="00124CB6">
            <w:pPr>
              <w:spacing w:before="3" w:line="120" w:lineRule="exact"/>
              <w:rPr>
                <w:sz w:val="12"/>
                <w:szCs w:val="12"/>
              </w:rPr>
            </w:pPr>
          </w:p>
          <w:p w:rsidR="00855DAC" w:rsidRDefault="00855DAC" w:rsidP="00124CB6">
            <w:pPr>
              <w:ind w:left="149"/>
              <w:rPr>
                <w:rFonts w:ascii="Arial" w:eastAsia="Arial" w:hAnsi="Arial" w:cs="Arial"/>
                <w:sz w:val="16"/>
                <w:szCs w:val="16"/>
              </w:rPr>
            </w:pPr>
            <w:r>
              <w:rPr>
                <w:rFonts w:ascii="Arial" w:eastAsia="Arial" w:hAnsi="Arial" w:cs="Arial"/>
                <w:b/>
                <w:spacing w:val="1"/>
                <w:sz w:val="16"/>
                <w:szCs w:val="16"/>
              </w:rPr>
              <w:t>Sp</w:t>
            </w:r>
            <w:r>
              <w:rPr>
                <w:rFonts w:ascii="Arial" w:eastAsia="Arial" w:hAnsi="Arial" w:cs="Arial"/>
                <w:b/>
                <w:spacing w:val="-1"/>
                <w:sz w:val="16"/>
                <w:szCs w:val="16"/>
              </w:rPr>
              <w:t>-</w:t>
            </w:r>
            <w:r>
              <w:rPr>
                <w:rFonts w:ascii="Arial" w:eastAsia="Arial" w:hAnsi="Arial" w:cs="Arial"/>
                <w:b/>
                <w:sz w:val="16"/>
                <w:szCs w:val="16"/>
              </w:rPr>
              <w:t>1</w:t>
            </w:r>
          </w:p>
        </w:tc>
        <w:tc>
          <w:tcPr>
            <w:tcW w:w="446" w:type="dxa"/>
            <w:tcBorders>
              <w:top w:val="single" w:sz="5" w:space="0" w:color="000000"/>
              <w:left w:val="single" w:sz="5" w:space="0" w:color="000000"/>
              <w:bottom w:val="single" w:sz="5" w:space="0" w:color="000000"/>
              <w:right w:val="single" w:sz="5" w:space="0" w:color="000000"/>
            </w:tcBorders>
            <w:shd w:val="clear" w:color="auto" w:fill="D9D9D9"/>
            <w:textDirection w:val="btLr"/>
          </w:tcPr>
          <w:p w:rsidR="00855DAC" w:rsidRDefault="00855DAC" w:rsidP="00124CB6">
            <w:pPr>
              <w:spacing w:before="92" w:line="180" w:lineRule="atLeast"/>
              <w:ind w:left="183" w:right="122" w:hanging="22"/>
              <w:rPr>
                <w:rFonts w:ascii="Arial" w:eastAsia="Arial" w:hAnsi="Arial" w:cs="Arial"/>
                <w:sz w:val="16"/>
                <w:szCs w:val="16"/>
              </w:rPr>
            </w:pPr>
            <w:r>
              <w:rPr>
                <w:rFonts w:ascii="Arial" w:eastAsia="Arial" w:hAnsi="Arial" w:cs="Arial"/>
                <w:b/>
                <w:spacing w:val="1"/>
                <w:sz w:val="16"/>
                <w:szCs w:val="16"/>
              </w:rPr>
              <w:t>P</w:t>
            </w:r>
            <w:r>
              <w:rPr>
                <w:rFonts w:ascii="Arial" w:eastAsia="Arial" w:hAnsi="Arial" w:cs="Arial"/>
                <w:b/>
                <w:sz w:val="16"/>
                <w:szCs w:val="16"/>
              </w:rPr>
              <w:t>r</w:t>
            </w:r>
            <w:r>
              <w:rPr>
                <w:rFonts w:ascii="Arial" w:eastAsia="Arial" w:hAnsi="Arial" w:cs="Arial"/>
                <w:b/>
                <w:spacing w:val="1"/>
                <w:sz w:val="16"/>
                <w:szCs w:val="16"/>
              </w:rPr>
              <w:t>o</w:t>
            </w:r>
            <w:r>
              <w:rPr>
                <w:rFonts w:ascii="Arial" w:eastAsia="Arial" w:hAnsi="Arial" w:cs="Arial"/>
                <w:b/>
                <w:sz w:val="16"/>
                <w:szCs w:val="16"/>
              </w:rPr>
              <w:t xml:space="preserve">- </w:t>
            </w:r>
            <w:r>
              <w:rPr>
                <w:rFonts w:ascii="Arial" w:eastAsia="Arial" w:hAnsi="Arial" w:cs="Arial"/>
                <w:b/>
                <w:spacing w:val="-1"/>
                <w:sz w:val="16"/>
                <w:szCs w:val="16"/>
              </w:rPr>
              <w:t>fesi</w:t>
            </w:r>
          </w:p>
        </w:tc>
        <w:tc>
          <w:tcPr>
            <w:tcW w:w="446" w:type="dxa"/>
            <w:tcBorders>
              <w:top w:val="single" w:sz="5" w:space="0" w:color="000000"/>
              <w:left w:val="single" w:sz="5" w:space="0" w:color="000000"/>
              <w:bottom w:val="single" w:sz="5" w:space="0" w:color="000000"/>
              <w:right w:val="single" w:sz="5" w:space="0" w:color="000000"/>
            </w:tcBorders>
            <w:shd w:val="clear" w:color="auto" w:fill="D9D9D9"/>
            <w:textDirection w:val="btLr"/>
          </w:tcPr>
          <w:p w:rsidR="00855DAC" w:rsidRDefault="00855DAC" w:rsidP="00124CB6">
            <w:pPr>
              <w:spacing w:line="120" w:lineRule="exact"/>
              <w:rPr>
                <w:sz w:val="12"/>
                <w:szCs w:val="12"/>
              </w:rPr>
            </w:pPr>
          </w:p>
          <w:p w:rsidR="00855DAC" w:rsidRDefault="00855DAC" w:rsidP="00124CB6">
            <w:pPr>
              <w:ind w:left="149"/>
              <w:rPr>
                <w:rFonts w:ascii="Arial" w:eastAsia="Arial" w:hAnsi="Arial" w:cs="Arial"/>
                <w:sz w:val="16"/>
                <w:szCs w:val="16"/>
              </w:rPr>
            </w:pPr>
            <w:r>
              <w:rPr>
                <w:rFonts w:ascii="Arial" w:eastAsia="Arial" w:hAnsi="Arial" w:cs="Arial"/>
                <w:b/>
                <w:spacing w:val="1"/>
                <w:sz w:val="16"/>
                <w:szCs w:val="16"/>
              </w:rPr>
              <w:t>S</w:t>
            </w:r>
            <w:r>
              <w:rPr>
                <w:rFonts w:ascii="Arial" w:eastAsia="Arial" w:hAnsi="Arial" w:cs="Arial"/>
                <w:b/>
                <w:spacing w:val="-1"/>
                <w:sz w:val="16"/>
                <w:szCs w:val="16"/>
              </w:rPr>
              <w:t>-3T</w:t>
            </w:r>
          </w:p>
        </w:tc>
        <w:tc>
          <w:tcPr>
            <w:tcW w:w="446" w:type="dxa"/>
            <w:tcBorders>
              <w:top w:val="single" w:sz="5" w:space="0" w:color="000000"/>
              <w:left w:val="single" w:sz="5" w:space="0" w:color="000000"/>
              <w:bottom w:val="single" w:sz="5" w:space="0" w:color="000000"/>
              <w:right w:val="single" w:sz="5" w:space="0" w:color="000000"/>
            </w:tcBorders>
            <w:shd w:val="clear" w:color="auto" w:fill="D9D9D9"/>
            <w:textDirection w:val="btLr"/>
          </w:tcPr>
          <w:p w:rsidR="00855DAC" w:rsidRDefault="00855DAC" w:rsidP="00124CB6">
            <w:pPr>
              <w:spacing w:before="3" w:line="120" w:lineRule="exact"/>
              <w:rPr>
                <w:sz w:val="12"/>
                <w:szCs w:val="12"/>
              </w:rPr>
            </w:pPr>
          </w:p>
          <w:p w:rsidR="00855DAC" w:rsidRDefault="00855DAC" w:rsidP="00124CB6">
            <w:pPr>
              <w:ind w:left="149"/>
              <w:rPr>
                <w:rFonts w:ascii="Arial" w:eastAsia="Arial" w:hAnsi="Arial" w:cs="Arial"/>
                <w:sz w:val="16"/>
                <w:szCs w:val="16"/>
              </w:rPr>
            </w:pPr>
            <w:r>
              <w:rPr>
                <w:rFonts w:ascii="Arial" w:eastAsia="Arial" w:hAnsi="Arial" w:cs="Arial"/>
                <w:b/>
                <w:spacing w:val="1"/>
                <w:sz w:val="16"/>
                <w:szCs w:val="16"/>
              </w:rPr>
              <w:t>S</w:t>
            </w:r>
            <w:r>
              <w:rPr>
                <w:rFonts w:ascii="Arial" w:eastAsia="Arial" w:hAnsi="Arial" w:cs="Arial"/>
                <w:b/>
                <w:spacing w:val="-1"/>
                <w:sz w:val="16"/>
                <w:szCs w:val="16"/>
              </w:rPr>
              <w:t>-2T</w:t>
            </w:r>
          </w:p>
        </w:tc>
        <w:tc>
          <w:tcPr>
            <w:tcW w:w="449" w:type="dxa"/>
            <w:tcBorders>
              <w:top w:val="single" w:sz="5" w:space="0" w:color="000000"/>
              <w:left w:val="single" w:sz="5" w:space="0" w:color="000000"/>
              <w:bottom w:val="single" w:sz="5" w:space="0" w:color="000000"/>
              <w:right w:val="single" w:sz="5" w:space="0" w:color="000000"/>
            </w:tcBorders>
            <w:shd w:val="clear" w:color="auto" w:fill="D9D9D9"/>
            <w:textDirection w:val="btLr"/>
          </w:tcPr>
          <w:p w:rsidR="00855DAC" w:rsidRDefault="00855DAC" w:rsidP="00124CB6">
            <w:pPr>
              <w:spacing w:before="3" w:line="120" w:lineRule="exact"/>
              <w:rPr>
                <w:sz w:val="12"/>
                <w:szCs w:val="12"/>
              </w:rPr>
            </w:pPr>
          </w:p>
          <w:p w:rsidR="00855DAC" w:rsidRDefault="00855DAC" w:rsidP="00124CB6">
            <w:pPr>
              <w:ind w:left="193"/>
              <w:rPr>
                <w:rFonts w:ascii="Arial" w:eastAsia="Arial" w:hAnsi="Arial" w:cs="Arial"/>
                <w:sz w:val="16"/>
                <w:szCs w:val="16"/>
              </w:rPr>
            </w:pPr>
            <w:r>
              <w:rPr>
                <w:rFonts w:ascii="Arial" w:eastAsia="Arial" w:hAnsi="Arial" w:cs="Arial"/>
                <w:b/>
                <w:spacing w:val="-1"/>
                <w:sz w:val="16"/>
                <w:szCs w:val="16"/>
              </w:rPr>
              <w:t>D-</w:t>
            </w:r>
            <w:r>
              <w:rPr>
                <w:rFonts w:ascii="Arial" w:eastAsia="Arial" w:hAnsi="Arial" w:cs="Arial"/>
                <w:b/>
                <w:sz w:val="16"/>
                <w:szCs w:val="16"/>
              </w:rPr>
              <w:t>4</w:t>
            </w:r>
          </w:p>
        </w:tc>
        <w:tc>
          <w:tcPr>
            <w:tcW w:w="446" w:type="dxa"/>
            <w:tcBorders>
              <w:top w:val="single" w:sz="5" w:space="0" w:color="000000"/>
              <w:left w:val="single" w:sz="5" w:space="0" w:color="000000"/>
              <w:bottom w:val="single" w:sz="5" w:space="0" w:color="000000"/>
              <w:right w:val="single" w:sz="5" w:space="0" w:color="000000"/>
            </w:tcBorders>
            <w:shd w:val="clear" w:color="auto" w:fill="D9D9D9"/>
            <w:textDirection w:val="btLr"/>
          </w:tcPr>
          <w:p w:rsidR="00855DAC" w:rsidRDefault="00855DAC" w:rsidP="00124CB6">
            <w:pPr>
              <w:spacing w:line="120" w:lineRule="exact"/>
              <w:rPr>
                <w:sz w:val="12"/>
                <w:szCs w:val="12"/>
              </w:rPr>
            </w:pPr>
          </w:p>
          <w:p w:rsidR="00855DAC" w:rsidRDefault="00855DAC" w:rsidP="00124CB6">
            <w:pPr>
              <w:ind w:left="193"/>
              <w:rPr>
                <w:rFonts w:ascii="Arial" w:eastAsia="Arial" w:hAnsi="Arial" w:cs="Arial"/>
                <w:sz w:val="16"/>
                <w:szCs w:val="16"/>
              </w:rPr>
            </w:pPr>
            <w:r>
              <w:rPr>
                <w:rFonts w:ascii="Arial" w:eastAsia="Arial" w:hAnsi="Arial" w:cs="Arial"/>
                <w:b/>
                <w:spacing w:val="-1"/>
                <w:sz w:val="16"/>
                <w:szCs w:val="16"/>
              </w:rPr>
              <w:t>D-</w:t>
            </w:r>
            <w:r>
              <w:rPr>
                <w:rFonts w:ascii="Arial" w:eastAsia="Arial" w:hAnsi="Arial" w:cs="Arial"/>
                <w:b/>
                <w:sz w:val="16"/>
                <w:szCs w:val="16"/>
              </w:rPr>
              <w:t>3</w:t>
            </w:r>
          </w:p>
        </w:tc>
        <w:tc>
          <w:tcPr>
            <w:tcW w:w="446" w:type="dxa"/>
            <w:tcBorders>
              <w:top w:val="single" w:sz="5" w:space="0" w:color="000000"/>
              <w:left w:val="single" w:sz="5" w:space="0" w:color="000000"/>
              <w:bottom w:val="single" w:sz="5" w:space="0" w:color="000000"/>
              <w:right w:val="single" w:sz="5" w:space="0" w:color="000000"/>
            </w:tcBorders>
            <w:shd w:val="clear" w:color="auto" w:fill="D9D9D9"/>
            <w:textDirection w:val="btLr"/>
          </w:tcPr>
          <w:p w:rsidR="00855DAC" w:rsidRDefault="00855DAC" w:rsidP="00124CB6">
            <w:pPr>
              <w:spacing w:line="120" w:lineRule="exact"/>
              <w:rPr>
                <w:sz w:val="12"/>
                <w:szCs w:val="12"/>
              </w:rPr>
            </w:pPr>
          </w:p>
          <w:p w:rsidR="00855DAC" w:rsidRDefault="00855DAC" w:rsidP="00124CB6">
            <w:pPr>
              <w:ind w:left="193"/>
              <w:rPr>
                <w:rFonts w:ascii="Arial" w:eastAsia="Arial" w:hAnsi="Arial" w:cs="Arial"/>
                <w:sz w:val="16"/>
                <w:szCs w:val="16"/>
              </w:rPr>
            </w:pPr>
            <w:r>
              <w:rPr>
                <w:rFonts w:ascii="Arial" w:eastAsia="Arial" w:hAnsi="Arial" w:cs="Arial"/>
                <w:b/>
                <w:spacing w:val="-1"/>
                <w:sz w:val="16"/>
                <w:szCs w:val="16"/>
              </w:rPr>
              <w:t>D-</w:t>
            </w:r>
            <w:r>
              <w:rPr>
                <w:rFonts w:ascii="Arial" w:eastAsia="Arial" w:hAnsi="Arial" w:cs="Arial"/>
                <w:b/>
                <w:sz w:val="16"/>
                <w:szCs w:val="16"/>
              </w:rPr>
              <w:t>2</w:t>
            </w:r>
          </w:p>
        </w:tc>
        <w:tc>
          <w:tcPr>
            <w:tcW w:w="449" w:type="dxa"/>
            <w:tcBorders>
              <w:top w:val="single" w:sz="5" w:space="0" w:color="000000"/>
              <w:left w:val="single" w:sz="5" w:space="0" w:color="000000"/>
              <w:bottom w:val="single" w:sz="5" w:space="0" w:color="000000"/>
              <w:right w:val="single" w:sz="5" w:space="0" w:color="000000"/>
            </w:tcBorders>
            <w:shd w:val="clear" w:color="auto" w:fill="D9D9D9"/>
            <w:textDirection w:val="btLr"/>
          </w:tcPr>
          <w:p w:rsidR="00855DAC" w:rsidRDefault="00855DAC" w:rsidP="00124CB6">
            <w:pPr>
              <w:spacing w:before="3" w:line="120" w:lineRule="exact"/>
              <w:rPr>
                <w:sz w:val="12"/>
                <w:szCs w:val="12"/>
              </w:rPr>
            </w:pPr>
          </w:p>
          <w:p w:rsidR="00855DAC" w:rsidRDefault="00855DAC" w:rsidP="00124CB6">
            <w:pPr>
              <w:ind w:left="193"/>
              <w:rPr>
                <w:rFonts w:ascii="Arial" w:eastAsia="Arial" w:hAnsi="Arial" w:cs="Arial"/>
                <w:sz w:val="16"/>
                <w:szCs w:val="16"/>
              </w:rPr>
            </w:pPr>
            <w:r>
              <w:rPr>
                <w:rFonts w:ascii="Arial" w:eastAsia="Arial" w:hAnsi="Arial" w:cs="Arial"/>
                <w:b/>
                <w:spacing w:val="-1"/>
                <w:sz w:val="16"/>
                <w:szCs w:val="16"/>
              </w:rPr>
              <w:t>D-</w:t>
            </w:r>
            <w:r>
              <w:rPr>
                <w:rFonts w:ascii="Arial" w:eastAsia="Arial" w:hAnsi="Arial" w:cs="Arial"/>
                <w:b/>
                <w:sz w:val="16"/>
                <w:szCs w:val="16"/>
              </w:rPr>
              <w:t>1</w:t>
            </w:r>
          </w:p>
        </w:tc>
        <w:tc>
          <w:tcPr>
            <w:tcW w:w="1126" w:type="dxa"/>
            <w:vMerge/>
            <w:tcBorders>
              <w:left w:val="single" w:sz="5" w:space="0" w:color="000000"/>
              <w:bottom w:val="single" w:sz="5" w:space="0" w:color="000000"/>
              <w:right w:val="single" w:sz="5" w:space="0" w:color="000000"/>
            </w:tcBorders>
            <w:shd w:val="clear" w:color="auto" w:fill="D9D9D9"/>
          </w:tcPr>
          <w:p w:rsidR="00855DAC" w:rsidRDefault="00855DAC" w:rsidP="00124CB6"/>
        </w:tc>
      </w:tr>
      <w:tr w:rsidR="00855DAC" w:rsidTr="00124CB6">
        <w:trPr>
          <w:trHeight w:hRule="exact" w:val="174"/>
        </w:trPr>
        <w:tc>
          <w:tcPr>
            <w:tcW w:w="643" w:type="dxa"/>
            <w:tcBorders>
              <w:top w:val="single" w:sz="5" w:space="0" w:color="000000"/>
              <w:left w:val="single" w:sz="5" w:space="0" w:color="000000"/>
              <w:bottom w:val="single" w:sz="5" w:space="0" w:color="000000"/>
              <w:right w:val="single" w:sz="5" w:space="0" w:color="000000"/>
            </w:tcBorders>
            <w:shd w:val="clear" w:color="auto" w:fill="D9D9D9"/>
          </w:tcPr>
          <w:p w:rsidR="00855DAC" w:rsidRDefault="00855DAC" w:rsidP="00124CB6">
            <w:pPr>
              <w:spacing w:before="7"/>
              <w:ind w:left="210" w:right="216"/>
              <w:jc w:val="center"/>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1)</w:t>
            </w:r>
          </w:p>
        </w:tc>
        <w:tc>
          <w:tcPr>
            <w:tcW w:w="1481" w:type="dxa"/>
            <w:tcBorders>
              <w:top w:val="single" w:sz="5" w:space="0" w:color="000000"/>
              <w:left w:val="single" w:sz="5" w:space="0" w:color="000000"/>
              <w:bottom w:val="single" w:sz="5" w:space="0" w:color="000000"/>
              <w:right w:val="single" w:sz="5" w:space="0" w:color="000000"/>
            </w:tcBorders>
            <w:shd w:val="clear" w:color="auto" w:fill="D9D9D9"/>
          </w:tcPr>
          <w:p w:rsidR="00855DAC" w:rsidRDefault="00855DAC" w:rsidP="00124CB6">
            <w:pPr>
              <w:spacing w:before="7"/>
              <w:ind w:left="632" w:right="632"/>
              <w:jc w:val="center"/>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2)</w:t>
            </w:r>
          </w:p>
        </w:tc>
        <w:tc>
          <w:tcPr>
            <w:tcW w:w="449" w:type="dxa"/>
            <w:tcBorders>
              <w:top w:val="single" w:sz="5" w:space="0" w:color="000000"/>
              <w:left w:val="single" w:sz="5" w:space="0" w:color="000000"/>
              <w:bottom w:val="single" w:sz="5" w:space="0" w:color="000000"/>
              <w:right w:val="single" w:sz="5" w:space="0" w:color="000000"/>
            </w:tcBorders>
            <w:shd w:val="clear" w:color="auto" w:fill="D9D9D9"/>
          </w:tcPr>
          <w:p w:rsidR="00855DAC" w:rsidRDefault="00855DAC" w:rsidP="00124CB6">
            <w:pPr>
              <w:spacing w:before="7"/>
              <w:ind w:left="143"/>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3)</w:t>
            </w:r>
          </w:p>
        </w:tc>
        <w:tc>
          <w:tcPr>
            <w:tcW w:w="446" w:type="dxa"/>
            <w:tcBorders>
              <w:top w:val="single" w:sz="5" w:space="0" w:color="000000"/>
              <w:left w:val="single" w:sz="5" w:space="0" w:color="000000"/>
              <w:bottom w:val="single" w:sz="5" w:space="0" w:color="000000"/>
              <w:right w:val="single" w:sz="5" w:space="0" w:color="000000"/>
            </w:tcBorders>
            <w:shd w:val="clear" w:color="auto" w:fill="D9D9D9"/>
          </w:tcPr>
          <w:p w:rsidR="00855DAC" w:rsidRDefault="00855DAC" w:rsidP="00124CB6">
            <w:pPr>
              <w:spacing w:before="7"/>
              <w:ind w:left="141"/>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4)</w:t>
            </w:r>
          </w:p>
        </w:tc>
        <w:tc>
          <w:tcPr>
            <w:tcW w:w="446" w:type="dxa"/>
            <w:tcBorders>
              <w:top w:val="single" w:sz="5" w:space="0" w:color="000000"/>
              <w:left w:val="single" w:sz="5" w:space="0" w:color="000000"/>
              <w:bottom w:val="single" w:sz="5" w:space="0" w:color="000000"/>
              <w:right w:val="single" w:sz="5" w:space="0" w:color="000000"/>
            </w:tcBorders>
            <w:shd w:val="clear" w:color="auto" w:fill="D9D9D9"/>
          </w:tcPr>
          <w:p w:rsidR="00855DAC" w:rsidRDefault="00855DAC" w:rsidP="00124CB6">
            <w:pPr>
              <w:spacing w:before="7"/>
              <w:ind w:left="143"/>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5)</w:t>
            </w:r>
          </w:p>
        </w:tc>
        <w:tc>
          <w:tcPr>
            <w:tcW w:w="447" w:type="dxa"/>
            <w:tcBorders>
              <w:top w:val="single" w:sz="5" w:space="0" w:color="000000"/>
              <w:left w:val="single" w:sz="5" w:space="0" w:color="000000"/>
              <w:bottom w:val="single" w:sz="5" w:space="0" w:color="000000"/>
              <w:right w:val="single" w:sz="5" w:space="0" w:color="000000"/>
            </w:tcBorders>
            <w:shd w:val="clear" w:color="auto" w:fill="D9D9D9"/>
          </w:tcPr>
          <w:p w:rsidR="00855DAC" w:rsidRDefault="00855DAC" w:rsidP="00124CB6">
            <w:pPr>
              <w:spacing w:before="7"/>
              <w:ind w:left="143"/>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6)</w:t>
            </w:r>
          </w:p>
        </w:tc>
        <w:tc>
          <w:tcPr>
            <w:tcW w:w="449" w:type="dxa"/>
            <w:tcBorders>
              <w:top w:val="single" w:sz="5" w:space="0" w:color="000000"/>
              <w:left w:val="single" w:sz="5" w:space="0" w:color="000000"/>
              <w:bottom w:val="single" w:sz="5" w:space="0" w:color="000000"/>
              <w:right w:val="single" w:sz="5" w:space="0" w:color="000000"/>
            </w:tcBorders>
            <w:shd w:val="clear" w:color="auto" w:fill="D9D9D9"/>
          </w:tcPr>
          <w:p w:rsidR="00855DAC" w:rsidRDefault="00855DAC" w:rsidP="00124CB6">
            <w:pPr>
              <w:spacing w:before="7"/>
              <w:ind w:left="143"/>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7)</w:t>
            </w:r>
          </w:p>
        </w:tc>
        <w:tc>
          <w:tcPr>
            <w:tcW w:w="446" w:type="dxa"/>
            <w:tcBorders>
              <w:top w:val="single" w:sz="5" w:space="0" w:color="000000"/>
              <w:left w:val="single" w:sz="5" w:space="0" w:color="000000"/>
              <w:bottom w:val="single" w:sz="5" w:space="0" w:color="000000"/>
              <w:right w:val="single" w:sz="5" w:space="0" w:color="000000"/>
            </w:tcBorders>
            <w:shd w:val="clear" w:color="auto" w:fill="D9D9D9"/>
          </w:tcPr>
          <w:p w:rsidR="00855DAC" w:rsidRDefault="00855DAC" w:rsidP="00124CB6">
            <w:pPr>
              <w:spacing w:before="7"/>
              <w:ind w:left="141"/>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8)</w:t>
            </w:r>
          </w:p>
        </w:tc>
        <w:tc>
          <w:tcPr>
            <w:tcW w:w="446" w:type="dxa"/>
            <w:tcBorders>
              <w:top w:val="single" w:sz="5" w:space="0" w:color="000000"/>
              <w:left w:val="single" w:sz="5" w:space="0" w:color="000000"/>
              <w:bottom w:val="single" w:sz="5" w:space="0" w:color="000000"/>
              <w:right w:val="single" w:sz="5" w:space="0" w:color="000000"/>
            </w:tcBorders>
            <w:shd w:val="clear" w:color="auto" w:fill="D9D9D9"/>
          </w:tcPr>
          <w:p w:rsidR="00855DAC" w:rsidRDefault="00855DAC" w:rsidP="00124CB6">
            <w:pPr>
              <w:spacing w:before="7"/>
              <w:ind w:left="143"/>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9)</w:t>
            </w:r>
          </w:p>
        </w:tc>
        <w:tc>
          <w:tcPr>
            <w:tcW w:w="446" w:type="dxa"/>
            <w:tcBorders>
              <w:top w:val="single" w:sz="5" w:space="0" w:color="000000"/>
              <w:left w:val="single" w:sz="5" w:space="0" w:color="000000"/>
              <w:bottom w:val="single" w:sz="5" w:space="0" w:color="000000"/>
              <w:right w:val="single" w:sz="5" w:space="0" w:color="000000"/>
            </w:tcBorders>
            <w:shd w:val="clear" w:color="auto" w:fill="D9D9D9"/>
          </w:tcPr>
          <w:p w:rsidR="00855DAC" w:rsidRDefault="00855DAC" w:rsidP="00124CB6">
            <w:pPr>
              <w:spacing w:before="7"/>
              <w:ind w:left="109"/>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10)</w:t>
            </w:r>
          </w:p>
        </w:tc>
        <w:tc>
          <w:tcPr>
            <w:tcW w:w="449" w:type="dxa"/>
            <w:tcBorders>
              <w:top w:val="single" w:sz="5" w:space="0" w:color="000000"/>
              <w:left w:val="single" w:sz="5" w:space="0" w:color="000000"/>
              <w:bottom w:val="single" w:sz="5" w:space="0" w:color="000000"/>
              <w:right w:val="single" w:sz="5" w:space="0" w:color="000000"/>
            </w:tcBorders>
            <w:shd w:val="clear" w:color="auto" w:fill="D9D9D9"/>
          </w:tcPr>
          <w:p w:rsidR="00855DAC" w:rsidRDefault="00855DAC" w:rsidP="00124CB6">
            <w:pPr>
              <w:spacing w:before="7"/>
              <w:ind w:left="109"/>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11)</w:t>
            </w:r>
          </w:p>
        </w:tc>
        <w:tc>
          <w:tcPr>
            <w:tcW w:w="446" w:type="dxa"/>
            <w:tcBorders>
              <w:top w:val="single" w:sz="5" w:space="0" w:color="000000"/>
              <w:left w:val="single" w:sz="5" w:space="0" w:color="000000"/>
              <w:bottom w:val="single" w:sz="5" w:space="0" w:color="000000"/>
              <w:right w:val="single" w:sz="5" w:space="0" w:color="000000"/>
            </w:tcBorders>
            <w:shd w:val="clear" w:color="auto" w:fill="D9D9D9"/>
          </w:tcPr>
          <w:p w:rsidR="00855DAC" w:rsidRDefault="00855DAC" w:rsidP="00124CB6">
            <w:pPr>
              <w:spacing w:before="7"/>
              <w:ind w:left="107"/>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12)</w:t>
            </w:r>
          </w:p>
        </w:tc>
        <w:tc>
          <w:tcPr>
            <w:tcW w:w="446" w:type="dxa"/>
            <w:tcBorders>
              <w:top w:val="single" w:sz="5" w:space="0" w:color="000000"/>
              <w:left w:val="single" w:sz="5" w:space="0" w:color="000000"/>
              <w:bottom w:val="single" w:sz="5" w:space="0" w:color="000000"/>
              <w:right w:val="single" w:sz="5" w:space="0" w:color="000000"/>
            </w:tcBorders>
            <w:shd w:val="clear" w:color="auto" w:fill="D9D9D9"/>
          </w:tcPr>
          <w:p w:rsidR="00855DAC" w:rsidRDefault="00855DAC" w:rsidP="00124CB6">
            <w:pPr>
              <w:spacing w:before="7"/>
              <w:ind w:left="109"/>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13)</w:t>
            </w:r>
          </w:p>
        </w:tc>
        <w:tc>
          <w:tcPr>
            <w:tcW w:w="449" w:type="dxa"/>
            <w:tcBorders>
              <w:top w:val="single" w:sz="5" w:space="0" w:color="000000"/>
              <w:left w:val="single" w:sz="5" w:space="0" w:color="000000"/>
              <w:bottom w:val="single" w:sz="5" w:space="0" w:color="000000"/>
              <w:right w:val="single" w:sz="5" w:space="0" w:color="000000"/>
            </w:tcBorders>
            <w:shd w:val="clear" w:color="auto" w:fill="D9D9D9"/>
          </w:tcPr>
          <w:p w:rsidR="00855DAC" w:rsidRDefault="00855DAC" w:rsidP="00124CB6">
            <w:pPr>
              <w:spacing w:before="7"/>
              <w:ind w:left="112"/>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14)</w:t>
            </w:r>
          </w:p>
        </w:tc>
        <w:tc>
          <w:tcPr>
            <w:tcW w:w="1126" w:type="dxa"/>
            <w:tcBorders>
              <w:top w:val="single" w:sz="5" w:space="0" w:color="000000"/>
              <w:left w:val="single" w:sz="5" w:space="0" w:color="000000"/>
              <w:bottom w:val="single" w:sz="5" w:space="0" w:color="000000"/>
              <w:right w:val="single" w:sz="5" w:space="0" w:color="000000"/>
            </w:tcBorders>
            <w:shd w:val="clear" w:color="auto" w:fill="D9D9D9"/>
          </w:tcPr>
          <w:p w:rsidR="00855DAC" w:rsidRDefault="00855DAC" w:rsidP="00124CB6">
            <w:pPr>
              <w:spacing w:before="7"/>
              <w:ind w:left="419" w:right="423"/>
              <w:jc w:val="center"/>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15)</w:t>
            </w:r>
          </w:p>
        </w:tc>
      </w:tr>
      <w:tr w:rsidR="00855DAC" w:rsidTr="00124CB6">
        <w:trPr>
          <w:trHeight w:hRule="exact" w:val="490"/>
        </w:trPr>
        <w:tc>
          <w:tcPr>
            <w:tcW w:w="643" w:type="dxa"/>
            <w:tcBorders>
              <w:top w:val="single" w:sz="5" w:space="0" w:color="000000"/>
              <w:left w:val="single" w:sz="5" w:space="0" w:color="000000"/>
              <w:bottom w:val="single" w:sz="5" w:space="0" w:color="000000"/>
              <w:right w:val="single" w:sz="5" w:space="0" w:color="000000"/>
            </w:tcBorders>
          </w:tcPr>
          <w:p w:rsidR="00855DAC" w:rsidRDefault="00855DAC" w:rsidP="00124CB6">
            <w:pPr>
              <w:spacing w:before="1" w:line="120" w:lineRule="exact"/>
              <w:rPr>
                <w:sz w:val="12"/>
                <w:szCs w:val="12"/>
              </w:rPr>
            </w:pPr>
          </w:p>
          <w:p w:rsidR="00855DAC" w:rsidRDefault="00855DAC" w:rsidP="00124CB6">
            <w:pPr>
              <w:ind w:left="230" w:right="235"/>
              <w:jc w:val="center"/>
              <w:rPr>
                <w:rFonts w:ascii="Arial" w:eastAsia="Arial" w:hAnsi="Arial" w:cs="Arial"/>
                <w:sz w:val="18"/>
                <w:szCs w:val="18"/>
              </w:rPr>
            </w:pPr>
            <w:r>
              <w:rPr>
                <w:rFonts w:ascii="Arial" w:eastAsia="Arial" w:hAnsi="Arial" w:cs="Arial"/>
                <w:sz w:val="18"/>
                <w:szCs w:val="18"/>
              </w:rPr>
              <w:t>1</w:t>
            </w:r>
          </w:p>
        </w:tc>
        <w:tc>
          <w:tcPr>
            <w:tcW w:w="1481" w:type="dxa"/>
            <w:tcBorders>
              <w:top w:val="single" w:sz="5" w:space="0" w:color="000000"/>
              <w:left w:val="single" w:sz="5" w:space="0" w:color="000000"/>
              <w:bottom w:val="single" w:sz="5" w:space="0" w:color="000000"/>
              <w:right w:val="single" w:sz="5" w:space="0" w:color="000000"/>
            </w:tcBorders>
          </w:tcPr>
          <w:p w:rsidR="00855DAC" w:rsidRDefault="00855DAC" w:rsidP="00124CB6">
            <w:pPr>
              <w:spacing w:before="3"/>
              <w:ind w:left="102"/>
              <w:rPr>
                <w:rFonts w:ascii="Arial" w:eastAsia="Arial" w:hAnsi="Arial" w:cs="Arial"/>
                <w:sz w:val="18"/>
                <w:szCs w:val="18"/>
              </w:rPr>
            </w:pPr>
            <w:r>
              <w:rPr>
                <w:rFonts w:ascii="Arial" w:eastAsia="Arial" w:hAnsi="Arial" w:cs="Arial"/>
                <w:spacing w:val="-2"/>
                <w:sz w:val="18"/>
                <w:szCs w:val="18"/>
              </w:rPr>
              <w:t>T</w:t>
            </w:r>
            <w:r>
              <w:rPr>
                <w:rFonts w:ascii="Arial" w:eastAsia="Arial" w:hAnsi="Arial" w:cs="Arial"/>
                <w:spacing w:val="1"/>
                <w:sz w:val="18"/>
                <w:szCs w:val="18"/>
              </w:rPr>
              <w:t>e</w:t>
            </w:r>
            <w:r>
              <w:rPr>
                <w:rFonts w:ascii="Arial" w:eastAsia="Arial" w:hAnsi="Arial" w:cs="Arial"/>
                <w:sz w:val="18"/>
                <w:szCs w:val="18"/>
              </w:rPr>
              <w:t>r</w:t>
            </w:r>
            <w:r>
              <w:rPr>
                <w:rFonts w:ascii="Arial" w:eastAsia="Arial" w:hAnsi="Arial" w:cs="Arial"/>
                <w:spacing w:val="1"/>
                <w:sz w:val="18"/>
                <w:szCs w:val="18"/>
              </w:rPr>
              <w:t>ak</w:t>
            </w:r>
            <w:r>
              <w:rPr>
                <w:rFonts w:ascii="Arial" w:eastAsia="Arial" w:hAnsi="Arial" w:cs="Arial"/>
                <w:sz w:val="18"/>
                <w:szCs w:val="18"/>
              </w:rPr>
              <w:t>r</w:t>
            </w:r>
            <w:r>
              <w:rPr>
                <w:rFonts w:ascii="Arial" w:eastAsia="Arial" w:hAnsi="Arial" w:cs="Arial"/>
                <w:spacing w:val="1"/>
                <w:sz w:val="18"/>
                <w:szCs w:val="18"/>
              </w:rPr>
              <w:t>edi</w:t>
            </w:r>
            <w:r>
              <w:rPr>
                <w:rFonts w:ascii="Arial" w:eastAsia="Arial" w:hAnsi="Arial" w:cs="Arial"/>
                <w:spacing w:val="-2"/>
                <w:sz w:val="18"/>
                <w:szCs w:val="18"/>
              </w:rPr>
              <w:t>t</w:t>
            </w:r>
            <w:r>
              <w:rPr>
                <w:rFonts w:ascii="Arial" w:eastAsia="Arial" w:hAnsi="Arial" w:cs="Arial"/>
                <w:spacing w:val="1"/>
                <w:sz w:val="18"/>
                <w:szCs w:val="18"/>
              </w:rPr>
              <w:t>as</w:t>
            </w:r>
            <w:r>
              <w:rPr>
                <w:rFonts w:ascii="Arial" w:eastAsia="Arial" w:hAnsi="Arial" w:cs="Arial"/>
                <w:sz w:val="18"/>
                <w:szCs w:val="18"/>
              </w:rPr>
              <w:t>i</w:t>
            </w:r>
          </w:p>
          <w:p w:rsidR="00855DAC" w:rsidRDefault="00855DAC" w:rsidP="00124CB6">
            <w:pPr>
              <w:spacing w:before="30"/>
              <w:ind w:left="102"/>
              <w:rPr>
                <w:rFonts w:ascii="Arial" w:eastAsia="Arial" w:hAnsi="Arial" w:cs="Arial"/>
                <w:sz w:val="18"/>
                <w:szCs w:val="18"/>
              </w:rPr>
            </w:pPr>
            <w:r>
              <w:rPr>
                <w:rFonts w:ascii="Arial" w:eastAsia="Arial" w:hAnsi="Arial" w:cs="Arial"/>
                <w:sz w:val="18"/>
                <w:szCs w:val="18"/>
              </w:rPr>
              <w:t>Un</w:t>
            </w:r>
            <w:r>
              <w:rPr>
                <w:rFonts w:ascii="Arial" w:eastAsia="Arial" w:hAnsi="Arial" w:cs="Arial"/>
                <w:spacing w:val="1"/>
                <w:sz w:val="18"/>
                <w:szCs w:val="18"/>
              </w:rPr>
              <w:t>ggu</w:t>
            </w:r>
            <w:r>
              <w:rPr>
                <w:rFonts w:ascii="Arial" w:eastAsia="Arial" w:hAnsi="Arial" w:cs="Arial"/>
                <w:sz w:val="18"/>
                <w:szCs w:val="18"/>
              </w:rPr>
              <w:t>l</w:t>
            </w: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411CD2" w:rsidP="00411CD2">
            <w:pPr>
              <w:jc w:val="center"/>
            </w:pPr>
            <w:r>
              <w:t>0</w:t>
            </w:r>
          </w:p>
        </w:tc>
        <w:tc>
          <w:tcPr>
            <w:tcW w:w="447"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1126" w:type="dxa"/>
            <w:tcBorders>
              <w:top w:val="single" w:sz="5" w:space="0" w:color="000000"/>
              <w:left w:val="single" w:sz="5" w:space="0" w:color="000000"/>
              <w:bottom w:val="single" w:sz="5" w:space="0" w:color="000000"/>
              <w:right w:val="single" w:sz="5" w:space="0" w:color="000000"/>
            </w:tcBorders>
          </w:tcPr>
          <w:p w:rsidR="00855DAC" w:rsidRDefault="00855DAC" w:rsidP="00124CB6">
            <w:pPr>
              <w:spacing w:before="2"/>
              <w:ind w:left="100"/>
              <w:rPr>
                <w:rFonts w:ascii="Arial" w:eastAsia="Arial" w:hAnsi="Arial" w:cs="Arial"/>
                <w:sz w:val="18"/>
                <w:szCs w:val="18"/>
              </w:rPr>
            </w:pPr>
            <w:r>
              <w:rPr>
                <w:rFonts w:ascii="Arial" w:eastAsia="Arial" w:hAnsi="Arial" w:cs="Arial"/>
                <w:position w:val="1"/>
                <w:sz w:val="18"/>
                <w:szCs w:val="18"/>
              </w:rPr>
              <w:t>N</w:t>
            </w:r>
            <w:r>
              <w:rPr>
                <w:rFonts w:ascii="Arial" w:eastAsia="Arial" w:hAnsi="Arial" w:cs="Arial"/>
                <w:sz w:val="12"/>
                <w:szCs w:val="12"/>
              </w:rPr>
              <w:t>Un</w:t>
            </w:r>
            <w:r>
              <w:rPr>
                <w:rFonts w:ascii="Arial" w:eastAsia="Arial" w:hAnsi="Arial" w:cs="Arial"/>
                <w:spacing w:val="1"/>
                <w:sz w:val="12"/>
                <w:szCs w:val="12"/>
              </w:rPr>
              <w:t>g</w:t>
            </w:r>
            <w:r>
              <w:rPr>
                <w:rFonts w:ascii="Arial" w:eastAsia="Arial" w:hAnsi="Arial" w:cs="Arial"/>
                <w:sz w:val="12"/>
                <w:szCs w:val="12"/>
              </w:rPr>
              <w:t>gul</w:t>
            </w:r>
            <w:r>
              <w:rPr>
                <w:rFonts w:ascii="Arial" w:eastAsia="Arial" w:hAnsi="Arial" w:cs="Arial"/>
                <w:spacing w:val="17"/>
                <w:sz w:val="12"/>
                <w:szCs w:val="12"/>
              </w:rPr>
              <w:t xml:space="preserve"> </w:t>
            </w:r>
            <w:r>
              <w:rPr>
                <w:rFonts w:ascii="Arial" w:eastAsia="Arial" w:hAnsi="Arial" w:cs="Arial"/>
                <w:position w:val="1"/>
                <w:sz w:val="18"/>
                <w:szCs w:val="18"/>
              </w:rPr>
              <w:t>=</w:t>
            </w:r>
            <w:r w:rsidR="00411CD2">
              <w:rPr>
                <w:rFonts w:ascii="Arial" w:eastAsia="Arial" w:hAnsi="Arial" w:cs="Arial"/>
                <w:position w:val="1"/>
                <w:sz w:val="18"/>
                <w:szCs w:val="18"/>
              </w:rPr>
              <w:t xml:space="preserve"> 0</w:t>
            </w:r>
          </w:p>
        </w:tc>
      </w:tr>
      <w:tr w:rsidR="00855DAC" w:rsidTr="00124CB6">
        <w:trPr>
          <w:trHeight w:hRule="exact" w:val="250"/>
        </w:trPr>
        <w:tc>
          <w:tcPr>
            <w:tcW w:w="643" w:type="dxa"/>
            <w:tcBorders>
              <w:top w:val="single" w:sz="5" w:space="0" w:color="000000"/>
              <w:left w:val="single" w:sz="5" w:space="0" w:color="000000"/>
              <w:bottom w:val="single" w:sz="5" w:space="0" w:color="000000"/>
              <w:right w:val="single" w:sz="5" w:space="0" w:color="000000"/>
            </w:tcBorders>
          </w:tcPr>
          <w:p w:rsidR="00855DAC" w:rsidRDefault="00855DAC" w:rsidP="00124CB6">
            <w:pPr>
              <w:spacing w:line="200" w:lineRule="exact"/>
              <w:ind w:left="230" w:right="235"/>
              <w:jc w:val="center"/>
              <w:rPr>
                <w:rFonts w:ascii="Arial" w:eastAsia="Arial" w:hAnsi="Arial" w:cs="Arial"/>
                <w:sz w:val="18"/>
                <w:szCs w:val="18"/>
              </w:rPr>
            </w:pPr>
            <w:r>
              <w:rPr>
                <w:rFonts w:ascii="Arial" w:eastAsia="Arial" w:hAnsi="Arial" w:cs="Arial"/>
                <w:sz w:val="18"/>
                <w:szCs w:val="18"/>
              </w:rPr>
              <w:t>2</w:t>
            </w:r>
          </w:p>
        </w:tc>
        <w:tc>
          <w:tcPr>
            <w:tcW w:w="1481" w:type="dxa"/>
            <w:tcBorders>
              <w:top w:val="single" w:sz="5" w:space="0" w:color="000000"/>
              <w:left w:val="single" w:sz="5" w:space="0" w:color="000000"/>
              <w:bottom w:val="single" w:sz="5" w:space="0" w:color="000000"/>
              <w:right w:val="single" w:sz="5" w:space="0" w:color="000000"/>
            </w:tcBorders>
          </w:tcPr>
          <w:p w:rsidR="00855DAC" w:rsidRDefault="00855DAC" w:rsidP="00124CB6">
            <w:pPr>
              <w:spacing w:line="200" w:lineRule="exact"/>
              <w:ind w:left="102"/>
              <w:rPr>
                <w:rFonts w:ascii="Arial" w:eastAsia="Arial" w:hAnsi="Arial" w:cs="Arial"/>
                <w:sz w:val="18"/>
                <w:szCs w:val="18"/>
              </w:rPr>
            </w:pPr>
            <w:r>
              <w:rPr>
                <w:rFonts w:ascii="Arial" w:eastAsia="Arial" w:hAnsi="Arial" w:cs="Arial"/>
                <w:spacing w:val="-2"/>
                <w:sz w:val="18"/>
                <w:szCs w:val="18"/>
              </w:rPr>
              <w:t>T</w:t>
            </w:r>
            <w:r>
              <w:rPr>
                <w:rFonts w:ascii="Arial" w:eastAsia="Arial" w:hAnsi="Arial" w:cs="Arial"/>
                <w:spacing w:val="1"/>
                <w:sz w:val="18"/>
                <w:szCs w:val="18"/>
              </w:rPr>
              <w:t>e</w:t>
            </w:r>
            <w:r>
              <w:rPr>
                <w:rFonts w:ascii="Arial" w:eastAsia="Arial" w:hAnsi="Arial" w:cs="Arial"/>
                <w:sz w:val="18"/>
                <w:szCs w:val="18"/>
              </w:rPr>
              <w:t>r</w:t>
            </w:r>
            <w:r>
              <w:rPr>
                <w:rFonts w:ascii="Arial" w:eastAsia="Arial" w:hAnsi="Arial" w:cs="Arial"/>
                <w:spacing w:val="1"/>
                <w:sz w:val="18"/>
                <w:szCs w:val="18"/>
              </w:rPr>
              <w:t>ak</w:t>
            </w:r>
            <w:r>
              <w:rPr>
                <w:rFonts w:ascii="Arial" w:eastAsia="Arial" w:hAnsi="Arial" w:cs="Arial"/>
                <w:sz w:val="18"/>
                <w:szCs w:val="18"/>
              </w:rPr>
              <w:t>r</w:t>
            </w:r>
            <w:r>
              <w:rPr>
                <w:rFonts w:ascii="Arial" w:eastAsia="Arial" w:hAnsi="Arial" w:cs="Arial"/>
                <w:spacing w:val="1"/>
                <w:sz w:val="18"/>
                <w:szCs w:val="18"/>
              </w:rPr>
              <w:t>edi</w:t>
            </w:r>
            <w:r>
              <w:rPr>
                <w:rFonts w:ascii="Arial" w:eastAsia="Arial" w:hAnsi="Arial" w:cs="Arial"/>
                <w:spacing w:val="-2"/>
                <w:sz w:val="18"/>
                <w:szCs w:val="18"/>
              </w:rPr>
              <w:t>t</w:t>
            </w:r>
            <w:r>
              <w:rPr>
                <w:rFonts w:ascii="Arial" w:eastAsia="Arial" w:hAnsi="Arial" w:cs="Arial"/>
                <w:spacing w:val="1"/>
                <w:sz w:val="18"/>
                <w:szCs w:val="18"/>
              </w:rPr>
              <w:t>as</w:t>
            </w:r>
            <w:r>
              <w:rPr>
                <w:rFonts w:ascii="Arial" w:eastAsia="Arial" w:hAnsi="Arial" w:cs="Arial"/>
                <w:sz w:val="18"/>
                <w:szCs w:val="18"/>
              </w:rPr>
              <w:t>i</w:t>
            </w:r>
            <w:r>
              <w:rPr>
                <w:rFonts w:ascii="Arial" w:eastAsia="Arial" w:hAnsi="Arial" w:cs="Arial"/>
                <w:spacing w:val="-1"/>
                <w:sz w:val="18"/>
                <w:szCs w:val="18"/>
              </w:rPr>
              <w:t xml:space="preserve"> </w:t>
            </w:r>
            <w:r>
              <w:rPr>
                <w:rFonts w:ascii="Arial" w:eastAsia="Arial" w:hAnsi="Arial" w:cs="Arial"/>
                <w:sz w:val="18"/>
                <w:szCs w:val="18"/>
              </w:rPr>
              <w:t>A</w:t>
            </w: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411CD2" w:rsidP="00411CD2">
            <w:pPr>
              <w:jc w:val="center"/>
            </w:pPr>
            <w:r>
              <w:t>1</w:t>
            </w:r>
          </w:p>
        </w:tc>
        <w:tc>
          <w:tcPr>
            <w:tcW w:w="447"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1126" w:type="dxa"/>
            <w:tcBorders>
              <w:top w:val="single" w:sz="5" w:space="0" w:color="000000"/>
              <w:left w:val="single" w:sz="5" w:space="0" w:color="000000"/>
              <w:bottom w:val="single" w:sz="5" w:space="0" w:color="000000"/>
              <w:right w:val="single" w:sz="5" w:space="0" w:color="000000"/>
            </w:tcBorders>
          </w:tcPr>
          <w:p w:rsidR="00855DAC" w:rsidRDefault="00855DAC" w:rsidP="00124CB6">
            <w:pPr>
              <w:spacing w:line="200" w:lineRule="exact"/>
              <w:ind w:left="100"/>
              <w:rPr>
                <w:rFonts w:ascii="Arial" w:eastAsia="Arial" w:hAnsi="Arial" w:cs="Arial"/>
                <w:sz w:val="18"/>
                <w:szCs w:val="18"/>
              </w:rPr>
            </w:pPr>
            <w:r>
              <w:rPr>
                <w:rFonts w:ascii="Arial" w:eastAsia="Arial" w:hAnsi="Arial" w:cs="Arial"/>
                <w:sz w:val="18"/>
                <w:szCs w:val="18"/>
              </w:rPr>
              <w:t>N</w:t>
            </w:r>
            <w:r>
              <w:rPr>
                <w:rFonts w:ascii="Arial" w:eastAsia="Arial" w:hAnsi="Arial" w:cs="Arial"/>
                <w:spacing w:val="-1"/>
                <w:position w:val="-1"/>
                <w:sz w:val="12"/>
                <w:szCs w:val="12"/>
              </w:rPr>
              <w:t>A</w:t>
            </w:r>
            <w:r>
              <w:rPr>
                <w:rFonts w:ascii="Arial" w:eastAsia="Arial" w:hAnsi="Arial" w:cs="Arial"/>
                <w:sz w:val="18"/>
                <w:szCs w:val="18"/>
              </w:rPr>
              <w:t>=</w:t>
            </w:r>
            <w:r w:rsidR="00411CD2">
              <w:rPr>
                <w:rFonts w:ascii="Arial" w:eastAsia="Arial" w:hAnsi="Arial" w:cs="Arial"/>
                <w:sz w:val="18"/>
                <w:szCs w:val="18"/>
              </w:rPr>
              <w:t xml:space="preserve"> 1</w:t>
            </w:r>
          </w:p>
        </w:tc>
      </w:tr>
      <w:tr w:rsidR="00855DAC" w:rsidTr="00124CB6">
        <w:trPr>
          <w:trHeight w:hRule="exact" w:val="485"/>
        </w:trPr>
        <w:tc>
          <w:tcPr>
            <w:tcW w:w="643" w:type="dxa"/>
            <w:tcBorders>
              <w:top w:val="single" w:sz="5" w:space="0" w:color="000000"/>
              <w:left w:val="single" w:sz="5" w:space="0" w:color="000000"/>
              <w:bottom w:val="single" w:sz="5" w:space="0" w:color="000000"/>
              <w:right w:val="single" w:sz="5" w:space="0" w:color="000000"/>
            </w:tcBorders>
          </w:tcPr>
          <w:p w:rsidR="00855DAC" w:rsidRDefault="00855DAC" w:rsidP="00124CB6">
            <w:pPr>
              <w:spacing w:before="6" w:line="100" w:lineRule="exact"/>
              <w:rPr>
                <w:sz w:val="11"/>
                <w:szCs w:val="11"/>
              </w:rPr>
            </w:pPr>
          </w:p>
          <w:p w:rsidR="00855DAC" w:rsidRDefault="00855DAC" w:rsidP="00124CB6">
            <w:pPr>
              <w:ind w:left="230" w:right="235"/>
              <w:jc w:val="center"/>
              <w:rPr>
                <w:rFonts w:ascii="Arial" w:eastAsia="Arial" w:hAnsi="Arial" w:cs="Arial"/>
                <w:sz w:val="18"/>
                <w:szCs w:val="18"/>
              </w:rPr>
            </w:pPr>
            <w:r>
              <w:rPr>
                <w:rFonts w:ascii="Arial" w:eastAsia="Arial" w:hAnsi="Arial" w:cs="Arial"/>
                <w:sz w:val="18"/>
                <w:szCs w:val="18"/>
              </w:rPr>
              <w:t>3</w:t>
            </w:r>
          </w:p>
        </w:tc>
        <w:tc>
          <w:tcPr>
            <w:tcW w:w="1481" w:type="dxa"/>
            <w:tcBorders>
              <w:top w:val="single" w:sz="5" w:space="0" w:color="000000"/>
              <w:left w:val="single" w:sz="5" w:space="0" w:color="000000"/>
              <w:bottom w:val="single" w:sz="5" w:space="0" w:color="000000"/>
              <w:right w:val="single" w:sz="5" w:space="0" w:color="000000"/>
            </w:tcBorders>
          </w:tcPr>
          <w:p w:rsidR="00855DAC" w:rsidRDefault="00855DAC" w:rsidP="00124CB6">
            <w:pPr>
              <w:spacing w:line="200" w:lineRule="exact"/>
              <w:ind w:left="102"/>
              <w:rPr>
                <w:rFonts w:ascii="Arial" w:eastAsia="Arial" w:hAnsi="Arial" w:cs="Arial"/>
                <w:sz w:val="18"/>
                <w:szCs w:val="18"/>
              </w:rPr>
            </w:pPr>
            <w:r>
              <w:rPr>
                <w:rFonts w:ascii="Arial" w:eastAsia="Arial" w:hAnsi="Arial" w:cs="Arial"/>
                <w:spacing w:val="-2"/>
                <w:sz w:val="18"/>
                <w:szCs w:val="18"/>
              </w:rPr>
              <w:t>T</w:t>
            </w:r>
            <w:r>
              <w:rPr>
                <w:rFonts w:ascii="Arial" w:eastAsia="Arial" w:hAnsi="Arial" w:cs="Arial"/>
                <w:spacing w:val="1"/>
                <w:sz w:val="18"/>
                <w:szCs w:val="18"/>
              </w:rPr>
              <w:t>e</w:t>
            </w:r>
            <w:r>
              <w:rPr>
                <w:rFonts w:ascii="Arial" w:eastAsia="Arial" w:hAnsi="Arial" w:cs="Arial"/>
                <w:sz w:val="18"/>
                <w:szCs w:val="18"/>
              </w:rPr>
              <w:t>r</w:t>
            </w:r>
            <w:r>
              <w:rPr>
                <w:rFonts w:ascii="Arial" w:eastAsia="Arial" w:hAnsi="Arial" w:cs="Arial"/>
                <w:spacing w:val="1"/>
                <w:sz w:val="18"/>
                <w:szCs w:val="18"/>
              </w:rPr>
              <w:t>ak</w:t>
            </w:r>
            <w:r>
              <w:rPr>
                <w:rFonts w:ascii="Arial" w:eastAsia="Arial" w:hAnsi="Arial" w:cs="Arial"/>
                <w:sz w:val="18"/>
                <w:szCs w:val="18"/>
              </w:rPr>
              <w:t>r</w:t>
            </w:r>
            <w:r>
              <w:rPr>
                <w:rFonts w:ascii="Arial" w:eastAsia="Arial" w:hAnsi="Arial" w:cs="Arial"/>
                <w:spacing w:val="1"/>
                <w:sz w:val="18"/>
                <w:szCs w:val="18"/>
              </w:rPr>
              <w:t>edi</w:t>
            </w:r>
            <w:r>
              <w:rPr>
                <w:rFonts w:ascii="Arial" w:eastAsia="Arial" w:hAnsi="Arial" w:cs="Arial"/>
                <w:spacing w:val="-2"/>
                <w:sz w:val="18"/>
                <w:szCs w:val="18"/>
              </w:rPr>
              <w:t>t</w:t>
            </w:r>
            <w:r>
              <w:rPr>
                <w:rFonts w:ascii="Arial" w:eastAsia="Arial" w:hAnsi="Arial" w:cs="Arial"/>
                <w:spacing w:val="1"/>
                <w:sz w:val="18"/>
                <w:szCs w:val="18"/>
              </w:rPr>
              <w:t>as</w:t>
            </w:r>
            <w:r>
              <w:rPr>
                <w:rFonts w:ascii="Arial" w:eastAsia="Arial" w:hAnsi="Arial" w:cs="Arial"/>
                <w:sz w:val="18"/>
                <w:szCs w:val="18"/>
              </w:rPr>
              <w:t>i</w:t>
            </w:r>
          </w:p>
          <w:p w:rsidR="00855DAC" w:rsidRDefault="00855DAC" w:rsidP="00124CB6">
            <w:pPr>
              <w:spacing w:before="30"/>
              <w:ind w:left="102"/>
              <w:rPr>
                <w:rFonts w:ascii="Arial" w:eastAsia="Arial" w:hAnsi="Arial" w:cs="Arial"/>
                <w:sz w:val="18"/>
                <w:szCs w:val="18"/>
              </w:rPr>
            </w:pPr>
            <w:r>
              <w:rPr>
                <w:rFonts w:ascii="Arial" w:eastAsia="Arial" w:hAnsi="Arial" w:cs="Arial"/>
                <w:sz w:val="18"/>
                <w:szCs w:val="18"/>
              </w:rPr>
              <w:t>B</w:t>
            </w:r>
            <w:r>
              <w:rPr>
                <w:rFonts w:ascii="Arial" w:eastAsia="Arial" w:hAnsi="Arial" w:cs="Arial"/>
                <w:spacing w:val="1"/>
                <w:sz w:val="18"/>
                <w:szCs w:val="18"/>
              </w:rPr>
              <w:t>ai</w:t>
            </w:r>
            <w:r>
              <w:rPr>
                <w:rFonts w:ascii="Arial" w:eastAsia="Arial" w:hAnsi="Arial" w:cs="Arial"/>
                <w:sz w:val="18"/>
                <w:szCs w:val="18"/>
              </w:rPr>
              <w:t>k</w:t>
            </w:r>
            <w:r>
              <w:rPr>
                <w:rFonts w:ascii="Arial" w:eastAsia="Arial" w:hAnsi="Arial" w:cs="Arial"/>
                <w:spacing w:val="1"/>
                <w:sz w:val="18"/>
                <w:szCs w:val="18"/>
              </w:rPr>
              <w:t xml:space="preserve"> </w:t>
            </w:r>
            <w:r>
              <w:rPr>
                <w:rFonts w:ascii="Arial" w:eastAsia="Arial" w:hAnsi="Arial" w:cs="Arial"/>
                <w:spacing w:val="-2"/>
                <w:sz w:val="18"/>
                <w:szCs w:val="18"/>
              </w:rPr>
              <w:t>S</w:t>
            </w:r>
            <w:r>
              <w:rPr>
                <w:rFonts w:ascii="Arial" w:eastAsia="Arial" w:hAnsi="Arial" w:cs="Arial"/>
                <w:spacing w:val="1"/>
                <w:sz w:val="18"/>
                <w:szCs w:val="18"/>
              </w:rPr>
              <w:t>ek</w:t>
            </w:r>
            <w:r>
              <w:rPr>
                <w:rFonts w:ascii="Arial" w:eastAsia="Arial" w:hAnsi="Arial" w:cs="Arial"/>
                <w:spacing w:val="-2"/>
                <w:sz w:val="18"/>
                <w:szCs w:val="18"/>
              </w:rPr>
              <w:t>a</w:t>
            </w:r>
            <w:r>
              <w:rPr>
                <w:rFonts w:ascii="Arial" w:eastAsia="Arial" w:hAnsi="Arial" w:cs="Arial"/>
                <w:spacing w:val="1"/>
                <w:sz w:val="18"/>
                <w:szCs w:val="18"/>
              </w:rPr>
              <w:t>l</w:t>
            </w:r>
            <w:r>
              <w:rPr>
                <w:rFonts w:ascii="Arial" w:eastAsia="Arial" w:hAnsi="Arial" w:cs="Arial"/>
                <w:sz w:val="18"/>
                <w:szCs w:val="18"/>
              </w:rPr>
              <w:t>i</w:t>
            </w: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411CD2" w:rsidP="00411CD2">
            <w:pPr>
              <w:jc w:val="center"/>
            </w:pPr>
            <w:r>
              <w:t>1</w:t>
            </w:r>
          </w:p>
        </w:tc>
        <w:tc>
          <w:tcPr>
            <w:tcW w:w="447"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1126" w:type="dxa"/>
            <w:tcBorders>
              <w:top w:val="single" w:sz="5" w:space="0" w:color="000000"/>
              <w:left w:val="single" w:sz="5" w:space="0" w:color="000000"/>
              <w:bottom w:val="single" w:sz="5" w:space="0" w:color="000000"/>
              <w:right w:val="single" w:sz="5" w:space="0" w:color="000000"/>
            </w:tcBorders>
          </w:tcPr>
          <w:p w:rsidR="00855DAC" w:rsidRDefault="00855DAC" w:rsidP="00124CB6">
            <w:pPr>
              <w:spacing w:line="200" w:lineRule="exact"/>
              <w:ind w:left="100"/>
              <w:rPr>
                <w:rFonts w:ascii="Arial" w:eastAsia="Arial" w:hAnsi="Arial" w:cs="Arial"/>
                <w:sz w:val="12"/>
                <w:szCs w:val="12"/>
              </w:rPr>
            </w:pPr>
            <w:r>
              <w:rPr>
                <w:rFonts w:ascii="Arial" w:eastAsia="Arial" w:hAnsi="Arial" w:cs="Arial"/>
                <w:sz w:val="18"/>
                <w:szCs w:val="18"/>
              </w:rPr>
              <w:t>N</w:t>
            </w:r>
            <w:r>
              <w:rPr>
                <w:rFonts w:ascii="Arial" w:eastAsia="Arial" w:hAnsi="Arial" w:cs="Arial"/>
                <w:spacing w:val="-1"/>
                <w:position w:val="-1"/>
                <w:sz w:val="12"/>
                <w:szCs w:val="12"/>
              </w:rPr>
              <w:t>B</w:t>
            </w:r>
            <w:r>
              <w:rPr>
                <w:rFonts w:ascii="Arial" w:eastAsia="Arial" w:hAnsi="Arial" w:cs="Arial"/>
                <w:position w:val="-1"/>
                <w:sz w:val="12"/>
                <w:szCs w:val="12"/>
              </w:rPr>
              <w:t>a</w:t>
            </w:r>
            <w:r>
              <w:rPr>
                <w:rFonts w:ascii="Arial" w:eastAsia="Arial" w:hAnsi="Arial" w:cs="Arial"/>
                <w:spacing w:val="2"/>
                <w:position w:val="-1"/>
                <w:sz w:val="12"/>
                <w:szCs w:val="12"/>
              </w:rPr>
              <w:t>i</w:t>
            </w:r>
            <w:r>
              <w:rPr>
                <w:rFonts w:ascii="Arial" w:eastAsia="Arial" w:hAnsi="Arial" w:cs="Arial"/>
                <w:position w:val="-1"/>
                <w:sz w:val="12"/>
                <w:szCs w:val="12"/>
              </w:rPr>
              <w:t>k_</w:t>
            </w:r>
            <w:r>
              <w:rPr>
                <w:rFonts w:ascii="Arial" w:eastAsia="Arial" w:hAnsi="Arial" w:cs="Arial"/>
                <w:spacing w:val="-1"/>
                <w:position w:val="-1"/>
                <w:sz w:val="12"/>
                <w:szCs w:val="12"/>
              </w:rPr>
              <w:t>S</w:t>
            </w:r>
            <w:r>
              <w:rPr>
                <w:rFonts w:ascii="Arial" w:eastAsia="Arial" w:hAnsi="Arial" w:cs="Arial"/>
                <w:position w:val="-1"/>
                <w:sz w:val="12"/>
                <w:szCs w:val="12"/>
              </w:rPr>
              <w:t>ek</w:t>
            </w:r>
            <w:r>
              <w:rPr>
                <w:rFonts w:ascii="Arial" w:eastAsia="Arial" w:hAnsi="Arial" w:cs="Arial"/>
                <w:spacing w:val="-2"/>
                <w:position w:val="-1"/>
                <w:sz w:val="12"/>
                <w:szCs w:val="12"/>
              </w:rPr>
              <w:t>a</w:t>
            </w:r>
            <w:r>
              <w:rPr>
                <w:rFonts w:ascii="Arial" w:eastAsia="Arial" w:hAnsi="Arial" w:cs="Arial"/>
                <w:position w:val="-1"/>
                <w:sz w:val="12"/>
                <w:szCs w:val="12"/>
              </w:rPr>
              <w:t>li</w:t>
            </w:r>
          </w:p>
          <w:p w:rsidR="00855DAC" w:rsidRDefault="00855DAC" w:rsidP="00124CB6">
            <w:pPr>
              <w:spacing w:before="31"/>
              <w:ind w:left="100"/>
              <w:rPr>
                <w:rFonts w:ascii="Arial" w:eastAsia="Arial" w:hAnsi="Arial" w:cs="Arial"/>
                <w:sz w:val="18"/>
                <w:szCs w:val="18"/>
              </w:rPr>
            </w:pPr>
            <w:r>
              <w:rPr>
                <w:rFonts w:ascii="Arial" w:eastAsia="Arial" w:hAnsi="Arial" w:cs="Arial"/>
                <w:sz w:val="18"/>
                <w:szCs w:val="18"/>
              </w:rPr>
              <w:t>=</w:t>
            </w:r>
            <w:r w:rsidR="00411CD2">
              <w:rPr>
                <w:rFonts w:ascii="Arial" w:eastAsia="Arial" w:hAnsi="Arial" w:cs="Arial"/>
                <w:sz w:val="18"/>
                <w:szCs w:val="18"/>
              </w:rPr>
              <w:t xml:space="preserve"> 1</w:t>
            </w:r>
          </w:p>
        </w:tc>
      </w:tr>
      <w:tr w:rsidR="00855DAC" w:rsidTr="00124CB6">
        <w:trPr>
          <w:trHeight w:hRule="exact" w:val="247"/>
        </w:trPr>
        <w:tc>
          <w:tcPr>
            <w:tcW w:w="643" w:type="dxa"/>
            <w:tcBorders>
              <w:top w:val="single" w:sz="5" w:space="0" w:color="000000"/>
              <w:left w:val="single" w:sz="5" w:space="0" w:color="000000"/>
              <w:bottom w:val="single" w:sz="5" w:space="0" w:color="000000"/>
              <w:right w:val="single" w:sz="5" w:space="0" w:color="000000"/>
            </w:tcBorders>
          </w:tcPr>
          <w:p w:rsidR="00855DAC" w:rsidRDefault="00855DAC" w:rsidP="00124CB6">
            <w:pPr>
              <w:spacing w:line="200" w:lineRule="exact"/>
              <w:ind w:left="230" w:right="235"/>
              <w:jc w:val="center"/>
              <w:rPr>
                <w:rFonts w:ascii="Arial" w:eastAsia="Arial" w:hAnsi="Arial" w:cs="Arial"/>
                <w:sz w:val="18"/>
                <w:szCs w:val="18"/>
              </w:rPr>
            </w:pPr>
            <w:r>
              <w:rPr>
                <w:rFonts w:ascii="Arial" w:eastAsia="Arial" w:hAnsi="Arial" w:cs="Arial"/>
                <w:sz w:val="18"/>
                <w:szCs w:val="18"/>
              </w:rPr>
              <w:t>4</w:t>
            </w:r>
          </w:p>
        </w:tc>
        <w:tc>
          <w:tcPr>
            <w:tcW w:w="1481" w:type="dxa"/>
            <w:tcBorders>
              <w:top w:val="single" w:sz="5" w:space="0" w:color="000000"/>
              <w:left w:val="single" w:sz="5" w:space="0" w:color="000000"/>
              <w:bottom w:val="single" w:sz="5" w:space="0" w:color="000000"/>
              <w:right w:val="single" w:sz="5" w:space="0" w:color="000000"/>
            </w:tcBorders>
          </w:tcPr>
          <w:p w:rsidR="00855DAC" w:rsidRDefault="00855DAC" w:rsidP="00124CB6">
            <w:pPr>
              <w:spacing w:line="200" w:lineRule="exact"/>
              <w:ind w:left="102"/>
              <w:rPr>
                <w:rFonts w:ascii="Arial" w:eastAsia="Arial" w:hAnsi="Arial" w:cs="Arial"/>
                <w:sz w:val="18"/>
                <w:szCs w:val="18"/>
              </w:rPr>
            </w:pPr>
            <w:r>
              <w:rPr>
                <w:rFonts w:ascii="Arial" w:eastAsia="Arial" w:hAnsi="Arial" w:cs="Arial"/>
                <w:spacing w:val="-2"/>
                <w:sz w:val="18"/>
                <w:szCs w:val="18"/>
              </w:rPr>
              <w:t>T</w:t>
            </w:r>
            <w:r>
              <w:rPr>
                <w:rFonts w:ascii="Arial" w:eastAsia="Arial" w:hAnsi="Arial" w:cs="Arial"/>
                <w:spacing w:val="1"/>
                <w:sz w:val="18"/>
                <w:szCs w:val="18"/>
              </w:rPr>
              <w:t>e</w:t>
            </w:r>
            <w:r>
              <w:rPr>
                <w:rFonts w:ascii="Arial" w:eastAsia="Arial" w:hAnsi="Arial" w:cs="Arial"/>
                <w:sz w:val="18"/>
                <w:szCs w:val="18"/>
              </w:rPr>
              <w:t>r</w:t>
            </w:r>
            <w:r>
              <w:rPr>
                <w:rFonts w:ascii="Arial" w:eastAsia="Arial" w:hAnsi="Arial" w:cs="Arial"/>
                <w:spacing w:val="1"/>
                <w:sz w:val="18"/>
                <w:szCs w:val="18"/>
              </w:rPr>
              <w:t>ak</w:t>
            </w:r>
            <w:r>
              <w:rPr>
                <w:rFonts w:ascii="Arial" w:eastAsia="Arial" w:hAnsi="Arial" w:cs="Arial"/>
                <w:sz w:val="18"/>
                <w:szCs w:val="18"/>
              </w:rPr>
              <w:t>r</w:t>
            </w:r>
            <w:r>
              <w:rPr>
                <w:rFonts w:ascii="Arial" w:eastAsia="Arial" w:hAnsi="Arial" w:cs="Arial"/>
                <w:spacing w:val="1"/>
                <w:sz w:val="18"/>
                <w:szCs w:val="18"/>
              </w:rPr>
              <w:t>edi</w:t>
            </w:r>
            <w:r>
              <w:rPr>
                <w:rFonts w:ascii="Arial" w:eastAsia="Arial" w:hAnsi="Arial" w:cs="Arial"/>
                <w:spacing w:val="-2"/>
                <w:sz w:val="18"/>
                <w:szCs w:val="18"/>
              </w:rPr>
              <w:t>t</w:t>
            </w:r>
            <w:r>
              <w:rPr>
                <w:rFonts w:ascii="Arial" w:eastAsia="Arial" w:hAnsi="Arial" w:cs="Arial"/>
                <w:spacing w:val="1"/>
                <w:sz w:val="18"/>
                <w:szCs w:val="18"/>
              </w:rPr>
              <w:t>as</w:t>
            </w:r>
            <w:r>
              <w:rPr>
                <w:rFonts w:ascii="Arial" w:eastAsia="Arial" w:hAnsi="Arial" w:cs="Arial"/>
                <w:sz w:val="18"/>
                <w:szCs w:val="18"/>
              </w:rPr>
              <w:t>i</w:t>
            </w:r>
            <w:r>
              <w:rPr>
                <w:rFonts w:ascii="Arial" w:eastAsia="Arial" w:hAnsi="Arial" w:cs="Arial"/>
                <w:spacing w:val="-1"/>
                <w:sz w:val="18"/>
                <w:szCs w:val="18"/>
              </w:rPr>
              <w:t xml:space="preserve"> </w:t>
            </w:r>
            <w:r>
              <w:rPr>
                <w:rFonts w:ascii="Arial" w:eastAsia="Arial" w:hAnsi="Arial" w:cs="Arial"/>
                <w:sz w:val="18"/>
                <w:szCs w:val="18"/>
              </w:rPr>
              <w:t>B</w:t>
            </w: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411CD2" w:rsidP="00411CD2">
            <w:pPr>
              <w:jc w:val="center"/>
            </w:pPr>
            <w:r>
              <w:t>5</w:t>
            </w:r>
          </w:p>
        </w:tc>
        <w:tc>
          <w:tcPr>
            <w:tcW w:w="447"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1126" w:type="dxa"/>
            <w:tcBorders>
              <w:top w:val="single" w:sz="5" w:space="0" w:color="000000"/>
              <w:left w:val="single" w:sz="5" w:space="0" w:color="000000"/>
              <w:bottom w:val="single" w:sz="5" w:space="0" w:color="000000"/>
              <w:right w:val="single" w:sz="5" w:space="0" w:color="000000"/>
            </w:tcBorders>
          </w:tcPr>
          <w:p w:rsidR="00855DAC" w:rsidRDefault="00855DAC" w:rsidP="00124CB6">
            <w:pPr>
              <w:spacing w:line="200" w:lineRule="exact"/>
              <w:ind w:left="100"/>
              <w:rPr>
                <w:rFonts w:ascii="Arial" w:eastAsia="Arial" w:hAnsi="Arial" w:cs="Arial"/>
                <w:sz w:val="18"/>
                <w:szCs w:val="18"/>
              </w:rPr>
            </w:pPr>
            <w:r>
              <w:rPr>
                <w:rFonts w:ascii="Arial" w:eastAsia="Arial" w:hAnsi="Arial" w:cs="Arial"/>
                <w:sz w:val="18"/>
                <w:szCs w:val="18"/>
              </w:rPr>
              <w:t>N</w:t>
            </w:r>
            <w:r>
              <w:rPr>
                <w:rFonts w:ascii="Arial" w:eastAsia="Arial" w:hAnsi="Arial" w:cs="Arial"/>
                <w:spacing w:val="-1"/>
                <w:position w:val="-1"/>
                <w:sz w:val="12"/>
                <w:szCs w:val="12"/>
              </w:rPr>
              <w:t>B</w:t>
            </w:r>
            <w:r>
              <w:rPr>
                <w:rFonts w:ascii="Arial" w:eastAsia="Arial" w:hAnsi="Arial" w:cs="Arial"/>
                <w:sz w:val="18"/>
                <w:szCs w:val="18"/>
              </w:rPr>
              <w:t>=</w:t>
            </w:r>
            <w:r w:rsidR="00411CD2">
              <w:rPr>
                <w:rFonts w:ascii="Arial" w:eastAsia="Arial" w:hAnsi="Arial" w:cs="Arial"/>
                <w:sz w:val="18"/>
                <w:szCs w:val="18"/>
              </w:rPr>
              <w:t xml:space="preserve"> 5</w:t>
            </w:r>
          </w:p>
        </w:tc>
      </w:tr>
      <w:tr w:rsidR="00855DAC" w:rsidTr="00124CB6">
        <w:trPr>
          <w:trHeight w:hRule="exact" w:val="487"/>
        </w:trPr>
        <w:tc>
          <w:tcPr>
            <w:tcW w:w="643" w:type="dxa"/>
            <w:tcBorders>
              <w:top w:val="single" w:sz="5" w:space="0" w:color="000000"/>
              <w:left w:val="single" w:sz="5" w:space="0" w:color="000000"/>
              <w:bottom w:val="single" w:sz="5" w:space="0" w:color="000000"/>
              <w:right w:val="single" w:sz="5" w:space="0" w:color="000000"/>
            </w:tcBorders>
          </w:tcPr>
          <w:p w:rsidR="00855DAC" w:rsidRDefault="00855DAC" w:rsidP="00124CB6">
            <w:pPr>
              <w:spacing w:before="8" w:line="100" w:lineRule="exact"/>
              <w:rPr>
                <w:sz w:val="11"/>
                <w:szCs w:val="11"/>
              </w:rPr>
            </w:pPr>
          </w:p>
          <w:p w:rsidR="00855DAC" w:rsidRDefault="00855DAC" w:rsidP="00124CB6">
            <w:pPr>
              <w:ind w:left="230" w:right="235"/>
              <w:jc w:val="center"/>
              <w:rPr>
                <w:rFonts w:ascii="Arial" w:eastAsia="Arial" w:hAnsi="Arial" w:cs="Arial"/>
                <w:sz w:val="18"/>
                <w:szCs w:val="18"/>
              </w:rPr>
            </w:pPr>
            <w:r>
              <w:rPr>
                <w:rFonts w:ascii="Arial" w:eastAsia="Arial" w:hAnsi="Arial" w:cs="Arial"/>
                <w:sz w:val="18"/>
                <w:szCs w:val="18"/>
              </w:rPr>
              <w:t>5</w:t>
            </w:r>
          </w:p>
        </w:tc>
        <w:tc>
          <w:tcPr>
            <w:tcW w:w="1481" w:type="dxa"/>
            <w:tcBorders>
              <w:top w:val="single" w:sz="5" w:space="0" w:color="000000"/>
              <w:left w:val="single" w:sz="5" w:space="0" w:color="000000"/>
              <w:bottom w:val="single" w:sz="5" w:space="0" w:color="000000"/>
              <w:right w:val="single" w:sz="5" w:space="0" w:color="000000"/>
            </w:tcBorders>
          </w:tcPr>
          <w:p w:rsidR="00855DAC" w:rsidRDefault="00855DAC" w:rsidP="00124CB6">
            <w:pPr>
              <w:ind w:left="102"/>
              <w:rPr>
                <w:rFonts w:ascii="Arial" w:eastAsia="Arial" w:hAnsi="Arial" w:cs="Arial"/>
                <w:sz w:val="18"/>
                <w:szCs w:val="18"/>
              </w:rPr>
            </w:pPr>
            <w:r>
              <w:rPr>
                <w:rFonts w:ascii="Arial" w:eastAsia="Arial" w:hAnsi="Arial" w:cs="Arial"/>
                <w:spacing w:val="-2"/>
                <w:sz w:val="18"/>
                <w:szCs w:val="18"/>
              </w:rPr>
              <w:t>T</w:t>
            </w:r>
            <w:r>
              <w:rPr>
                <w:rFonts w:ascii="Arial" w:eastAsia="Arial" w:hAnsi="Arial" w:cs="Arial"/>
                <w:spacing w:val="1"/>
                <w:sz w:val="18"/>
                <w:szCs w:val="18"/>
              </w:rPr>
              <w:t>e</w:t>
            </w:r>
            <w:r>
              <w:rPr>
                <w:rFonts w:ascii="Arial" w:eastAsia="Arial" w:hAnsi="Arial" w:cs="Arial"/>
                <w:sz w:val="18"/>
                <w:szCs w:val="18"/>
              </w:rPr>
              <w:t>r</w:t>
            </w:r>
            <w:r>
              <w:rPr>
                <w:rFonts w:ascii="Arial" w:eastAsia="Arial" w:hAnsi="Arial" w:cs="Arial"/>
                <w:spacing w:val="1"/>
                <w:sz w:val="18"/>
                <w:szCs w:val="18"/>
              </w:rPr>
              <w:t>ak</w:t>
            </w:r>
            <w:r>
              <w:rPr>
                <w:rFonts w:ascii="Arial" w:eastAsia="Arial" w:hAnsi="Arial" w:cs="Arial"/>
                <w:sz w:val="18"/>
                <w:szCs w:val="18"/>
              </w:rPr>
              <w:t>r</w:t>
            </w:r>
            <w:r>
              <w:rPr>
                <w:rFonts w:ascii="Arial" w:eastAsia="Arial" w:hAnsi="Arial" w:cs="Arial"/>
                <w:spacing w:val="1"/>
                <w:sz w:val="18"/>
                <w:szCs w:val="18"/>
              </w:rPr>
              <w:t>edi</w:t>
            </w:r>
            <w:r>
              <w:rPr>
                <w:rFonts w:ascii="Arial" w:eastAsia="Arial" w:hAnsi="Arial" w:cs="Arial"/>
                <w:spacing w:val="-2"/>
                <w:sz w:val="18"/>
                <w:szCs w:val="18"/>
              </w:rPr>
              <w:t>t</w:t>
            </w:r>
            <w:r>
              <w:rPr>
                <w:rFonts w:ascii="Arial" w:eastAsia="Arial" w:hAnsi="Arial" w:cs="Arial"/>
                <w:spacing w:val="1"/>
                <w:sz w:val="18"/>
                <w:szCs w:val="18"/>
              </w:rPr>
              <w:t>as</w:t>
            </w:r>
            <w:r>
              <w:rPr>
                <w:rFonts w:ascii="Arial" w:eastAsia="Arial" w:hAnsi="Arial" w:cs="Arial"/>
                <w:sz w:val="18"/>
                <w:szCs w:val="18"/>
              </w:rPr>
              <w:t>i</w:t>
            </w:r>
          </w:p>
          <w:p w:rsidR="00855DAC" w:rsidRDefault="00855DAC" w:rsidP="00124CB6">
            <w:pPr>
              <w:spacing w:before="30"/>
              <w:ind w:left="102"/>
              <w:rPr>
                <w:rFonts w:ascii="Arial" w:eastAsia="Arial" w:hAnsi="Arial" w:cs="Arial"/>
                <w:sz w:val="18"/>
                <w:szCs w:val="18"/>
              </w:rPr>
            </w:pPr>
            <w:r>
              <w:rPr>
                <w:rFonts w:ascii="Arial" w:eastAsia="Arial" w:hAnsi="Arial" w:cs="Arial"/>
                <w:sz w:val="18"/>
                <w:szCs w:val="18"/>
              </w:rPr>
              <w:t>B</w:t>
            </w:r>
            <w:r>
              <w:rPr>
                <w:rFonts w:ascii="Arial" w:eastAsia="Arial" w:hAnsi="Arial" w:cs="Arial"/>
                <w:spacing w:val="1"/>
                <w:sz w:val="18"/>
                <w:szCs w:val="18"/>
              </w:rPr>
              <w:t>ai</w:t>
            </w:r>
            <w:r>
              <w:rPr>
                <w:rFonts w:ascii="Arial" w:eastAsia="Arial" w:hAnsi="Arial" w:cs="Arial"/>
                <w:sz w:val="18"/>
                <w:szCs w:val="18"/>
              </w:rPr>
              <w:t>k</w:t>
            </w: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411CD2" w:rsidP="00411CD2">
            <w:pPr>
              <w:jc w:val="center"/>
            </w:pPr>
            <w:r>
              <w:t>1</w:t>
            </w:r>
          </w:p>
        </w:tc>
        <w:tc>
          <w:tcPr>
            <w:tcW w:w="446" w:type="dxa"/>
            <w:tcBorders>
              <w:top w:val="single" w:sz="5" w:space="0" w:color="000000"/>
              <w:left w:val="single" w:sz="5" w:space="0" w:color="000000"/>
              <w:bottom w:val="single" w:sz="5" w:space="0" w:color="000000"/>
              <w:right w:val="single" w:sz="5" w:space="0" w:color="000000"/>
            </w:tcBorders>
          </w:tcPr>
          <w:p w:rsidR="00855DAC" w:rsidRDefault="00411CD2" w:rsidP="00411CD2">
            <w:pPr>
              <w:jc w:val="center"/>
            </w:pPr>
            <w:r>
              <w:t>2</w:t>
            </w:r>
          </w:p>
        </w:tc>
        <w:tc>
          <w:tcPr>
            <w:tcW w:w="447"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411CD2" w:rsidP="00411CD2">
            <w:pPr>
              <w:jc w:val="center"/>
            </w:pPr>
            <w:r>
              <w:t>1</w:t>
            </w: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411CD2" w:rsidP="00411CD2">
            <w:pPr>
              <w:jc w:val="center"/>
            </w:pPr>
            <w:r>
              <w:t>1</w:t>
            </w: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1126" w:type="dxa"/>
            <w:tcBorders>
              <w:top w:val="single" w:sz="5" w:space="0" w:color="000000"/>
              <w:left w:val="single" w:sz="5" w:space="0" w:color="000000"/>
              <w:bottom w:val="single" w:sz="5" w:space="0" w:color="000000"/>
              <w:right w:val="single" w:sz="5" w:space="0" w:color="000000"/>
            </w:tcBorders>
          </w:tcPr>
          <w:p w:rsidR="00855DAC" w:rsidRDefault="00855DAC" w:rsidP="00124CB6">
            <w:pPr>
              <w:ind w:left="100"/>
              <w:rPr>
                <w:rFonts w:ascii="Arial" w:eastAsia="Arial" w:hAnsi="Arial" w:cs="Arial"/>
                <w:sz w:val="18"/>
                <w:szCs w:val="18"/>
              </w:rPr>
            </w:pPr>
            <w:r>
              <w:rPr>
                <w:rFonts w:ascii="Arial" w:eastAsia="Arial" w:hAnsi="Arial" w:cs="Arial"/>
                <w:position w:val="1"/>
                <w:sz w:val="18"/>
                <w:szCs w:val="18"/>
              </w:rPr>
              <w:t>N</w:t>
            </w:r>
            <w:r>
              <w:rPr>
                <w:rFonts w:ascii="Arial" w:eastAsia="Arial" w:hAnsi="Arial" w:cs="Arial"/>
                <w:spacing w:val="-1"/>
                <w:sz w:val="12"/>
                <w:szCs w:val="12"/>
              </w:rPr>
              <w:t>B</w:t>
            </w:r>
            <w:r>
              <w:rPr>
                <w:rFonts w:ascii="Arial" w:eastAsia="Arial" w:hAnsi="Arial" w:cs="Arial"/>
                <w:sz w:val="12"/>
                <w:szCs w:val="12"/>
              </w:rPr>
              <w:t>a</w:t>
            </w:r>
            <w:r>
              <w:rPr>
                <w:rFonts w:ascii="Arial" w:eastAsia="Arial" w:hAnsi="Arial" w:cs="Arial"/>
                <w:spacing w:val="2"/>
                <w:sz w:val="12"/>
                <w:szCs w:val="12"/>
              </w:rPr>
              <w:t>i</w:t>
            </w:r>
            <w:r>
              <w:rPr>
                <w:rFonts w:ascii="Arial" w:eastAsia="Arial" w:hAnsi="Arial" w:cs="Arial"/>
                <w:sz w:val="12"/>
                <w:szCs w:val="12"/>
              </w:rPr>
              <w:t>k</w:t>
            </w:r>
            <w:r>
              <w:rPr>
                <w:rFonts w:ascii="Arial" w:eastAsia="Arial" w:hAnsi="Arial" w:cs="Arial"/>
                <w:spacing w:val="17"/>
                <w:sz w:val="12"/>
                <w:szCs w:val="12"/>
              </w:rPr>
              <w:t xml:space="preserve"> </w:t>
            </w:r>
            <w:r>
              <w:rPr>
                <w:rFonts w:ascii="Arial" w:eastAsia="Arial" w:hAnsi="Arial" w:cs="Arial"/>
                <w:position w:val="1"/>
                <w:sz w:val="18"/>
                <w:szCs w:val="18"/>
              </w:rPr>
              <w:t>=</w:t>
            </w:r>
            <w:r w:rsidR="00411CD2">
              <w:rPr>
                <w:rFonts w:ascii="Arial" w:eastAsia="Arial" w:hAnsi="Arial" w:cs="Arial"/>
                <w:position w:val="1"/>
                <w:sz w:val="18"/>
                <w:szCs w:val="18"/>
              </w:rPr>
              <w:t xml:space="preserve"> 5</w:t>
            </w:r>
          </w:p>
        </w:tc>
      </w:tr>
      <w:tr w:rsidR="00855DAC" w:rsidTr="00124CB6">
        <w:trPr>
          <w:trHeight w:hRule="exact" w:val="247"/>
        </w:trPr>
        <w:tc>
          <w:tcPr>
            <w:tcW w:w="643" w:type="dxa"/>
            <w:tcBorders>
              <w:top w:val="single" w:sz="5" w:space="0" w:color="000000"/>
              <w:left w:val="single" w:sz="5" w:space="0" w:color="000000"/>
              <w:bottom w:val="single" w:sz="5" w:space="0" w:color="000000"/>
              <w:right w:val="single" w:sz="5" w:space="0" w:color="000000"/>
            </w:tcBorders>
          </w:tcPr>
          <w:p w:rsidR="00855DAC" w:rsidRDefault="00855DAC" w:rsidP="00124CB6">
            <w:pPr>
              <w:spacing w:line="200" w:lineRule="exact"/>
              <w:ind w:left="230" w:right="235"/>
              <w:jc w:val="center"/>
              <w:rPr>
                <w:rFonts w:ascii="Arial" w:eastAsia="Arial" w:hAnsi="Arial" w:cs="Arial"/>
                <w:sz w:val="18"/>
                <w:szCs w:val="18"/>
              </w:rPr>
            </w:pPr>
            <w:r>
              <w:rPr>
                <w:rFonts w:ascii="Arial" w:eastAsia="Arial" w:hAnsi="Arial" w:cs="Arial"/>
                <w:sz w:val="18"/>
                <w:szCs w:val="18"/>
              </w:rPr>
              <w:t>6</w:t>
            </w:r>
          </w:p>
        </w:tc>
        <w:tc>
          <w:tcPr>
            <w:tcW w:w="1481" w:type="dxa"/>
            <w:tcBorders>
              <w:top w:val="single" w:sz="5" w:space="0" w:color="000000"/>
              <w:left w:val="single" w:sz="5" w:space="0" w:color="000000"/>
              <w:bottom w:val="single" w:sz="5" w:space="0" w:color="000000"/>
              <w:right w:val="single" w:sz="5" w:space="0" w:color="000000"/>
            </w:tcBorders>
          </w:tcPr>
          <w:p w:rsidR="00855DAC" w:rsidRDefault="00855DAC" w:rsidP="00124CB6">
            <w:pPr>
              <w:spacing w:line="200" w:lineRule="exact"/>
              <w:ind w:left="102"/>
              <w:rPr>
                <w:rFonts w:ascii="Arial" w:eastAsia="Arial" w:hAnsi="Arial" w:cs="Arial"/>
                <w:sz w:val="18"/>
                <w:szCs w:val="18"/>
              </w:rPr>
            </w:pPr>
            <w:r>
              <w:rPr>
                <w:rFonts w:ascii="Arial" w:eastAsia="Arial" w:hAnsi="Arial" w:cs="Arial"/>
                <w:spacing w:val="-2"/>
                <w:sz w:val="18"/>
                <w:szCs w:val="18"/>
              </w:rPr>
              <w:t>T</w:t>
            </w:r>
            <w:r>
              <w:rPr>
                <w:rFonts w:ascii="Arial" w:eastAsia="Arial" w:hAnsi="Arial" w:cs="Arial"/>
                <w:spacing w:val="1"/>
                <w:sz w:val="18"/>
                <w:szCs w:val="18"/>
              </w:rPr>
              <w:t>e</w:t>
            </w:r>
            <w:r>
              <w:rPr>
                <w:rFonts w:ascii="Arial" w:eastAsia="Arial" w:hAnsi="Arial" w:cs="Arial"/>
                <w:sz w:val="18"/>
                <w:szCs w:val="18"/>
              </w:rPr>
              <w:t>r</w:t>
            </w:r>
            <w:r>
              <w:rPr>
                <w:rFonts w:ascii="Arial" w:eastAsia="Arial" w:hAnsi="Arial" w:cs="Arial"/>
                <w:spacing w:val="1"/>
                <w:sz w:val="18"/>
                <w:szCs w:val="18"/>
              </w:rPr>
              <w:t>ak</w:t>
            </w:r>
            <w:r>
              <w:rPr>
                <w:rFonts w:ascii="Arial" w:eastAsia="Arial" w:hAnsi="Arial" w:cs="Arial"/>
                <w:sz w:val="18"/>
                <w:szCs w:val="18"/>
              </w:rPr>
              <w:t>r</w:t>
            </w:r>
            <w:r>
              <w:rPr>
                <w:rFonts w:ascii="Arial" w:eastAsia="Arial" w:hAnsi="Arial" w:cs="Arial"/>
                <w:spacing w:val="1"/>
                <w:sz w:val="18"/>
                <w:szCs w:val="18"/>
              </w:rPr>
              <w:t>edi</w:t>
            </w:r>
            <w:r>
              <w:rPr>
                <w:rFonts w:ascii="Arial" w:eastAsia="Arial" w:hAnsi="Arial" w:cs="Arial"/>
                <w:spacing w:val="-2"/>
                <w:sz w:val="18"/>
                <w:szCs w:val="18"/>
              </w:rPr>
              <w:t>t</w:t>
            </w:r>
            <w:r>
              <w:rPr>
                <w:rFonts w:ascii="Arial" w:eastAsia="Arial" w:hAnsi="Arial" w:cs="Arial"/>
                <w:spacing w:val="1"/>
                <w:sz w:val="18"/>
                <w:szCs w:val="18"/>
              </w:rPr>
              <w:t>as</w:t>
            </w:r>
            <w:r>
              <w:rPr>
                <w:rFonts w:ascii="Arial" w:eastAsia="Arial" w:hAnsi="Arial" w:cs="Arial"/>
                <w:sz w:val="18"/>
                <w:szCs w:val="18"/>
              </w:rPr>
              <w:t>i</w:t>
            </w:r>
            <w:r>
              <w:rPr>
                <w:rFonts w:ascii="Arial" w:eastAsia="Arial" w:hAnsi="Arial" w:cs="Arial"/>
                <w:spacing w:val="-1"/>
                <w:sz w:val="18"/>
                <w:szCs w:val="18"/>
              </w:rPr>
              <w:t xml:space="preserve"> </w:t>
            </w:r>
            <w:r>
              <w:rPr>
                <w:rFonts w:ascii="Arial" w:eastAsia="Arial" w:hAnsi="Arial" w:cs="Arial"/>
                <w:sz w:val="18"/>
                <w:szCs w:val="18"/>
              </w:rPr>
              <w:t>C</w:t>
            </w: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7"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1126" w:type="dxa"/>
            <w:tcBorders>
              <w:top w:val="single" w:sz="5" w:space="0" w:color="000000"/>
              <w:left w:val="single" w:sz="5" w:space="0" w:color="000000"/>
              <w:bottom w:val="single" w:sz="5" w:space="0" w:color="000000"/>
              <w:right w:val="single" w:sz="5" w:space="0" w:color="000000"/>
            </w:tcBorders>
          </w:tcPr>
          <w:p w:rsidR="00855DAC" w:rsidRDefault="00855DAC" w:rsidP="00124CB6">
            <w:pPr>
              <w:spacing w:line="200" w:lineRule="exact"/>
              <w:ind w:left="100"/>
              <w:rPr>
                <w:rFonts w:ascii="Arial" w:eastAsia="Arial" w:hAnsi="Arial" w:cs="Arial"/>
                <w:sz w:val="18"/>
                <w:szCs w:val="18"/>
              </w:rPr>
            </w:pPr>
            <w:r>
              <w:rPr>
                <w:rFonts w:ascii="Arial" w:eastAsia="Arial" w:hAnsi="Arial" w:cs="Arial"/>
                <w:sz w:val="18"/>
                <w:szCs w:val="18"/>
              </w:rPr>
              <w:t>N</w:t>
            </w:r>
            <w:r>
              <w:rPr>
                <w:rFonts w:ascii="Arial" w:eastAsia="Arial" w:hAnsi="Arial" w:cs="Arial"/>
                <w:position w:val="-1"/>
                <w:sz w:val="12"/>
                <w:szCs w:val="12"/>
              </w:rPr>
              <w:t>C</w:t>
            </w:r>
            <w:r>
              <w:rPr>
                <w:rFonts w:ascii="Arial" w:eastAsia="Arial" w:hAnsi="Arial" w:cs="Arial"/>
                <w:sz w:val="18"/>
                <w:szCs w:val="18"/>
              </w:rPr>
              <w:t>=</w:t>
            </w:r>
            <w:r w:rsidR="00411CD2">
              <w:rPr>
                <w:rFonts w:ascii="Arial" w:eastAsia="Arial" w:hAnsi="Arial" w:cs="Arial"/>
                <w:sz w:val="18"/>
                <w:szCs w:val="18"/>
              </w:rPr>
              <w:t xml:space="preserve"> 0</w:t>
            </w:r>
          </w:p>
        </w:tc>
      </w:tr>
      <w:tr w:rsidR="00855DAC" w:rsidTr="00124CB6">
        <w:trPr>
          <w:trHeight w:hRule="exact" w:val="487"/>
        </w:trPr>
        <w:tc>
          <w:tcPr>
            <w:tcW w:w="643" w:type="dxa"/>
            <w:tcBorders>
              <w:top w:val="single" w:sz="5" w:space="0" w:color="000000"/>
              <w:left w:val="single" w:sz="5" w:space="0" w:color="000000"/>
              <w:bottom w:val="single" w:sz="5" w:space="0" w:color="000000"/>
              <w:right w:val="single" w:sz="5" w:space="0" w:color="000000"/>
            </w:tcBorders>
          </w:tcPr>
          <w:p w:rsidR="00855DAC" w:rsidRDefault="00855DAC" w:rsidP="00124CB6">
            <w:pPr>
              <w:spacing w:before="8" w:line="100" w:lineRule="exact"/>
              <w:rPr>
                <w:sz w:val="11"/>
                <w:szCs w:val="11"/>
              </w:rPr>
            </w:pPr>
          </w:p>
          <w:p w:rsidR="00855DAC" w:rsidRDefault="00855DAC" w:rsidP="00124CB6">
            <w:pPr>
              <w:ind w:left="230" w:right="235"/>
              <w:jc w:val="center"/>
              <w:rPr>
                <w:rFonts w:ascii="Arial" w:eastAsia="Arial" w:hAnsi="Arial" w:cs="Arial"/>
                <w:sz w:val="18"/>
                <w:szCs w:val="18"/>
              </w:rPr>
            </w:pPr>
            <w:r>
              <w:rPr>
                <w:rFonts w:ascii="Arial" w:eastAsia="Arial" w:hAnsi="Arial" w:cs="Arial"/>
                <w:sz w:val="18"/>
                <w:szCs w:val="18"/>
              </w:rPr>
              <w:t>7</w:t>
            </w:r>
          </w:p>
        </w:tc>
        <w:tc>
          <w:tcPr>
            <w:tcW w:w="1481" w:type="dxa"/>
            <w:tcBorders>
              <w:top w:val="single" w:sz="5" w:space="0" w:color="000000"/>
              <w:left w:val="single" w:sz="5" w:space="0" w:color="000000"/>
              <w:bottom w:val="single" w:sz="5" w:space="0" w:color="000000"/>
              <w:right w:val="single" w:sz="5" w:space="0" w:color="000000"/>
            </w:tcBorders>
          </w:tcPr>
          <w:p w:rsidR="00855DAC" w:rsidRDefault="00855DAC" w:rsidP="00124CB6">
            <w:pPr>
              <w:spacing w:line="200" w:lineRule="exact"/>
              <w:ind w:left="102"/>
              <w:rPr>
                <w:rFonts w:ascii="Arial" w:eastAsia="Arial" w:hAnsi="Arial" w:cs="Arial"/>
                <w:sz w:val="18"/>
                <w:szCs w:val="18"/>
              </w:rPr>
            </w:pPr>
            <w:r>
              <w:rPr>
                <w:rFonts w:ascii="Arial" w:eastAsia="Arial" w:hAnsi="Arial" w:cs="Arial"/>
                <w:spacing w:val="-2"/>
                <w:sz w:val="18"/>
                <w:szCs w:val="18"/>
              </w:rPr>
              <w:t>T</w:t>
            </w:r>
            <w:r>
              <w:rPr>
                <w:rFonts w:ascii="Arial" w:eastAsia="Arial" w:hAnsi="Arial" w:cs="Arial"/>
                <w:spacing w:val="1"/>
                <w:sz w:val="18"/>
                <w:szCs w:val="18"/>
              </w:rPr>
              <w:t>e</w:t>
            </w:r>
            <w:r>
              <w:rPr>
                <w:rFonts w:ascii="Arial" w:eastAsia="Arial" w:hAnsi="Arial" w:cs="Arial"/>
                <w:sz w:val="18"/>
                <w:szCs w:val="18"/>
              </w:rPr>
              <w:t>r</w:t>
            </w:r>
            <w:r>
              <w:rPr>
                <w:rFonts w:ascii="Arial" w:eastAsia="Arial" w:hAnsi="Arial" w:cs="Arial"/>
                <w:spacing w:val="1"/>
                <w:sz w:val="18"/>
                <w:szCs w:val="18"/>
              </w:rPr>
              <w:t>ak</w:t>
            </w:r>
            <w:r>
              <w:rPr>
                <w:rFonts w:ascii="Arial" w:eastAsia="Arial" w:hAnsi="Arial" w:cs="Arial"/>
                <w:sz w:val="18"/>
                <w:szCs w:val="18"/>
              </w:rPr>
              <w:t>r</w:t>
            </w:r>
            <w:r>
              <w:rPr>
                <w:rFonts w:ascii="Arial" w:eastAsia="Arial" w:hAnsi="Arial" w:cs="Arial"/>
                <w:spacing w:val="1"/>
                <w:sz w:val="18"/>
                <w:szCs w:val="18"/>
              </w:rPr>
              <w:t>edi</w:t>
            </w:r>
            <w:r>
              <w:rPr>
                <w:rFonts w:ascii="Arial" w:eastAsia="Arial" w:hAnsi="Arial" w:cs="Arial"/>
                <w:spacing w:val="-2"/>
                <w:sz w:val="18"/>
                <w:szCs w:val="18"/>
              </w:rPr>
              <w:t>t</w:t>
            </w:r>
            <w:r>
              <w:rPr>
                <w:rFonts w:ascii="Arial" w:eastAsia="Arial" w:hAnsi="Arial" w:cs="Arial"/>
                <w:spacing w:val="1"/>
                <w:sz w:val="18"/>
                <w:szCs w:val="18"/>
              </w:rPr>
              <w:t>as</w:t>
            </w:r>
            <w:r>
              <w:rPr>
                <w:rFonts w:ascii="Arial" w:eastAsia="Arial" w:hAnsi="Arial" w:cs="Arial"/>
                <w:sz w:val="18"/>
                <w:szCs w:val="18"/>
              </w:rPr>
              <w:t>i</w:t>
            </w:r>
          </w:p>
          <w:p w:rsidR="00855DAC" w:rsidRDefault="00855DAC" w:rsidP="00124CB6">
            <w:pPr>
              <w:spacing w:before="33"/>
              <w:ind w:left="102"/>
              <w:rPr>
                <w:rFonts w:ascii="Arial" w:eastAsia="Arial" w:hAnsi="Arial" w:cs="Arial"/>
                <w:sz w:val="18"/>
                <w:szCs w:val="18"/>
              </w:rPr>
            </w:pPr>
            <w:r>
              <w:rPr>
                <w:rFonts w:ascii="Arial" w:eastAsia="Arial" w:hAnsi="Arial" w:cs="Arial"/>
                <w:spacing w:val="-4"/>
                <w:sz w:val="18"/>
                <w:szCs w:val="18"/>
              </w:rPr>
              <w:t>M</w:t>
            </w:r>
            <w:r>
              <w:rPr>
                <w:rFonts w:ascii="Arial" w:eastAsia="Arial" w:hAnsi="Arial" w:cs="Arial"/>
                <w:spacing w:val="1"/>
                <w:sz w:val="18"/>
                <w:szCs w:val="18"/>
              </w:rPr>
              <w:t>inimu</w:t>
            </w:r>
            <w:r>
              <w:rPr>
                <w:rFonts w:ascii="Arial" w:eastAsia="Arial" w:hAnsi="Arial" w:cs="Arial"/>
                <w:sz w:val="18"/>
                <w:szCs w:val="18"/>
              </w:rPr>
              <w:t>m</w:t>
            </w: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7"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1126" w:type="dxa"/>
            <w:tcBorders>
              <w:top w:val="single" w:sz="5" w:space="0" w:color="000000"/>
              <w:left w:val="single" w:sz="5" w:space="0" w:color="000000"/>
              <w:bottom w:val="single" w:sz="5" w:space="0" w:color="000000"/>
              <w:right w:val="single" w:sz="5" w:space="0" w:color="000000"/>
            </w:tcBorders>
          </w:tcPr>
          <w:p w:rsidR="00855DAC" w:rsidRDefault="00855DAC" w:rsidP="00124CB6">
            <w:pPr>
              <w:spacing w:line="200" w:lineRule="exact"/>
              <w:ind w:left="100"/>
              <w:rPr>
                <w:rFonts w:ascii="Arial" w:eastAsia="Arial" w:hAnsi="Arial" w:cs="Arial"/>
                <w:sz w:val="18"/>
                <w:szCs w:val="18"/>
              </w:rPr>
            </w:pPr>
            <w:r>
              <w:rPr>
                <w:rFonts w:ascii="Arial" w:eastAsia="Arial" w:hAnsi="Arial" w:cs="Arial"/>
                <w:sz w:val="18"/>
                <w:szCs w:val="18"/>
              </w:rPr>
              <w:t>N</w:t>
            </w:r>
            <w:r>
              <w:rPr>
                <w:rFonts w:ascii="Arial" w:eastAsia="Arial" w:hAnsi="Arial" w:cs="Arial"/>
                <w:spacing w:val="-2"/>
                <w:position w:val="-1"/>
                <w:sz w:val="12"/>
                <w:szCs w:val="12"/>
              </w:rPr>
              <w:t>M</w:t>
            </w:r>
            <w:r>
              <w:rPr>
                <w:rFonts w:ascii="Arial" w:eastAsia="Arial" w:hAnsi="Arial" w:cs="Arial"/>
                <w:sz w:val="18"/>
                <w:szCs w:val="18"/>
              </w:rPr>
              <w:t>=</w:t>
            </w:r>
            <w:r w:rsidR="00411CD2">
              <w:rPr>
                <w:rFonts w:ascii="Arial" w:eastAsia="Arial" w:hAnsi="Arial" w:cs="Arial"/>
                <w:sz w:val="18"/>
                <w:szCs w:val="18"/>
              </w:rPr>
              <w:t xml:space="preserve"> 0</w:t>
            </w:r>
          </w:p>
        </w:tc>
      </w:tr>
      <w:tr w:rsidR="00855DAC" w:rsidTr="00124CB6">
        <w:trPr>
          <w:trHeight w:hRule="exact" w:val="1685"/>
        </w:trPr>
        <w:tc>
          <w:tcPr>
            <w:tcW w:w="643" w:type="dxa"/>
            <w:tcBorders>
              <w:top w:val="single" w:sz="5" w:space="0" w:color="000000"/>
              <w:left w:val="single" w:sz="5" w:space="0" w:color="000000"/>
              <w:bottom w:val="single" w:sz="5" w:space="0" w:color="000000"/>
              <w:right w:val="single" w:sz="5" w:space="0" w:color="000000"/>
            </w:tcBorders>
          </w:tcPr>
          <w:p w:rsidR="00855DAC" w:rsidRDefault="00855DAC" w:rsidP="00124CB6">
            <w:pPr>
              <w:spacing w:before="4" w:line="100" w:lineRule="exact"/>
              <w:rPr>
                <w:sz w:val="11"/>
                <w:szCs w:val="11"/>
              </w:rPr>
            </w:pPr>
          </w:p>
          <w:p w:rsidR="00855DAC" w:rsidRDefault="00855DAC" w:rsidP="00124CB6">
            <w:pPr>
              <w:spacing w:line="200" w:lineRule="exact"/>
            </w:pPr>
          </w:p>
          <w:p w:rsidR="00855DAC" w:rsidRDefault="00855DAC" w:rsidP="00124CB6">
            <w:pPr>
              <w:spacing w:line="200" w:lineRule="exact"/>
            </w:pPr>
          </w:p>
          <w:p w:rsidR="00855DAC" w:rsidRDefault="00855DAC" w:rsidP="00124CB6">
            <w:pPr>
              <w:spacing w:line="200" w:lineRule="exact"/>
            </w:pPr>
          </w:p>
          <w:p w:rsidR="00855DAC" w:rsidRDefault="00855DAC" w:rsidP="00124CB6">
            <w:pPr>
              <w:ind w:left="230" w:right="235"/>
              <w:jc w:val="center"/>
              <w:rPr>
                <w:rFonts w:ascii="Arial" w:eastAsia="Arial" w:hAnsi="Arial" w:cs="Arial"/>
                <w:sz w:val="18"/>
                <w:szCs w:val="18"/>
              </w:rPr>
            </w:pPr>
            <w:r>
              <w:rPr>
                <w:rFonts w:ascii="Arial" w:eastAsia="Arial" w:hAnsi="Arial" w:cs="Arial"/>
                <w:sz w:val="18"/>
                <w:szCs w:val="18"/>
              </w:rPr>
              <w:t>8</w:t>
            </w:r>
          </w:p>
        </w:tc>
        <w:tc>
          <w:tcPr>
            <w:tcW w:w="1481" w:type="dxa"/>
            <w:tcBorders>
              <w:top w:val="single" w:sz="5" w:space="0" w:color="000000"/>
              <w:left w:val="single" w:sz="5" w:space="0" w:color="000000"/>
              <w:bottom w:val="single" w:sz="5" w:space="0" w:color="000000"/>
              <w:right w:val="single" w:sz="5" w:space="0" w:color="000000"/>
            </w:tcBorders>
          </w:tcPr>
          <w:p w:rsidR="00855DAC" w:rsidRDefault="00855DAC" w:rsidP="00124CB6">
            <w:pPr>
              <w:spacing w:line="200" w:lineRule="exact"/>
              <w:ind w:left="102"/>
              <w:rPr>
                <w:rFonts w:ascii="Arial" w:eastAsia="Arial" w:hAnsi="Arial" w:cs="Arial"/>
                <w:sz w:val="18"/>
                <w:szCs w:val="18"/>
              </w:rPr>
            </w:pPr>
            <w:r>
              <w:rPr>
                <w:rFonts w:ascii="Arial" w:eastAsia="Arial" w:hAnsi="Arial" w:cs="Arial"/>
                <w:spacing w:val="-2"/>
                <w:sz w:val="18"/>
                <w:szCs w:val="18"/>
              </w:rPr>
              <w:t>T</w:t>
            </w:r>
            <w:r>
              <w:rPr>
                <w:rFonts w:ascii="Arial" w:eastAsia="Arial" w:hAnsi="Arial" w:cs="Arial"/>
                <w:spacing w:val="1"/>
                <w:sz w:val="18"/>
                <w:szCs w:val="18"/>
              </w:rPr>
              <w:t>ida</w:t>
            </w:r>
            <w:r>
              <w:rPr>
                <w:rFonts w:ascii="Arial" w:eastAsia="Arial" w:hAnsi="Arial" w:cs="Arial"/>
                <w:sz w:val="18"/>
                <w:szCs w:val="18"/>
              </w:rPr>
              <w:t>k</w:t>
            </w:r>
          </w:p>
          <w:p w:rsidR="00855DAC" w:rsidRDefault="00855DAC" w:rsidP="00124CB6">
            <w:pPr>
              <w:spacing w:before="30" w:line="276" w:lineRule="auto"/>
              <w:ind w:left="102" w:right="125"/>
              <w:rPr>
                <w:rFonts w:ascii="Arial" w:eastAsia="Arial" w:hAnsi="Arial" w:cs="Arial"/>
                <w:sz w:val="18"/>
                <w:szCs w:val="18"/>
              </w:rPr>
            </w:pPr>
            <w:r>
              <w:rPr>
                <w:rFonts w:ascii="Arial" w:eastAsia="Arial" w:hAnsi="Arial" w:cs="Arial"/>
                <w:spacing w:val="-2"/>
                <w:sz w:val="18"/>
                <w:szCs w:val="18"/>
              </w:rPr>
              <w:t>T</w:t>
            </w:r>
            <w:r>
              <w:rPr>
                <w:rFonts w:ascii="Arial" w:eastAsia="Arial" w:hAnsi="Arial" w:cs="Arial"/>
                <w:spacing w:val="1"/>
                <w:sz w:val="18"/>
                <w:szCs w:val="18"/>
              </w:rPr>
              <w:t>e</w:t>
            </w:r>
            <w:r>
              <w:rPr>
                <w:rFonts w:ascii="Arial" w:eastAsia="Arial" w:hAnsi="Arial" w:cs="Arial"/>
                <w:sz w:val="18"/>
                <w:szCs w:val="18"/>
              </w:rPr>
              <w:t>r</w:t>
            </w:r>
            <w:r>
              <w:rPr>
                <w:rFonts w:ascii="Arial" w:eastAsia="Arial" w:hAnsi="Arial" w:cs="Arial"/>
                <w:spacing w:val="1"/>
                <w:sz w:val="18"/>
                <w:szCs w:val="18"/>
              </w:rPr>
              <w:t>ak</w:t>
            </w:r>
            <w:r>
              <w:rPr>
                <w:rFonts w:ascii="Arial" w:eastAsia="Arial" w:hAnsi="Arial" w:cs="Arial"/>
                <w:sz w:val="18"/>
                <w:szCs w:val="18"/>
              </w:rPr>
              <w:t>r</w:t>
            </w:r>
            <w:r>
              <w:rPr>
                <w:rFonts w:ascii="Arial" w:eastAsia="Arial" w:hAnsi="Arial" w:cs="Arial"/>
                <w:spacing w:val="1"/>
                <w:sz w:val="18"/>
                <w:szCs w:val="18"/>
              </w:rPr>
              <w:t>edi</w:t>
            </w:r>
            <w:r>
              <w:rPr>
                <w:rFonts w:ascii="Arial" w:eastAsia="Arial" w:hAnsi="Arial" w:cs="Arial"/>
                <w:spacing w:val="-2"/>
                <w:sz w:val="18"/>
                <w:szCs w:val="18"/>
              </w:rPr>
              <w:t>t</w:t>
            </w:r>
            <w:r>
              <w:rPr>
                <w:rFonts w:ascii="Arial" w:eastAsia="Arial" w:hAnsi="Arial" w:cs="Arial"/>
                <w:spacing w:val="1"/>
                <w:sz w:val="18"/>
                <w:szCs w:val="18"/>
              </w:rPr>
              <w:t>as</w:t>
            </w:r>
            <w:r>
              <w:rPr>
                <w:rFonts w:ascii="Arial" w:eastAsia="Arial" w:hAnsi="Arial" w:cs="Arial"/>
                <w:spacing w:val="-2"/>
                <w:sz w:val="18"/>
                <w:szCs w:val="18"/>
              </w:rPr>
              <w:t>i</w:t>
            </w:r>
            <w:r>
              <w:rPr>
                <w:rFonts w:ascii="Arial" w:eastAsia="Arial" w:hAnsi="Arial" w:cs="Arial"/>
                <w:sz w:val="18"/>
                <w:szCs w:val="18"/>
              </w:rPr>
              <w:t>/ K</w:t>
            </w:r>
            <w:r>
              <w:rPr>
                <w:rFonts w:ascii="Arial" w:eastAsia="Arial" w:hAnsi="Arial" w:cs="Arial"/>
                <w:spacing w:val="1"/>
                <w:sz w:val="18"/>
                <w:szCs w:val="18"/>
              </w:rPr>
              <w:t>adal</w:t>
            </w:r>
            <w:r>
              <w:rPr>
                <w:rFonts w:ascii="Arial" w:eastAsia="Arial" w:hAnsi="Arial" w:cs="Arial"/>
                <w:spacing w:val="-2"/>
                <w:sz w:val="18"/>
                <w:szCs w:val="18"/>
              </w:rPr>
              <w:t>u</w:t>
            </w:r>
            <w:r>
              <w:rPr>
                <w:rFonts w:ascii="Arial" w:eastAsia="Arial" w:hAnsi="Arial" w:cs="Arial"/>
                <w:spacing w:val="1"/>
                <w:sz w:val="18"/>
                <w:szCs w:val="18"/>
              </w:rPr>
              <w:t>a</w:t>
            </w:r>
            <w:r>
              <w:rPr>
                <w:rFonts w:ascii="Arial" w:eastAsia="Arial" w:hAnsi="Arial" w:cs="Arial"/>
                <w:sz w:val="18"/>
                <w:szCs w:val="18"/>
              </w:rPr>
              <w:t>r</w:t>
            </w:r>
            <w:r>
              <w:rPr>
                <w:rFonts w:ascii="Arial" w:eastAsia="Arial" w:hAnsi="Arial" w:cs="Arial"/>
                <w:spacing w:val="-1"/>
                <w:sz w:val="18"/>
                <w:szCs w:val="18"/>
              </w:rPr>
              <w:t>s</w:t>
            </w:r>
            <w:r>
              <w:rPr>
                <w:rFonts w:ascii="Arial" w:eastAsia="Arial" w:hAnsi="Arial" w:cs="Arial"/>
                <w:spacing w:val="2"/>
                <w:sz w:val="18"/>
                <w:szCs w:val="18"/>
              </w:rPr>
              <w:t>a</w:t>
            </w:r>
            <w:r>
              <w:rPr>
                <w:rFonts w:ascii="Arial" w:eastAsia="Arial" w:hAnsi="Arial" w:cs="Arial"/>
                <w:sz w:val="18"/>
                <w:szCs w:val="18"/>
              </w:rPr>
              <w:t>/</w:t>
            </w:r>
            <w:r>
              <w:rPr>
                <w:rFonts w:ascii="Arial" w:eastAsia="Arial" w:hAnsi="Arial" w:cs="Arial"/>
                <w:spacing w:val="-2"/>
                <w:sz w:val="18"/>
                <w:szCs w:val="18"/>
              </w:rPr>
              <w:t>T</w:t>
            </w:r>
            <w:r>
              <w:rPr>
                <w:rFonts w:ascii="Arial" w:eastAsia="Arial" w:hAnsi="Arial" w:cs="Arial"/>
                <w:spacing w:val="1"/>
                <w:sz w:val="18"/>
                <w:szCs w:val="18"/>
              </w:rPr>
              <w:t>i</w:t>
            </w:r>
            <w:r>
              <w:rPr>
                <w:rFonts w:ascii="Arial" w:eastAsia="Arial" w:hAnsi="Arial" w:cs="Arial"/>
                <w:sz w:val="18"/>
                <w:szCs w:val="18"/>
              </w:rPr>
              <w:t xml:space="preserve">d </w:t>
            </w:r>
            <w:r>
              <w:rPr>
                <w:rFonts w:ascii="Arial" w:eastAsia="Arial" w:hAnsi="Arial" w:cs="Arial"/>
                <w:spacing w:val="1"/>
                <w:sz w:val="18"/>
                <w:szCs w:val="18"/>
              </w:rPr>
              <w:t>a</w:t>
            </w:r>
            <w:r>
              <w:rPr>
                <w:rFonts w:ascii="Arial" w:eastAsia="Arial" w:hAnsi="Arial" w:cs="Arial"/>
                <w:sz w:val="18"/>
                <w:szCs w:val="18"/>
              </w:rPr>
              <w:t>k</w:t>
            </w:r>
            <w:r>
              <w:rPr>
                <w:rFonts w:ascii="Arial" w:eastAsia="Arial" w:hAnsi="Arial" w:cs="Arial"/>
                <w:spacing w:val="1"/>
                <w:sz w:val="18"/>
                <w:szCs w:val="18"/>
              </w:rPr>
              <w:t xml:space="preserve"> </w:t>
            </w:r>
            <w:r>
              <w:rPr>
                <w:rFonts w:ascii="Arial" w:eastAsia="Arial" w:hAnsi="Arial" w:cs="Arial"/>
                <w:spacing w:val="-1"/>
                <w:sz w:val="18"/>
                <w:szCs w:val="18"/>
              </w:rPr>
              <w:t>m</w:t>
            </w:r>
            <w:r>
              <w:rPr>
                <w:rFonts w:ascii="Arial" w:eastAsia="Arial" w:hAnsi="Arial" w:cs="Arial"/>
                <w:spacing w:val="1"/>
                <w:sz w:val="18"/>
                <w:szCs w:val="18"/>
              </w:rPr>
              <w:t>e</w:t>
            </w:r>
            <w:r>
              <w:rPr>
                <w:rFonts w:ascii="Arial" w:eastAsia="Arial" w:hAnsi="Arial" w:cs="Arial"/>
                <w:spacing w:val="-1"/>
                <w:sz w:val="18"/>
                <w:szCs w:val="18"/>
              </w:rPr>
              <w:t>m</w:t>
            </w:r>
            <w:r>
              <w:rPr>
                <w:rFonts w:ascii="Arial" w:eastAsia="Arial" w:hAnsi="Arial" w:cs="Arial"/>
                <w:spacing w:val="1"/>
                <w:sz w:val="18"/>
                <w:szCs w:val="18"/>
              </w:rPr>
              <w:t>enu</w:t>
            </w:r>
            <w:r>
              <w:rPr>
                <w:rFonts w:ascii="Arial" w:eastAsia="Arial" w:hAnsi="Arial" w:cs="Arial"/>
                <w:spacing w:val="-2"/>
                <w:sz w:val="18"/>
                <w:szCs w:val="18"/>
              </w:rPr>
              <w:t>h</w:t>
            </w:r>
            <w:r>
              <w:rPr>
                <w:rFonts w:ascii="Arial" w:eastAsia="Arial" w:hAnsi="Arial" w:cs="Arial"/>
                <w:sz w:val="18"/>
                <w:szCs w:val="18"/>
              </w:rPr>
              <w:t>i S</w:t>
            </w:r>
            <w:r>
              <w:rPr>
                <w:rFonts w:ascii="Arial" w:eastAsia="Arial" w:hAnsi="Arial" w:cs="Arial"/>
                <w:spacing w:val="-1"/>
                <w:sz w:val="18"/>
                <w:szCs w:val="18"/>
              </w:rPr>
              <w:t>y</w:t>
            </w:r>
            <w:r>
              <w:rPr>
                <w:rFonts w:ascii="Arial" w:eastAsia="Arial" w:hAnsi="Arial" w:cs="Arial"/>
                <w:spacing w:val="1"/>
                <w:sz w:val="18"/>
                <w:szCs w:val="18"/>
              </w:rPr>
              <w:t>a</w:t>
            </w:r>
            <w:r>
              <w:rPr>
                <w:rFonts w:ascii="Arial" w:eastAsia="Arial" w:hAnsi="Arial" w:cs="Arial"/>
                <w:sz w:val="18"/>
                <w:szCs w:val="18"/>
              </w:rPr>
              <w:t>r</w:t>
            </w:r>
            <w:r>
              <w:rPr>
                <w:rFonts w:ascii="Arial" w:eastAsia="Arial" w:hAnsi="Arial" w:cs="Arial"/>
                <w:spacing w:val="1"/>
                <w:sz w:val="18"/>
                <w:szCs w:val="18"/>
              </w:rPr>
              <w:t>a</w:t>
            </w:r>
            <w:r>
              <w:rPr>
                <w:rFonts w:ascii="Arial" w:eastAsia="Arial" w:hAnsi="Arial" w:cs="Arial"/>
                <w:sz w:val="18"/>
                <w:szCs w:val="18"/>
              </w:rPr>
              <w:t>t P</w:t>
            </w:r>
            <w:r>
              <w:rPr>
                <w:rFonts w:ascii="Arial" w:eastAsia="Arial" w:hAnsi="Arial" w:cs="Arial"/>
                <w:spacing w:val="1"/>
                <w:sz w:val="18"/>
                <w:szCs w:val="18"/>
              </w:rPr>
              <w:t>e</w:t>
            </w:r>
            <w:r>
              <w:rPr>
                <w:rFonts w:ascii="Arial" w:eastAsia="Arial" w:hAnsi="Arial" w:cs="Arial"/>
                <w:sz w:val="18"/>
                <w:szCs w:val="18"/>
              </w:rPr>
              <w:t>r</w:t>
            </w:r>
            <w:r>
              <w:rPr>
                <w:rFonts w:ascii="Arial" w:eastAsia="Arial" w:hAnsi="Arial" w:cs="Arial"/>
                <w:spacing w:val="1"/>
                <w:sz w:val="18"/>
                <w:szCs w:val="18"/>
              </w:rPr>
              <w:t>in</w:t>
            </w:r>
            <w:r>
              <w:rPr>
                <w:rFonts w:ascii="Arial" w:eastAsia="Arial" w:hAnsi="Arial" w:cs="Arial"/>
                <w:spacing w:val="-2"/>
                <w:sz w:val="18"/>
                <w:szCs w:val="18"/>
              </w:rPr>
              <w:t>g</w:t>
            </w:r>
            <w:r>
              <w:rPr>
                <w:rFonts w:ascii="Arial" w:eastAsia="Arial" w:hAnsi="Arial" w:cs="Arial"/>
                <w:spacing w:val="1"/>
                <w:sz w:val="18"/>
                <w:szCs w:val="18"/>
              </w:rPr>
              <w:t>ka</w:t>
            </w:r>
            <w:r>
              <w:rPr>
                <w:rFonts w:ascii="Arial" w:eastAsia="Arial" w:hAnsi="Arial" w:cs="Arial"/>
                <w:sz w:val="18"/>
                <w:szCs w:val="18"/>
              </w:rPr>
              <w:t>t A</w:t>
            </w:r>
            <w:r>
              <w:rPr>
                <w:rFonts w:ascii="Arial" w:eastAsia="Arial" w:hAnsi="Arial" w:cs="Arial"/>
                <w:spacing w:val="1"/>
                <w:sz w:val="18"/>
                <w:szCs w:val="18"/>
              </w:rPr>
              <w:t>k</w:t>
            </w:r>
            <w:r>
              <w:rPr>
                <w:rFonts w:ascii="Arial" w:eastAsia="Arial" w:hAnsi="Arial" w:cs="Arial"/>
                <w:sz w:val="18"/>
                <w:szCs w:val="18"/>
              </w:rPr>
              <w:t>r</w:t>
            </w:r>
            <w:r>
              <w:rPr>
                <w:rFonts w:ascii="Arial" w:eastAsia="Arial" w:hAnsi="Arial" w:cs="Arial"/>
                <w:spacing w:val="1"/>
                <w:sz w:val="18"/>
                <w:szCs w:val="18"/>
              </w:rPr>
              <w:t>ed</w:t>
            </w:r>
            <w:r>
              <w:rPr>
                <w:rFonts w:ascii="Arial" w:eastAsia="Arial" w:hAnsi="Arial" w:cs="Arial"/>
                <w:spacing w:val="-2"/>
                <w:sz w:val="18"/>
                <w:szCs w:val="18"/>
              </w:rPr>
              <w:t>i</w:t>
            </w:r>
            <w:r>
              <w:rPr>
                <w:rFonts w:ascii="Arial" w:eastAsia="Arial" w:hAnsi="Arial" w:cs="Arial"/>
                <w:sz w:val="18"/>
                <w:szCs w:val="18"/>
              </w:rPr>
              <w:t>t</w:t>
            </w:r>
            <w:r>
              <w:rPr>
                <w:rFonts w:ascii="Arial" w:eastAsia="Arial" w:hAnsi="Arial" w:cs="Arial"/>
                <w:spacing w:val="1"/>
                <w:sz w:val="18"/>
                <w:szCs w:val="18"/>
              </w:rPr>
              <w:t>a</w:t>
            </w:r>
            <w:r>
              <w:rPr>
                <w:rFonts w:ascii="Arial" w:eastAsia="Arial" w:hAnsi="Arial" w:cs="Arial"/>
                <w:spacing w:val="-1"/>
                <w:sz w:val="18"/>
                <w:szCs w:val="18"/>
              </w:rPr>
              <w:t>s</w:t>
            </w:r>
            <w:r>
              <w:rPr>
                <w:rFonts w:ascii="Arial" w:eastAsia="Arial" w:hAnsi="Arial" w:cs="Arial"/>
                <w:sz w:val="18"/>
                <w:szCs w:val="18"/>
              </w:rPr>
              <w:t>i</w:t>
            </w: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7"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rsidR="00855DAC" w:rsidRDefault="00855DAC" w:rsidP="00411CD2">
            <w:pPr>
              <w:jc w:val="center"/>
            </w:pPr>
          </w:p>
        </w:tc>
        <w:tc>
          <w:tcPr>
            <w:tcW w:w="1126" w:type="dxa"/>
            <w:tcBorders>
              <w:top w:val="single" w:sz="5" w:space="0" w:color="000000"/>
              <w:left w:val="single" w:sz="5" w:space="0" w:color="000000"/>
              <w:bottom w:val="single" w:sz="5" w:space="0" w:color="000000"/>
              <w:right w:val="single" w:sz="5" w:space="0" w:color="000000"/>
            </w:tcBorders>
          </w:tcPr>
          <w:p w:rsidR="00855DAC" w:rsidRDefault="00855DAC" w:rsidP="00124CB6">
            <w:pPr>
              <w:spacing w:line="200" w:lineRule="exact"/>
              <w:ind w:left="100"/>
              <w:rPr>
                <w:rFonts w:ascii="Arial" w:eastAsia="Arial" w:hAnsi="Arial" w:cs="Arial"/>
                <w:sz w:val="18"/>
                <w:szCs w:val="18"/>
              </w:rPr>
            </w:pPr>
            <w:r>
              <w:rPr>
                <w:rFonts w:ascii="Arial" w:eastAsia="Arial" w:hAnsi="Arial" w:cs="Arial"/>
                <w:sz w:val="18"/>
                <w:szCs w:val="18"/>
              </w:rPr>
              <w:t>N</w:t>
            </w:r>
            <w:r>
              <w:rPr>
                <w:rFonts w:ascii="Arial" w:eastAsia="Arial" w:hAnsi="Arial" w:cs="Arial"/>
                <w:spacing w:val="-1"/>
                <w:position w:val="-1"/>
                <w:sz w:val="12"/>
                <w:szCs w:val="12"/>
              </w:rPr>
              <w:t>K</w:t>
            </w:r>
            <w:r>
              <w:rPr>
                <w:rFonts w:ascii="Arial" w:eastAsia="Arial" w:hAnsi="Arial" w:cs="Arial"/>
                <w:sz w:val="18"/>
                <w:szCs w:val="18"/>
              </w:rPr>
              <w:t>=</w:t>
            </w:r>
            <w:r w:rsidR="00411CD2">
              <w:rPr>
                <w:rFonts w:ascii="Arial" w:eastAsia="Arial" w:hAnsi="Arial" w:cs="Arial"/>
                <w:sz w:val="18"/>
                <w:szCs w:val="18"/>
              </w:rPr>
              <w:t xml:space="preserve"> 0</w:t>
            </w:r>
          </w:p>
        </w:tc>
      </w:tr>
      <w:tr w:rsidR="00855DAC" w:rsidTr="00124CB6">
        <w:trPr>
          <w:trHeight w:hRule="exact" w:val="286"/>
        </w:trPr>
        <w:tc>
          <w:tcPr>
            <w:tcW w:w="2125" w:type="dxa"/>
            <w:gridSpan w:val="2"/>
            <w:tcBorders>
              <w:top w:val="nil"/>
              <w:left w:val="single" w:sz="5" w:space="0" w:color="000000"/>
              <w:bottom w:val="single" w:sz="5" w:space="0" w:color="000000"/>
              <w:right w:val="single" w:sz="5" w:space="0" w:color="000000"/>
            </w:tcBorders>
          </w:tcPr>
          <w:p w:rsidR="00855DAC" w:rsidRDefault="00855DAC" w:rsidP="00124CB6">
            <w:pPr>
              <w:spacing w:before="14"/>
              <w:ind w:left="670" w:right="675"/>
              <w:jc w:val="center"/>
              <w:rPr>
                <w:rFonts w:ascii="Arial" w:eastAsia="Arial" w:hAnsi="Arial" w:cs="Arial"/>
              </w:rPr>
            </w:pPr>
            <w:r>
              <w:rPr>
                <w:rFonts w:ascii="Arial" w:eastAsia="Arial" w:hAnsi="Arial" w:cs="Arial"/>
                <w:b/>
                <w:w w:val="99"/>
              </w:rPr>
              <w:t>Ju</w:t>
            </w:r>
            <w:r>
              <w:rPr>
                <w:rFonts w:ascii="Arial" w:eastAsia="Arial" w:hAnsi="Arial" w:cs="Arial"/>
                <w:b/>
                <w:spacing w:val="1"/>
                <w:w w:val="99"/>
              </w:rPr>
              <w:t>m</w:t>
            </w:r>
            <w:r>
              <w:rPr>
                <w:rFonts w:ascii="Arial" w:eastAsia="Arial" w:hAnsi="Arial" w:cs="Arial"/>
                <w:b/>
                <w:w w:val="99"/>
              </w:rPr>
              <w:t>lah</w:t>
            </w:r>
          </w:p>
        </w:tc>
        <w:tc>
          <w:tcPr>
            <w:tcW w:w="449" w:type="dxa"/>
            <w:tcBorders>
              <w:top w:val="single" w:sz="5" w:space="0" w:color="000000"/>
              <w:left w:val="single" w:sz="5" w:space="0" w:color="000000"/>
              <w:bottom w:val="single" w:sz="5" w:space="0" w:color="000000"/>
              <w:right w:val="single" w:sz="5" w:space="0" w:color="000000"/>
            </w:tcBorders>
          </w:tcPr>
          <w:p w:rsidR="00855DAC" w:rsidRDefault="00411CD2" w:rsidP="00411CD2">
            <w:pPr>
              <w:jc w:val="center"/>
            </w:pPr>
            <w:r>
              <w:t>0</w:t>
            </w:r>
          </w:p>
        </w:tc>
        <w:tc>
          <w:tcPr>
            <w:tcW w:w="446" w:type="dxa"/>
            <w:tcBorders>
              <w:top w:val="single" w:sz="5" w:space="0" w:color="000000"/>
              <w:left w:val="single" w:sz="5" w:space="0" w:color="000000"/>
              <w:bottom w:val="single" w:sz="5" w:space="0" w:color="000000"/>
              <w:right w:val="single" w:sz="5" w:space="0" w:color="000000"/>
            </w:tcBorders>
          </w:tcPr>
          <w:p w:rsidR="00855DAC" w:rsidRDefault="00411CD2" w:rsidP="00411CD2">
            <w:pPr>
              <w:jc w:val="center"/>
            </w:pPr>
            <w:r>
              <w:t>1</w:t>
            </w:r>
          </w:p>
        </w:tc>
        <w:tc>
          <w:tcPr>
            <w:tcW w:w="446" w:type="dxa"/>
            <w:tcBorders>
              <w:top w:val="single" w:sz="5" w:space="0" w:color="000000"/>
              <w:left w:val="single" w:sz="5" w:space="0" w:color="000000"/>
              <w:bottom w:val="single" w:sz="5" w:space="0" w:color="000000"/>
              <w:right w:val="single" w:sz="5" w:space="0" w:color="000000"/>
            </w:tcBorders>
          </w:tcPr>
          <w:p w:rsidR="00855DAC" w:rsidRDefault="00411CD2" w:rsidP="00411CD2">
            <w:pPr>
              <w:jc w:val="center"/>
            </w:pPr>
            <w:r>
              <w:t>9</w:t>
            </w:r>
          </w:p>
        </w:tc>
        <w:tc>
          <w:tcPr>
            <w:tcW w:w="447" w:type="dxa"/>
            <w:tcBorders>
              <w:top w:val="single" w:sz="5" w:space="0" w:color="000000"/>
              <w:left w:val="single" w:sz="5" w:space="0" w:color="000000"/>
              <w:bottom w:val="single" w:sz="5" w:space="0" w:color="000000"/>
              <w:right w:val="single" w:sz="5" w:space="0" w:color="000000"/>
            </w:tcBorders>
          </w:tcPr>
          <w:p w:rsidR="00855DAC" w:rsidRDefault="00411CD2" w:rsidP="00411CD2">
            <w:pPr>
              <w:jc w:val="center"/>
            </w:pPr>
            <w:r>
              <w:t>0</w:t>
            </w:r>
          </w:p>
        </w:tc>
        <w:tc>
          <w:tcPr>
            <w:tcW w:w="449" w:type="dxa"/>
            <w:tcBorders>
              <w:top w:val="single" w:sz="5" w:space="0" w:color="000000"/>
              <w:left w:val="single" w:sz="5" w:space="0" w:color="000000"/>
              <w:bottom w:val="single" w:sz="5" w:space="0" w:color="000000"/>
              <w:right w:val="single" w:sz="5" w:space="0" w:color="000000"/>
            </w:tcBorders>
          </w:tcPr>
          <w:p w:rsidR="00855DAC" w:rsidRDefault="00411CD2" w:rsidP="00411CD2">
            <w:pPr>
              <w:jc w:val="center"/>
            </w:pPr>
            <w:r>
              <w:t>0</w:t>
            </w:r>
          </w:p>
        </w:tc>
        <w:tc>
          <w:tcPr>
            <w:tcW w:w="446" w:type="dxa"/>
            <w:tcBorders>
              <w:top w:val="single" w:sz="5" w:space="0" w:color="000000"/>
              <w:left w:val="single" w:sz="5" w:space="0" w:color="000000"/>
              <w:bottom w:val="single" w:sz="5" w:space="0" w:color="000000"/>
              <w:right w:val="single" w:sz="5" w:space="0" w:color="000000"/>
            </w:tcBorders>
          </w:tcPr>
          <w:p w:rsidR="00855DAC" w:rsidRDefault="00411CD2" w:rsidP="00411CD2">
            <w:pPr>
              <w:jc w:val="center"/>
            </w:pPr>
            <w:r>
              <w:t>1</w:t>
            </w:r>
          </w:p>
        </w:tc>
        <w:tc>
          <w:tcPr>
            <w:tcW w:w="446" w:type="dxa"/>
            <w:tcBorders>
              <w:top w:val="single" w:sz="5" w:space="0" w:color="000000"/>
              <w:left w:val="single" w:sz="5" w:space="0" w:color="000000"/>
              <w:bottom w:val="single" w:sz="5" w:space="0" w:color="000000"/>
              <w:right w:val="single" w:sz="5" w:space="0" w:color="000000"/>
            </w:tcBorders>
          </w:tcPr>
          <w:p w:rsidR="00855DAC" w:rsidRDefault="00411CD2" w:rsidP="00411CD2">
            <w:pPr>
              <w:jc w:val="center"/>
            </w:pPr>
            <w:r>
              <w:t>0</w:t>
            </w:r>
          </w:p>
        </w:tc>
        <w:tc>
          <w:tcPr>
            <w:tcW w:w="446" w:type="dxa"/>
            <w:tcBorders>
              <w:top w:val="single" w:sz="5" w:space="0" w:color="000000"/>
              <w:left w:val="single" w:sz="5" w:space="0" w:color="000000"/>
              <w:bottom w:val="single" w:sz="5" w:space="0" w:color="000000"/>
              <w:right w:val="single" w:sz="5" w:space="0" w:color="000000"/>
            </w:tcBorders>
          </w:tcPr>
          <w:p w:rsidR="00855DAC" w:rsidRDefault="00411CD2" w:rsidP="00411CD2">
            <w:pPr>
              <w:jc w:val="center"/>
            </w:pPr>
            <w:r>
              <w:t>0</w:t>
            </w:r>
          </w:p>
        </w:tc>
        <w:tc>
          <w:tcPr>
            <w:tcW w:w="449" w:type="dxa"/>
            <w:tcBorders>
              <w:top w:val="single" w:sz="5" w:space="0" w:color="000000"/>
              <w:left w:val="single" w:sz="5" w:space="0" w:color="000000"/>
              <w:bottom w:val="single" w:sz="5" w:space="0" w:color="000000"/>
              <w:right w:val="single" w:sz="5" w:space="0" w:color="000000"/>
            </w:tcBorders>
          </w:tcPr>
          <w:p w:rsidR="00855DAC" w:rsidRDefault="00411CD2" w:rsidP="00411CD2">
            <w:pPr>
              <w:jc w:val="center"/>
            </w:pPr>
            <w:r>
              <w:t>0</w:t>
            </w:r>
          </w:p>
        </w:tc>
        <w:tc>
          <w:tcPr>
            <w:tcW w:w="446" w:type="dxa"/>
            <w:tcBorders>
              <w:top w:val="single" w:sz="5" w:space="0" w:color="000000"/>
              <w:left w:val="single" w:sz="5" w:space="0" w:color="000000"/>
              <w:bottom w:val="single" w:sz="5" w:space="0" w:color="000000"/>
              <w:right w:val="single" w:sz="5" w:space="0" w:color="000000"/>
            </w:tcBorders>
          </w:tcPr>
          <w:p w:rsidR="00855DAC" w:rsidRDefault="00411CD2" w:rsidP="00411CD2">
            <w:pPr>
              <w:jc w:val="center"/>
            </w:pPr>
            <w:r>
              <w:t>1</w:t>
            </w:r>
          </w:p>
        </w:tc>
        <w:tc>
          <w:tcPr>
            <w:tcW w:w="446" w:type="dxa"/>
            <w:tcBorders>
              <w:top w:val="single" w:sz="5" w:space="0" w:color="000000"/>
              <w:left w:val="single" w:sz="5" w:space="0" w:color="000000"/>
              <w:bottom w:val="single" w:sz="5" w:space="0" w:color="000000"/>
              <w:right w:val="single" w:sz="5" w:space="0" w:color="000000"/>
            </w:tcBorders>
          </w:tcPr>
          <w:p w:rsidR="00855DAC" w:rsidRDefault="00411CD2" w:rsidP="00411CD2">
            <w:pPr>
              <w:jc w:val="center"/>
            </w:pPr>
            <w:r>
              <w:t>0</w:t>
            </w:r>
          </w:p>
        </w:tc>
        <w:tc>
          <w:tcPr>
            <w:tcW w:w="449" w:type="dxa"/>
            <w:tcBorders>
              <w:top w:val="single" w:sz="5" w:space="0" w:color="000000"/>
              <w:left w:val="single" w:sz="5" w:space="0" w:color="000000"/>
              <w:bottom w:val="single" w:sz="5" w:space="0" w:color="000000"/>
              <w:right w:val="single" w:sz="5" w:space="0" w:color="000000"/>
            </w:tcBorders>
          </w:tcPr>
          <w:p w:rsidR="00855DAC" w:rsidRDefault="00411CD2" w:rsidP="00411CD2">
            <w:pPr>
              <w:jc w:val="center"/>
            </w:pPr>
            <w:r>
              <w:t>0</w:t>
            </w:r>
          </w:p>
        </w:tc>
        <w:tc>
          <w:tcPr>
            <w:tcW w:w="1126" w:type="dxa"/>
            <w:tcBorders>
              <w:top w:val="single" w:sz="5" w:space="0" w:color="000000"/>
              <w:left w:val="single" w:sz="5" w:space="0" w:color="000000"/>
              <w:bottom w:val="single" w:sz="5" w:space="0" w:color="000000"/>
              <w:right w:val="single" w:sz="5" w:space="0" w:color="000000"/>
            </w:tcBorders>
          </w:tcPr>
          <w:p w:rsidR="00855DAC" w:rsidRDefault="00855DAC" w:rsidP="00124CB6">
            <w:pPr>
              <w:spacing w:before="10"/>
              <w:ind w:left="100"/>
              <w:rPr>
                <w:rFonts w:ascii="Arial" w:eastAsia="Arial" w:hAnsi="Arial" w:cs="Arial"/>
              </w:rPr>
            </w:pPr>
            <w:r>
              <w:rPr>
                <w:rFonts w:ascii="Arial" w:eastAsia="Arial" w:hAnsi="Arial" w:cs="Arial"/>
                <w:position w:val="1"/>
              </w:rPr>
              <w:t>N</w:t>
            </w:r>
            <w:r>
              <w:rPr>
                <w:rFonts w:ascii="Arial" w:eastAsia="Arial" w:hAnsi="Arial" w:cs="Arial"/>
                <w:sz w:val="13"/>
                <w:szCs w:val="13"/>
              </w:rPr>
              <w:t>PS</w:t>
            </w:r>
            <w:r>
              <w:rPr>
                <w:rFonts w:ascii="Arial" w:eastAsia="Arial" w:hAnsi="Arial" w:cs="Arial"/>
                <w:spacing w:val="16"/>
                <w:sz w:val="13"/>
                <w:szCs w:val="13"/>
              </w:rPr>
              <w:t xml:space="preserve"> </w:t>
            </w:r>
            <w:r>
              <w:rPr>
                <w:rFonts w:ascii="Arial" w:eastAsia="Arial" w:hAnsi="Arial" w:cs="Arial"/>
                <w:position w:val="1"/>
              </w:rPr>
              <w:t>=</w:t>
            </w:r>
            <w:r w:rsidR="00411CD2">
              <w:rPr>
                <w:rFonts w:ascii="Arial" w:eastAsia="Arial" w:hAnsi="Arial" w:cs="Arial"/>
                <w:position w:val="1"/>
              </w:rPr>
              <w:t xml:space="preserve"> 12</w:t>
            </w:r>
          </w:p>
        </w:tc>
      </w:tr>
    </w:tbl>
    <w:p w:rsidR="00855DAC" w:rsidRPr="0058451C" w:rsidRDefault="00855DAC" w:rsidP="00855DAC">
      <w:pPr>
        <w:spacing w:line="260" w:lineRule="exact"/>
        <w:ind w:left="576"/>
        <w:rPr>
          <w:rFonts w:ascii="Arial" w:eastAsia="Arial" w:hAnsi="Arial" w:cs="Arial"/>
          <w:szCs w:val="24"/>
          <w:rPrChange w:id="595" w:author="Irfan Tri Raharjo, SE" w:date="2024-12-24T15:32:00Z">
            <w:rPr>
              <w:rFonts w:ascii="Arial" w:eastAsia="Arial" w:hAnsi="Arial" w:cs="Arial"/>
              <w:sz w:val="24"/>
              <w:szCs w:val="24"/>
            </w:rPr>
          </w:rPrChange>
        </w:rPr>
      </w:pPr>
      <w:r w:rsidRPr="0058451C">
        <w:rPr>
          <w:rFonts w:ascii="Arial" w:eastAsia="Arial" w:hAnsi="Arial" w:cs="Arial"/>
          <w:szCs w:val="24"/>
          <w:rPrChange w:id="596" w:author="Irfan Tri Raharjo, SE" w:date="2024-12-24T15:32:00Z">
            <w:rPr>
              <w:rFonts w:ascii="Arial" w:eastAsia="Arial" w:hAnsi="Arial" w:cs="Arial"/>
              <w:sz w:val="24"/>
              <w:szCs w:val="24"/>
            </w:rPr>
          </w:rPrChange>
        </w:rPr>
        <w:t>Ca</w:t>
      </w:r>
      <w:r w:rsidRPr="0058451C">
        <w:rPr>
          <w:rFonts w:ascii="Arial" w:eastAsia="Arial" w:hAnsi="Arial" w:cs="Arial"/>
          <w:spacing w:val="1"/>
          <w:szCs w:val="24"/>
          <w:rPrChange w:id="597" w:author="Irfan Tri Raharjo, SE" w:date="2024-12-24T15:32:00Z">
            <w:rPr>
              <w:rFonts w:ascii="Arial" w:eastAsia="Arial" w:hAnsi="Arial" w:cs="Arial"/>
              <w:spacing w:val="1"/>
              <w:sz w:val="24"/>
              <w:szCs w:val="24"/>
            </w:rPr>
          </w:rPrChange>
        </w:rPr>
        <w:t>ta</w:t>
      </w:r>
      <w:r w:rsidRPr="0058451C">
        <w:rPr>
          <w:rFonts w:ascii="Arial" w:eastAsia="Arial" w:hAnsi="Arial" w:cs="Arial"/>
          <w:szCs w:val="24"/>
          <w:rPrChange w:id="598" w:author="Irfan Tri Raharjo, SE" w:date="2024-12-24T15:32:00Z">
            <w:rPr>
              <w:rFonts w:ascii="Arial" w:eastAsia="Arial" w:hAnsi="Arial" w:cs="Arial"/>
              <w:sz w:val="24"/>
              <w:szCs w:val="24"/>
            </w:rPr>
          </w:rPrChange>
        </w:rPr>
        <w:t>t</w:t>
      </w:r>
      <w:r w:rsidRPr="0058451C">
        <w:rPr>
          <w:rFonts w:ascii="Arial" w:eastAsia="Arial" w:hAnsi="Arial" w:cs="Arial"/>
          <w:spacing w:val="-1"/>
          <w:szCs w:val="24"/>
          <w:rPrChange w:id="599" w:author="Irfan Tri Raharjo, SE" w:date="2024-12-24T15:32:00Z">
            <w:rPr>
              <w:rFonts w:ascii="Arial" w:eastAsia="Arial" w:hAnsi="Arial" w:cs="Arial"/>
              <w:spacing w:val="-1"/>
              <w:sz w:val="24"/>
              <w:szCs w:val="24"/>
            </w:rPr>
          </w:rPrChange>
        </w:rPr>
        <w:t>a</w:t>
      </w:r>
      <w:r w:rsidRPr="0058451C">
        <w:rPr>
          <w:rFonts w:ascii="Arial" w:eastAsia="Arial" w:hAnsi="Arial" w:cs="Arial"/>
          <w:spacing w:val="1"/>
          <w:szCs w:val="24"/>
          <w:rPrChange w:id="600" w:author="Irfan Tri Raharjo, SE" w:date="2024-12-24T15:32:00Z">
            <w:rPr>
              <w:rFonts w:ascii="Arial" w:eastAsia="Arial" w:hAnsi="Arial" w:cs="Arial"/>
              <w:spacing w:val="1"/>
              <w:sz w:val="24"/>
              <w:szCs w:val="24"/>
            </w:rPr>
          </w:rPrChange>
        </w:rPr>
        <w:t>n</w:t>
      </w:r>
      <w:r w:rsidRPr="0058451C">
        <w:rPr>
          <w:rFonts w:ascii="Arial" w:eastAsia="Arial" w:hAnsi="Arial" w:cs="Arial"/>
          <w:szCs w:val="24"/>
          <w:rPrChange w:id="601" w:author="Irfan Tri Raharjo, SE" w:date="2024-12-24T15:32:00Z">
            <w:rPr>
              <w:rFonts w:ascii="Arial" w:eastAsia="Arial" w:hAnsi="Arial" w:cs="Arial"/>
              <w:sz w:val="24"/>
              <w:szCs w:val="24"/>
            </w:rPr>
          </w:rPrChange>
        </w:rPr>
        <w:t>:</w:t>
      </w:r>
    </w:p>
    <w:p w:rsidR="00855DAC" w:rsidRPr="0058451C" w:rsidRDefault="00855DAC" w:rsidP="00855DAC">
      <w:pPr>
        <w:spacing w:before="39" w:line="273" w:lineRule="auto"/>
        <w:ind w:left="1001" w:right="816" w:hanging="286"/>
        <w:rPr>
          <w:rFonts w:ascii="Arial" w:eastAsia="Arial" w:hAnsi="Arial" w:cs="Arial"/>
          <w:szCs w:val="24"/>
          <w:rPrChange w:id="602" w:author="Irfan Tri Raharjo, SE" w:date="2024-12-24T15:32:00Z">
            <w:rPr>
              <w:rFonts w:ascii="Arial" w:eastAsia="Arial" w:hAnsi="Arial" w:cs="Arial"/>
              <w:sz w:val="24"/>
              <w:szCs w:val="24"/>
            </w:rPr>
          </w:rPrChange>
        </w:rPr>
      </w:pPr>
      <w:r w:rsidRPr="0058451C">
        <w:rPr>
          <w:szCs w:val="24"/>
          <w:rPrChange w:id="603" w:author="Irfan Tri Raharjo, SE" w:date="2024-12-24T15:32:00Z">
            <w:rPr>
              <w:sz w:val="24"/>
              <w:szCs w:val="24"/>
            </w:rPr>
          </w:rPrChange>
        </w:rPr>
        <w:t xml:space="preserve"> </w:t>
      </w:r>
      <w:r w:rsidRPr="0058451C">
        <w:rPr>
          <w:spacing w:val="34"/>
          <w:szCs w:val="24"/>
          <w:rPrChange w:id="604" w:author="Irfan Tri Raharjo, SE" w:date="2024-12-24T15:32:00Z">
            <w:rPr>
              <w:spacing w:val="34"/>
              <w:sz w:val="24"/>
              <w:szCs w:val="24"/>
            </w:rPr>
          </w:rPrChange>
        </w:rPr>
        <w:t xml:space="preserve"> </w:t>
      </w:r>
      <w:r w:rsidRPr="0058451C">
        <w:rPr>
          <w:rFonts w:ascii="Arial" w:eastAsia="Arial" w:hAnsi="Arial" w:cs="Arial"/>
          <w:szCs w:val="24"/>
          <w:rPrChange w:id="605" w:author="Irfan Tri Raharjo, SE" w:date="2024-12-24T15:32:00Z">
            <w:rPr>
              <w:rFonts w:ascii="Arial" w:eastAsia="Arial" w:hAnsi="Arial" w:cs="Arial"/>
              <w:sz w:val="24"/>
              <w:szCs w:val="24"/>
            </w:rPr>
          </w:rPrChange>
        </w:rPr>
        <w:t>Pro</w:t>
      </w:r>
      <w:r w:rsidRPr="0058451C">
        <w:rPr>
          <w:rFonts w:ascii="Arial" w:eastAsia="Arial" w:hAnsi="Arial" w:cs="Arial"/>
          <w:spacing w:val="-1"/>
          <w:szCs w:val="24"/>
          <w:rPrChange w:id="606" w:author="Irfan Tri Raharjo, SE" w:date="2024-12-24T15:32:00Z">
            <w:rPr>
              <w:rFonts w:ascii="Arial" w:eastAsia="Arial" w:hAnsi="Arial" w:cs="Arial"/>
              <w:spacing w:val="-1"/>
              <w:sz w:val="24"/>
              <w:szCs w:val="24"/>
            </w:rPr>
          </w:rPrChange>
        </w:rPr>
        <w:t>g</w:t>
      </w:r>
      <w:r w:rsidRPr="0058451C">
        <w:rPr>
          <w:rFonts w:ascii="Arial" w:eastAsia="Arial" w:hAnsi="Arial" w:cs="Arial"/>
          <w:szCs w:val="24"/>
          <w:rPrChange w:id="607" w:author="Irfan Tri Raharjo, SE" w:date="2024-12-24T15:32:00Z">
            <w:rPr>
              <w:rFonts w:ascii="Arial" w:eastAsia="Arial" w:hAnsi="Arial" w:cs="Arial"/>
              <w:sz w:val="24"/>
              <w:szCs w:val="24"/>
            </w:rPr>
          </w:rPrChange>
        </w:rPr>
        <w:t>ram</w:t>
      </w:r>
      <w:r w:rsidRPr="0058451C">
        <w:rPr>
          <w:rFonts w:ascii="Arial" w:eastAsia="Arial" w:hAnsi="Arial" w:cs="Arial"/>
          <w:spacing w:val="2"/>
          <w:szCs w:val="24"/>
          <w:rPrChange w:id="608" w:author="Irfan Tri Raharjo, SE" w:date="2024-12-24T15:32:00Z">
            <w:rPr>
              <w:rFonts w:ascii="Arial" w:eastAsia="Arial" w:hAnsi="Arial" w:cs="Arial"/>
              <w:spacing w:val="2"/>
              <w:sz w:val="24"/>
              <w:szCs w:val="24"/>
            </w:rPr>
          </w:rPrChange>
        </w:rPr>
        <w:t xml:space="preserve"> </w:t>
      </w:r>
      <w:r w:rsidRPr="0058451C">
        <w:rPr>
          <w:rFonts w:ascii="Arial" w:eastAsia="Arial" w:hAnsi="Arial" w:cs="Arial"/>
          <w:szCs w:val="24"/>
          <w:rPrChange w:id="609" w:author="Irfan Tri Raharjo, SE" w:date="2024-12-24T15:32:00Z">
            <w:rPr>
              <w:rFonts w:ascii="Arial" w:eastAsia="Arial" w:hAnsi="Arial" w:cs="Arial"/>
              <w:sz w:val="24"/>
              <w:szCs w:val="24"/>
            </w:rPr>
          </w:rPrChange>
        </w:rPr>
        <w:t>s</w:t>
      </w:r>
      <w:r w:rsidRPr="0058451C">
        <w:rPr>
          <w:rFonts w:ascii="Arial" w:eastAsia="Arial" w:hAnsi="Arial" w:cs="Arial"/>
          <w:spacing w:val="1"/>
          <w:szCs w:val="24"/>
          <w:rPrChange w:id="610" w:author="Irfan Tri Raharjo, SE" w:date="2024-12-24T15:32:00Z">
            <w:rPr>
              <w:rFonts w:ascii="Arial" w:eastAsia="Arial" w:hAnsi="Arial" w:cs="Arial"/>
              <w:spacing w:val="1"/>
              <w:sz w:val="24"/>
              <w:szCs w:val="24"/>
            </w:rPr>
          </w:rPrChange>
        </w:rPr>
        <w:t>t</w:t>
      </w:r>
      <w:r w:rsidRPr="0058451C">
        <w:rPr>
          <w:rFonts w:ascii="Arial" w:eastAsia="Arial" w:hAnsi="Arial" w:cs="Arial"/>
          <w:spacing w:val="-1"/>
          <w:szCs w:val="24"/>
          <w:rPrChange w:id="611" w:author="Irfan Tri Raharjo, SE" w:date="2024-12-24T15:32:00Z">
            <w:rPr>
              <w:rFonts w:ascii="Arial" w:eastAsia="Arial" w:hAnsi="Arial" w:cs="Arial"/>
              <w:spacing w:val="-1"/>
              <w:sz w:val="24"/>
              <w:szCs w:val="24"/>
            </w:rPr>
          </w:rPrChange>
        </w:rPr>
        <w:t>u</w:t>
      </w:r>
      <w:r w:rsidRPr="0058451C">
        <w:rPr>
          <w:rFonts w:ascii="Arial" w:eastAsia="Arial" w:hAnsi="Arial" w:cs="Arial"/>
          <w:spacing w:val="1"/>
          <w:szCs w:val="24"/>
          <w:rPrChange w:id="612" w:author="Irfan Tri Raharjo, SE" w:date="2024-12-24T15:32:00Z">
            <w:rPr>
              <w:rFonts w:ascii="Arial" w:eastAsia="Arial" w:hAnsi="Arial" w:cs="Arial"/>
              <w:spacing w:val="1"/>
              <w:sz w:val="24"/>
              <w:szCs w:val="24"/>
            </w:rPr>
          </w:rPrChange>
        </w:rPr>
        <w:t>d</w:t>
      </w:r>
      <w:r w:rsidRPr="0058451C">
        <w:rPr>
          <w:rFonts w:ascii="Arial" w:eastAsia="Arial" w:hAnsi="Arial" w:cs="Arial"/>
          <w:szCs w:val="24"/>
          <w:rPrChange w:id="613" w:author="Irfan Tri Raharjo, SE" w:date="2024-12-24T15:32:00Z">
            <w:rPr>
              <w:rFonts w:ascii="Arial" w:eastAsia="Arial" w:hAnsi="Arial" w:cs="Arial"/>
              <w:sz w:val="24"/>
              <w:szCs w:val="24"/>
            </w:rPr>
          </w:rPrChange>
        </w:rPr>
        <w:t>i t</w:t>
      </w:r>
      <w:r w:rsidRPr="0058451C">
        <w:rPr>
          <w:rFonts w:ascii="Arial" w:eastAsia="Arial" w:hAnsi="Arial" w:cs="Arial"/>
          <w:spacing w:val="1"/>
          <w:szCs w:val="24"/>
          <w:rPrChange w:id="614" w:author="Irfan Tri Raharjo, SE" w:date="2024-12-24T15:32:00Z">
            <w:rPr>
              <w:rFonts w:ascii="Arial" w:eastAsia="Arial" w:hAnsi="Arial" w:cs="Arial"/>
              <w:spacing w:val="1"/>
              <w:sz w:val="24"/>
              <w:szCs w:val="24"/>
            </w:rPr>
          </w:rPrChange>
        </w:rPr>
        <w:t>e</w:t>
      </w:r>
      <w:r w:rsidRPr="0058451C">
        <w:rPr>
          <w:rFonts w:ascii="Arial" w:eastAsia="Arial" w:hAnsi="Arial" w:cs="Arial"/>
          <w:szCs w:val="24"/>
          <w:rPrChange w:id="615" w:author="Irfan Tri Raharjo, SE" w:date="2024-12-24T15:32:00Z">
            <w:rPr>
              <w:rFonts w:ascii="Arial" w:eastAsia="Arial" w:hAnsi="Arial" w:cs="Arial"/>
              <w:sz w:val="24"/>
              <w:szCs w:val="24"/>
            </w:rPr>
          </w:rPrChange>
        </w:rPr>
        <w:t>l</w:t>
      </w:r>
      <w:r w:rsidRPr="0058451C">
        <w:rPr>
          <w:rFonts w:ascii="Arial" w:eastAsia="Arial" w:hAnsi="Arial" w:cs="Arial"/>
          <w:spacing w:val="-2"/>
          <w:szCs w:val="24"/>
          <w:rPrChange w:id="616" w:author="Irfan Tri Raharjo, SE" w:date="2024-12-24T15:32:00Z">
            <w:rPr>
              <w:rFonts w:ascii="Arial" w:eastAsia="Arial" w:hAnsi="Arial" w:cs="Arial"/>
              <w:spacing w:val="-2"/>
              <w:sz w:val="24"/>
              <w:szCs w:val="24"/>
            </w:rPr>
          </w:rPrChange>
        </w:rPr>
        <w:t>a</w:t>
      </w:r>
      <w:r w:rsidRPr="0058451C">
        <w:rPr>
          <w:rFonts w:ascii="Arial" w:eastAsia="Arial" w:hAnsi="Arial" w:cs="Arial"/>
          <w:szCs w:val="24"/>
          <w:rPrChange w:id="617" w:author="Irfan Tri Raharjo, SE" w:date="2024-12-24T15:32:00Z">
            <w:rPr>
              <w:rFonts w:ascii="Arial" w:eastAsia="Arial" w:hAnsi="Arial" w:cs="Arial"/>
              <w:sz w:val="24"/>
              <w:szCs w:val="24"/>
            </w:rPr>
          </w:rPrChange>
        </w:rPr>
        <w:t>h</w:t>
      </w:r>
      <w:r w:rsidRPr="0058451C">
        <w:rPr>
          <w:rFonts w:ascii="Arial" w:eastAsia="Arial" w:hAnsi="Arial" w:cs="Arial"/>
          <w:spacing w:val="-1"/>
          <w:szCs w:val="24"/>
          <w:rPrChange w:id="618" w:author="Irfan Tri Raharjo, SE" w:date="2024-12-24T15:32:00Z">
            <w:rPr>
              <w:rFonts w:ascii="Arial" w:eastAsia="Arial" w:hAnsi="Arial" w:cs="Arial"/>
              <w:spacing w:val="-1"/>
              <w:sz w:val="24"/>
              <w:szCs w:val="24"/>
            </w:rPr>
          </w:rPrChange>
        </w:rPr>
        <w:t xml:space="preserve"> m</w:t>
      </w:r>
      <w:r w:rsidRPr="0058451C">
        <w:rPr>
          <w:rFonts w:ascii="Arial" w:eastAsia="Arial" w:hAnsi="Arial" w:cs="Arial"/>
          <w:spacing w:val="1"/>
          <w:szCs w:val="24"/>
          <w:rPrChange w:id="619" w:author="Irfan Tri Raharjo, SE" w:date="2024-12-24T15:32:00Z">
            <w:rPr>
              <w:rFonts w:ascii="Arial" w:eastAsia="Arial" w:hAnsi="Arial" w:cs="Arial"/>
              <w:spacing w:val="1"/>
              <w:sz w:val="24"/>
              <w:szCs w:val="24"/>
            </w:rPr>
          </w:rPrChange>
        </w:rPr>
        <w:t>em</w:t>
      </w:r>
      <w:r w:rsidRPr="0058451C">
        <w:rPr>
          <w:rFonts w:ascii="Arial" w:eastAsia="Arial" w:hAnsi="Arial" w:cs="Arial"/>
          <w:szCs w:val="24"/>
          <w:rPrChange w:id="620" w:author="Irfan Tri Raharjo, SE" w:date="2024-12-24T15:32:00Z">
            <w:rPr>
              <w:rFonts w:ascii="Arial" w:eastAsia="Arial" w:hAnsi="Arial" w:cs="Arial"/>
              <w:sz w:val="24"/>
              <w:szCs w:val="24"/>
            </w:rPr>
          </w:rPrChange>
        </w:rPr>
        <w:t>i</w:t>
      </w:r>
      <w:r w:rsidRPr="0058451C">
        <w:rPr>
          <w:rFonts w:ascii="Arial" w:eastAsia="Arial" w:hAnsi="Arial" w:cs="Arial"/>
          <w:spacing w:val="-1"/>
          <w:szCs w:val="24"/>
          <w:rPrChange w:id="621" w:author="Irfan Tri Raharjo, SE" w:date="2024-12-24T15:32:00Z">
            <w:rPr>
              <w:rFonts w:ascii="Arial" w:eastAsia="Arial" w:hAnsi="Arial" w:cs="Arial"/>
              <w:spacing w:val="-1"/>
              <w:sz w:val="24"/>
              <w:szCs w:val="24"/>
            </w:rPr>
          </w:rPrChange>
        </w:rPr>
        <w:t>l</w:t>
      </w:r>
      <w:r w:rsidRPr="0058451C">
        <w:rPr>
          <w:rFonts w:ascii="Arial" w:eastAsia="Arial" w:hAnsi="Arial" w:cs="Arial"/>
          <w:szCs w:val="24"/>
          <w:rPrChange w:id="622" w:author="Irfan Tri Raharjo, SE" w:date="2024-12-24T15:32:00Z">
            <w:rPr>
              <w:rFonts w:ascii="Arial" w:eastAsia="Arial" w:hAnsi="Arial" w:cs="Arial"/>
              <w:sz w:val="24"/>
              <w:szCs w:val="24"/>
            </w:rPr>
          </w:rPrChange>
        </w:rPr>
        <w:t>iki</w:t>
      </w:r>
      <w:r w:rsidRPr="0058451C">
        <w:rPr>
          <w:rFonts w:ascii="Arial" w:eastAsia="Arial" w:hAnsi="Arial" w:cs="Arial"/>
          <w:spacing w:val="-1"/>
          <w:szCs w:val="24"/>
          <w:rPrChange w:id="623" w:author="Irfan Tri Raharjo, SE" w:date="2024-12-24T15:32:00Z">
            <w:rPr>
              <w:rFonts w:ascii="Arial" w:eastAsia="Arial" w:hAnsi="Arial" w:cs="Arial"/>
              <w:spacing w:val="-1"/>
              <w:sz w:val="24"/>
              <w:szCs w:val="24"/>
            </w:rPr>
          </w:rPrChange>
        </w:rPr>
        <w:t xml:space="preserve"> </w:t>
      </w:r>
      <w:r w:rsidRPr="0058451C">
        <w:rPr>
          <w:rFonts w:ascii="Arial" w:eastAsia="Arial" w:hAnsi="Arial" w:cs="Arial"/>
          <w:szCs w:val="24"/>
          <w:rPrChange w:id="624" w:author="Irfan Tri Raharjo, SE" w:date="2024-12-24T15:32:00Z">
            <w:rPr>
              <w:rFonts w:ascii="Arial" w:eastAsia="Arial" w:hAnsi="Arial" w:cs="Arial"/>
              <w:sz w:val="24"/>
              <w:szCs w:val="24"/>
            </w:rPr>
          </w:rPrChange>
        </w:rPr>
        <w:t>i</w:t>
      </w:r>
      <w:r w:rsidRPr="0058451C">
        <w:rPr>
          <w:rFonts w:ascii="Arial" w:eastAsia="Arial" w:hAnsi="Arial" w:cs="Arial"/>
          <w:spacing w:val="-2"/>
          <w:szCs w:val="24"/>
          <w:rPrChange w:id="625" w:author="Irfan Tri Raharjo, SE" w:date="2024-12-24T15:32:00Z">
            <w:rPr>
              <w:rFonts w:ascii="Arial" w:eastAsia="Arial" w:hAnsi="Arial" w:cs="Arial"/>
              <w:spacing w:val="-2"/>
              <w:sz w:val="24"/>
              <w:szCs w:val="24"/>
            </w:rPr>
          </w:rPrChange>
        </w:rPr>
        <w:t>z</w:t>
      </w:r>
      <w:r w:rsidRPr="0058451C">
        <w:rPr>
          <w:rFonts w:ascii="Arial" w:eastAsia="Arial" w:hAnsi="Arial" w:cs="Arial"/>
          <w:szCs w:val="24"/>
          <w:rPrChange w:id="626" w:author="Irfan Tri Raharjo, SE" w:date="2024-12-24T15:32:00Z">
            <w:rPr>
              <w:rFonts w:ascii="Arial" w:eastAsia="Arial" w:hAnsi="Arial" w:cs="Arial"/>
              <w:sz w:val="24"/>
              <w:szCs w:val="24"/>
            </w:rPr>
          </w:rPrChange>
        </w:rPr>
        <w:t>in</w:t>
      </w:r>
      <w:r w:rsidRPr="0058451C">
        <w:rPr>
          <w:rFonts w:ascii="Arial" w:eastAsia="Arial" w:hAnsi="Arial" w:cs="Arial"/>
          <w:spacing w:val="4"/>
          <w:szCs w:val="24"/>
          <w:rPrChange w:id="627" w:author="Irfan Tri Raharjo, SE" w:date="2024-12-24T15:32:00Z">
            <w:rPr>
              <w:rFonts w:ascii="Arial" w:eastAsia="Arial" w:hAnsi="Arial" w:cs="Arial"/>
              <w:spacing w:val="4"/>
              <w:sz w:val="24"/>
              <w:szCs w:val="24"/>
            </w:rPr>
          </w:rPrChange>
        </w:rPr>
        <w:t xml:space="preserve"> </w:t>
      </w:r>
      <w:r w:rsidRPr="0058451C">
        <w:rPr>
          <w:rFonts w:ascii="Arial" w:eastAsia="Arial" w:hAnsi="Arial" w:cs="Arial"/>
          <w:spacing w:val="1"/>
          <w:szCs w:val="24"/>
          <w:rPrChange w:id="628" w:author="Irfan Tri Raharjo, SE" w:date="2024-12-24T15:32:00Z">
            <w:rPr>
              <w:rFonts w:ascii="Arial" w:eastAsia="Arial" w:hAnsi="Arial" w:cs="Arial"/>
              <w:spacing w:val="1"/>
              <w:sz w:val="24"/>
              <w:szCs w:val="24"/>
            </w:rPr>
          </w:rPrChange>
        </w:rPr>
        <w:t>pem</w:t>
      </w:r>
      <w:r w:rsidRPr="0058451C">
        <w:rPr>
          <w:rFonts w:ascii="Arial" w:eastAsia="Arial" w:hAnsi="Arial" w:cs="Arial"/>
          <w:spacing w:val="-1"/>
          <w:szCs w:val="24"/>
          <w:rPrChange w:id="629" w:author="Irfan Tri Raharjo, SE" w:date="2024-12-24T15:32:00Z">
            <w:rPr>
              <w:rFonts w:ascii="Arial" w:eastAsia="Arial" w:hAnsi="Arial" w:cs="Arial"/>
              <w:spacing w:val="-1"/>
              <w:sz w:val="24"/>
              <w:szCs w:val="24"/>
            </w:rPr>
          </w:rPrChange>
        </w:rPr>
        <w:t>b</w:t>
      </w:r>
      <w:r w:rsidRPr="0058451C">
        <w:rPr>
          <w:rFonts w:ascii="Arial" w:eastAsia="Arial" w:hAnsi="Arial" w:cs="Arial"/>
          <w:spacing w:val="1"/>
          <w:szCs w:val="24"/>
          <w:rPrChange w:id="630" w:author="Irfan Tri Raharjo, SE" w:date="2024-12-24T15:32:00Z">
            <w:rPr>
              <w:rFonts w:ascii="Arial" w:eastAsia="Arial" w:hAnsi="Arial" w:cs="Arial"/>
              <w:spacing w:val="1"/>
              <w:sz w:val="24"/>
              <w:szCs w:val="24"/>
            </w:rPr>
          </w:rPrChange>
        </w:rPr>
        <w:t>u</w:t>
      </w:r>
      <w:r w:rsidRPr="0058451C">
        <w:rPr>
          <w:rFonts w:ascii="Arial" w:eastAsia="Arial" w:hAnsi="Arial" w:cs="Arial"/>
          <w:szCs w:val="24"/>
          <w:rPrChange w:id="631" w:author="Irfan Tri Raharjo, SE" w:date="2024-12-24T15:32:00Z">
            <w:rPr>
              <w:rFonts w:ascii="Arial" w:eastAsia="Arial" w:hAnsi="Arial" w:cs="Arial"/>
              <w:sz w:val="24"/>
              <w:szCs w:val="24"/>
            </w:rPr>
          </w:rPrChange>
        </w:rPr>
        <w:t>k</w:t>
      </w:r>
      <w:r w:rsidRPr="0058451C">
        <w:rPr>
          <w:rFonts w:ascii="Arial" w:eastAsia="Arial" w:hAnsi="Arial" w:cs="Arial"/>
          <w:spacing w:val="-1"/>
          <w:szCs w:val="24"/>
          <w:rPrChange w:id="632" w:author="Irfan Tri Raharjo, SE" w:date="2024-12-24T15:32:00Z">
            <w:rPr>
              <w:rFonts w:ascii="Arial" w:eastAsia="Arial" w:hAnsi="Arial" w:cs="Arial"/>
              <w:spacing w:val="-1"/>
              <w:sz w:val="24"/>
              <w:szCs w:val="24"/>
            </w:rPr>
          </w:rPrChange>
        </w:rPr>
        <w:t>a</w:t>
      </w:r>
      <w:r w:rsidRPr="0058451C">
        <w:rPr>
          <w:rFonts w:ascii="Arial" w:eastAsia="Arial" w:hAnsi="Arial" w:cs="Arial"/>
          <w:spacing w:val="1"/>
          <w:szCs w:val="24"/>
          <w:rPrChange w:id="633"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634" w:author="Irfan Tri Raharjo, SE" w:date="2024-12-24T15:32:00Z">
            <w:rPr>
              <w:rFonts w:ascii="Arial" w:eastAsia="Arial" w:hAnsi="Arial" w:cs="Arial"/>
              <w:sz w:val="24"/>
              <w:szCs w:val="24"/>
            </w:rPr>
          </w:rPrChange>
        </w:rPr>
        <w:t xml:space="preserve">n </w:t>
      </w:r>
      <w:r w:rsidRPr="0058451C">
        <w:rPr>
          <w:rFonts w:ascii="Arial" w:eastAsia="Arial" w:hAnsi="Arial" w:cs="Arial"/>
          <w:spacing w:val="1"/>
          <w:szCs w:val="24"/>
          <w:rPrChange w:id="635" w:author="Irfan Tri Raharjo, SE" w:date="2024-12-24T15:32:00Z">
            <w:rPr>
              <w:rFonts w:ascii="Arial" w:eastAsia="Arial" w:hAnsi="Arial" w:cs="Arial"/>
              <w:spacing w:val="1"/>
              <w:sz w:val="24"/>
              <w:szCs w:val="24"/>
            </w:rPr>
          </w:rPrChange>
        </w:rPr>
        <w:t>da</w:t>
      </w:r>
      <w:r w:rsidRPr="0058451C">
        <w:rPr>
          <w:rFonts w:ascii="Arial" w:eastAsia="Arial" w:hAnsi="Arial" w:cs="Arial"/>
          <w:szCs w:val="24"/>
          <w:rPrChange w:id="636" w:author="Irfan Tri Raharjo, SE" w:date="2024-12-24T15:32:00Z">
            <w:rPr>
              <w:rFonts w:ascii="Arial" w:eastAsia="Arial" w:hAnsi="Arial" w:cs="Arial"/>
              <w:sz w:val="24"/>
              <w:szCs w:val="24"/>
            </w:rPr>
          </w:rPrChange>
        </w:rPr>
        <w:t>n</w:t>
      </w:r>
      <w:r w:rsidRPr="0058451C">
        <w:rPr>
          <w:rFonts w:ascii="Arial" w:eastAsia="Arial" w:hAnsi="Arial" w:cs="Arial"/>
          <w:spacing w:val="-1"/>
          <w:szCs w:val="24"/>
          <w:rPrChange w:id="637" w:author="Irfan Tri Raharjo, SE" w:date="2024-12-24T15:32:00Z">
            <w:rPr>
              <w:rFonts w:ascii="Arial" w:eastAsia="Arial" w:hAnsi="Arial" w:cs="Arial"/>
              <w:spacing w:val="-1"/>
              <w:sz w:val="24"/>
              <w:szCs w:val="24"/>
            </w:rPr>
          </w:rPrChange>
        </w:rPr>
        <w:t xml:space="preserve"> </w:t>
      </w:r>
      <w:r w:rsidRPr="0058451C">
        <w:rPr>
          <w:rFonts w:ascii="Arial" w:eastAsia="Arial" w:hAnsi="Arial" w:cs="Arial"/>
          <w:spacing w:val="1"/>
          <w:szCs w:val="24"/>
          <w:rPrChange w:id="638" w:author="Irfan Tri Raharjo, SE" w:date="2024-12-24T15:32:00Z">
            <w:rPr>
              <w:rFonts w:ascii="Arial" w:eastAsia="Arial" w:hAnsi="Arial" w:cs="Arial"/>
              <w:spacing w:val="1"/>
              <w:sz w:val="24"/>
              <w:szCs w:val="24"/>
            </w:rPr>
          </w:rPrChange>
        </w:rPr>
        <w:t>te</w:t>
      </w:r>
      <w:r w:rsidRPr="0058451C">
        <w:rPr>
          <w:rFonts w:ascii="Arial" w:eastAsia="Arial" w:hAnsi="Arial" w:cs="Arial"/>
          <w:szCs w:val="24"/>
          <w:rPrChange w:id="639" w:author="Irfan Tri Raharjo, SE" w:date="2024-12-24T15:32:00Z">
            <w:rPr>
              <w:rFonts w:ascii="Arial" w:eastAsia="Arial" w:hAnsi="Arial" w:cs="Arial"/>
              <w:sz w:val="24"/>
              <w:szCs w:val="24"/>
            </w:rPr>
          </w:rPrChange>
        </w:rPr>
        <w:t>r</w:t>
      </w:r>
      <w:r w:rsidRPr="0058451C">
        <w:rPr>
          <w:rFonts w:ascii="Arial" w:eastAsia="Arial" w:hAnsi="Arial" w:cs="Arial"/>
          <w:spacing w:val="-2"/>
          <w:szCs w:val="24"/>
          <w:rPrChange w:id="640" w:author="Irfan Tri Raharjo, SE" w:date="2024-12-24T15:32:00Z">
            <w:rPr>
              <w:rFonts w:ascii="Arial" w:eastAsia="Arial" w:hAnsi="Arial" w:cs="Arial"/>
              <w:spacing w:val="-2"/>
              <w:sz w:val="24"/>
              <w:szCs w:val="24"/>
            </w:rPr>
          </w:rPrChange>
        </w:rPr>
        <w:t>d</w:t>
      </w:r>
      <w:r w:rsidRPr="0058451C">
        <w:rPr>
          <w:rFonts w:ascii="Arial" w:eastAsia="Arial" w:hAnsi="Arial" w:cs="Arial"/>
          <w:spacing w:val="-1"/>
          <w:szCs w:val="24"/>
          <w:rPrChange w:id="641" w:author="Irfan Tri Raharjo, SE" w:date="2024-12-24T15:32:00Z">
            <w:rPr>
              <w:rFonts w:ascii="Arial" w:eastAsia="Arial" w:hAnsi="Arial" w:cs="Arial"/>
              <w:spacing w:val="-1"/>
              <w:sz w:val="24"/>
              <w:szCs w:val="24"/>
            </w:rPr>
          </w:rPrChange>
        </w:rPr>
        <w:t>a</w:t>
      </w:r>
      <w:r w:rsidRPr="0058451C">
        <w:rPr>
          <w:rFonts w:ascii="Arial" w:eastAsia="Arial" w:hAnsi="Arial" w:cs="Arial"/>
          <w:spacing w:val="3"/>
          <w:szCs w:val="24"/>
          <w:rPrChange w:id="642" w:author="Irfan Tri Raharjo, SE" w:date="2024-12-24T15:32:00Z">
            <w:rPr>
              <w:rFonts w:ascii="Arial" w:eastAsia="Arial" w:hAnsi="Arial" w:cs="Arial"/>
              <w:spacing w:val="3"/>
              <w:sz w:val="24"/>
              <w:szCs w:val="24"/>
            </w:rPr>
          </w:rPrChange>
        </w:rPr>
        <w:t>f</w:t>
      </w:r>
      <w:r w:rsidRPr="0058451C">
        <w:rPr>
          <w:rFonts w:ascii="Arial" w:eastAsia="Arial" w:hAnsi="Arial" w:cs="Arial"/>
          <w:szCs w:val="24"/>
          <w:rPrChange w:id="643" w:author="Irfan Tri Raharjo, SE" w:date="2024-12-24T15:32:00Z">
            <w:rPr>
              <w:rFonts w:ascii="Arial" w:eastAsia="Arial" w:hAnsi="Arial" w:cs="Arial"/>
              <w:sz w:val="24"/>
              <w:szCs w:val="24"/>
            </w:rPr>
          </w:rPrChange>
        </w:rPr>
        <w:t>t</w:t>
      </w:r>
      <w:r w:rsidRPr="0058451C">
        <w:rPr>
          <w:rFonts w:ascii="Arial" w:eastAsia="Arial" w:hAnsi="Arial" w:cs="Arial"/>
          <w:spacing w:val="1"/>
          <w:szCs w:val="24"/>
          <w:rPrChange w:id="644"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645" w:author="Irfan Tri Raharjo, SE" w:date="2024-12-24T15:32:00Z">
            <w:rPr>
              <w:rFonts w:ascii="Arial" w:eastAsia="Arial" w:hAnsi="Arial" w:cs="Arial"/>
              <w:sz w:val="24"/>
              <w:szCs w:val="24"/>
            </w:rPr>
          </w:rPrChange>
        </w:rPr>
        <w:t>r</w:t>
      </w:r>
      <w:r w:rsidRPr="0058451C">
        <w:rPr>
          <w:rFonts w:ascii="Arial" w:eastAsia="Arial" w:hAnsi="Arial" w:cs="Arial"/>
          <w:spacing w:val="-2"/>
          <w:szCs w:val="24"/>
          <w:rPrChange w:id="646" w:author="Irfan Tri Raharjo, SE" w:date="2024-12-24T15:32:00Z">
            <w:rPr>
              <w:rFonts w:ascii="Arial" w:eastAsia="Arial" w:hAnsi="Arial" w:cs="Arial"/>
              <w:spacing w:val="-2"/>
              <w:sz w:val="24"/>
              <w:szCs w:val="24"/>
            </w:rPr>
          </w:rPrChange>
        </w:rPr>
        <w:t xml:space="preserve"> </w:t>
      </w:r>
      <w:r w:rsidRPr="0058451C">
        <w:rPr>
          <w:rFonts w:ascii="Arial" w:eastAsia="Arial" w:hAnsi="Arial" w:cs="Arial"/>
          <w:spacing w:val="1"/>
          <w:szCs w:val="24"/>
          <w:rPrChange w:id="647" w:author="Irfan Tri Raharjo, SE" w:date="2024-12-24T15:32:00Z">
            <w:rPr>
              <w:rFonts w:ascii="Arial" w:eastAsia="Arial" w:hAnsi="Arial" w:cs="Arial"/>
              <w:spacing w:val="1"/>
              <w:sz w:val="24"/>
              <w:szCs w:val="24"/>
            </w:rPr>
          </w:rPrChange>
        </w:rPr>
        <w:t>pa</w:t>
      </w:r>
      <w:r w:rsidRPr="0058451C">
        <w:rPr>
          <w:rFonts w:ascii="Arial" w:eastAsia="Arial" w:hAnsi="Arial" w:cs="Arial"/>
          <w:spacing w:val="-1"/>
          <w:szCs w:val="24"/>
          <w:rPrChange w:id="648" w:author="Irfan Tri Raharjo, SE" w:date="2024-12-24T15:32:00Z">
            <w:rPr>
              <w:rFonts w:ascii="Arial" w:eastAsia="Arial" w:hAnsi="Arial" w:cs="Arial"/>
              <w:spacing w:val="-1"/>
              <w:sz w:val="24"/>
              <w:szCs w:val="24"/>
            </w:rPr>
          </w:rPrChange>
        </w:rPr>
        <w:t>d</w:t>
      </w:r>
      <w:r w:rsidRPr="0058451C">
        <w:rPr>
          <w:rFonts w:ascii="Arial" w:eastAsia="Arial" w:hAnsi="Arial" w:cs="Arial"/>
          <w:szCs w:val="24"/>
          <w:rPrChange w:id="649" w:author="Irfan Tri Raharjo, SE" w:date="2024-12-24T15:32:00Z">
            <w:rPr>
              <w:rFonts w:ascii="Arial" w:eastAsia="Arial" w:hAnsi="Arial" w:cs="Arial"/>
              <w:sz w:val="24"/>
              <w:szCs w:val="24"/>
            </w:rPr>
          </w:rPrChange>
        </w:rPr>
        <w:t>a</w:t>
      </w:r>
      <w:r w:rsidRPr="0058451C">
        <w:rPr>
          <w:rFonts w:ascii="Arial" w:eastAsia="Arial" w:hAnsi="Arial" w:cs="Arial"/>
          <w:spacing w:val="1"/>
          <w:szCs w:val="24"/>
          <w:rPrChange w:id="650" w:author="Irfan Tri Raharjo, SE" w:date="2024-12-24T15:32:00Z">
            <w:rPr>
              <w:rFonts w:ascii="Arial" w:eastAsia="Arial" w:hAnsi="Arial" w:cs="Arial"/>
              <w:spacing w:val="1"/>
              <w:sz w:val="24"/>
              <w:szCs w:val="24"/>
            </w:rPr>
          </w:rPrChange>
        </w:rPr>
        <w:t xml:space="preserve"> </w:t>
      </w:r>
      <w:r w:rsidRPr="0058451C">
        <w:rPr>
          <w:rFonts w:ascii="Arial" w:eastAsia="Arial" w:hAnsi="Arial" w:cs="Arial"/>
          <w:szCs w:val="24"/>
          <w:rPrChange w:id="651" w:author="Irfan Tri Raharjo, SE" w:date="2024-12-24T15:32:00Z">
            <w:rPr>
              <w:rFonts w:ascii="Arial" w:eastAsia="Arial" w:hAnsi="Arial" w:cs="Arial"/>
              <w:sz w:val="24"/>
              <w:szCs w:val="24"/>
            </w:rPr>
          </w:rPrChange>
        </w:rPr>
        <w:t>sis</w:t>
      </w:r>
      <w:r w:rsidRPr="0058451C">
        <w:rPr>
          <w:rFonts w:ascii="Arial" w:eastAsia="Arial" w:hAnsi="Arial" w:cs="Arial"/>
          <w:spacing w:val="-2"/>
          <w:szCs w:val="24"/>
          <w:rPrChange w:id="652" w:author="Irfan Tri Raharjo, SE" w:date="2024-12-24T15:32:00Z">
            <w:rPr>
              <w:rFonts w:ascii="Arial" w:eastAsia="Arial" w:hAnsi="Arial" w:cs="Arial"/>
              <w:spacing w:val="-2"/>
              <w:sz w:val="24"/>
              <w:szCs w:val="24"/>
            </w:rPr>
          </w:rPrChange>
        </w:rPr>
        <w:t>t</w:t>
      </w:r>
      <w:r w:rsidRPr="0058451C">
        <w:rPr>
          <w:rFonts w:ascii="Arial" w:eastAsia="Arial" w:hAnsi="Arial" w:cs="Arial"/>
          <w:spacing w:val="1"/>
          <w:szCs w:val="24"/>
          <w:rPrChange w:id="653" w:author="Irfan Tri Raharjo, SE" w:date="2024-12-24T15:32:00Z">
            <w:rPr>
              <w:rFonts w:ascii="Arial" w:eastAsia="Arial" w:hAnsi="Arial" w:cs="Arial"/>
              <w:spacing w:val="1"/>
              <w:sz w:val="24"/>
              <w:szCs w:val="24"/>
            </w:rPr>
          </w:rPrChange>
        </w:rPr>
        <w:t>e</w:t>
      </w:r>
      <w:r w:rsidRPr="0058451C">
        <w:rPr>
          <w:rFonts w:ascii="Arial" w:eastAsia="Arial" w:hAnsi="Arial" w:cs="Arial"/>
          <w:szCs w:val="24"/>
          <w:rPrChange w:id="654" w:author="Irfan Tri Raharjo, SE" w:date="2024-12-24T15:32:00Z">
            <w:rPr>
              <w:rFonts w:ascii="Arial" w:eastAsia="Arial" w:hAnsi="Arial" w:cs="Arial"/>
              <w:sz w:val="24"/>
              <w:szCs w:val="24"/>
            </w:rPr>
          </w:rPrChange>
        </w:rPr>
        <w:t xml:space="preserve">m </w:t>
      </w:r>
      <w:r w:rsidRPr="0058451C">
        <w:rPr>
          <w:rFonts w:ascii="Arial" w:eastAsia="Arial" w:hAnsi="Arial" w:cs="Arial"/>
          <w:spacing w:val="1"/>
          <w:szCs w:val="24"/>
          <w:rPrChange w:id="655"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656" w:author="Irfan Tri Raharjo, SE" w:date="2024-12-24T15:32:00Z">
            <w:rPr>
              <w:rFonts w:ascii="Arial" w:eastAsia="Arial" w:hAnsi="Arial" w:cs="Arial"/>
              <w:sz w:val="24"/>
              <w:szCs w:val="24"/>
            </w:rPr>
          </w:rPrChange>
        </w:rPr>
        <w:t>kre</w:t>
      </w:r>
      <w:r w:rsidRPr="0058451C">
        <w:rPr>
          <w:rFonts w:ascii="Arial" w:eastAsia="Arial" w:hAnsi="Arial" w:cs="Arial"/>
          <w:spacing w:val="1"/>
          <w:szCs w:val="24"/>
          <w:rPrChange w:id="657" w:author="Irfan Tri Raharjo, SE" w:date="2024-12-24T15:32:00Z">
            <w:rPr>
              <w:rFonts w:ascii="Arial" w:eastAsia="Arial" w:hAnsi="Arial" w:cs="Arial"/>
              <w:spacing w:val="1"/>
              <w:sz w:val="24"/>
              <w:szCs w:val="24"/>
            </w:rPr>
          </w:rPrChange>
        </w:rPr>
        <w:t>d</w:t>
      </w:r>
      <w:r w:rsidRPr="0058451C">
        <w:rPr>
          <w:rFonts w:ascii="Arial" w:eastAsia="Arial" w:hAnsi="Arial" w:cs="Arial"/>
          <w:szCs w:val="24"/>
          <w:rPrChange w:id="658" w:author="Irfan Tri Raharjo, SE" w:date="2024-12-24T15:32:00Z">
            <w:rPr>
              <w:rFonts w:ascii="Arial" w:eastAsia="Arial" w:hAnsi="Arial" w:cs="Arial"/>
              <w:sz w:val="24"/>
              <w:szCs w:val="24"/>
            </w:rPr>
          </w:rPrChange>
        </w:rPr>
        <w:t>it</w:t>
      </w:r>
      <w:r w:rsidRPr="0058451C">
        <w:rPr>
          <w:rFonts w:ascii="Arial" w:eastAsia="Arial" w:hAnsi="Arial" w:cs="Arial"/>
          <w:spacing w:val="1"/>
          <w:szCs w:val="24"/>
          <w:rPrChange w:id="659"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660" w:author="Irfan Tri Raharjo, SE" w:date="2024-12-24T15:32:00Z">
            <w:rPr>
              <w:rFonts w:ascii="Arial" w:eastAsia="Arial" w:hAnsi="Arial" w:cs="Arial"/>
              <w:sz w:val="24"/>
              <w:szCs w:val="24"/>
            </w:rPr>
          </w:rPrChange>
        </w:rPr>
        <w:t xml:space="preserve">si </w:t>
      </w:r>
      <w:r w:rsidRPr="0058451C">
        <w:rPr>
          <w:rFonts w:ascii="Arial" w:eastAsia="Arial" w:hAnsi="Arial" w:cs="Arial"/>
          <w:spacing w:val="-2"/>
          <w:szCs w:val="24"/>
          <w:rPrChange w:id="661" w:author="Irfan Tri Raharjo, SE" w:date="2024-12-24T15:32:00Z">
            <w:rPr>
              <w:rFonts w:ascii="Arial" w:eastAsia="Arial" w:hAnsi="Arial" w:cs="Arial"/>
              <w:spacing w:val="-2"/>
              <w:sz w:val="24"/>
              <w:szCs w:val="24"/>
            </w:rPr>
          </w:rPrChange>
        </w:rPr>
        <w:t>B</w:t>
      </w:r>
      <w:r w:rsidRPr="0058451C">
        <w:rPr>
          <w:rFonts w:ascii="Arial" w:eastAsia="Arial" w:hAnsi="Arial" w:cs="Arial"/>
          <w:szCs w:val="24"/>
          <w:rPrChange w:id="662" w:author="Irfan Tri Raharjo, SE" w:date="2024-12-24T15:32:00Z">
            <w:rPr>
              <w:rFonts w:ascii="Arial" w:eastAsia="Arial" w:hAnsi="Arial" w:cs="Arial"/>
              <w:sz w:val="24"/>
              <w:szCs w:val="24"/>
            </w:rPr>
          </w:rPrChange>
        </w:rPr>
        <w:t>A</w:t>
      </w:r>
      <w:r w:rsidRPr="0058451C">
        <w:rPr>
          <w:rFonts w:ascii="Arial" w:eastAsia="Arial" w:hAnsi="Arial" w:cs="Arial"/>
          <w:spacing w:val="1"/>
          <w:szCs w:val="24"/>
          <w:rPrChange w:id="663" w:author="Irfan Tri Raharjo, SE" w:date="2024-12-24T15:32:00Z">
            <w:rPr>
              <w:rFonts w:ascii="Arial" w:eastAsia="Arial" w:hAnsi="Arial" w:cs="Arial"/>
              <w:spacing w:val="1"/>
              <w:sz w:val="24"/>
              <w:szCs w:val="24"/>
            </w:rPr>
          </w:rPrChange>
        </w:rPr>
        <w:t>N</w:t>
      </w:r>
      <w:r w:rsidRPr="0058451C">
        <w:rPr>
          <w:rFonts w:ascii="Arial" w:eastAsia="Arial" w:hAnsi="Arial" w:cs="Arial"/>
          <w:spacing w:val="-1"/>
          <w:szCs w:val="24"/>
          <w:rPrChange w:id="664" w:author="Irfan Tri Raharjo, SE" w:date="2024-12-24T15:32:00Z">
            <w:rPr>
              <w:rFonts w:ascii="Arial" w:eastAsia="Arial" w:hAnsi="Arial" w:cs="Arial"/>
              <w:spacing w:val="-1"/>
              <w:sz w:val="24"/>
              <w:szCs w:val="24"/>
            </w:rPr>
          </w:rPrChange>
        </w:rPr>
        <w:t>-</w:t>
      </w:r>
      <w:r w:rsidRPr="0058451C">
        <w:rPr>
          <w:rFonts w:ascii="Arial" w:eastAsia="Arial" w:hAnsi="Arial" w:cs="Arial"/>
          <w:szCs w:val="24"/>
          <w:rPrChange w:id="665" w:author="Irfan Tri Raharjo, SE" w:date="2024-12-24T15:32:00Z">
            <w:rPr>
              <w:rFonts w:ascii="Arial" w:eastAsia="Arial" w:hAnsi="Arial" w:cs="Arial"/>
              <w:sz w:val="24"/>
              <w:szCs w:val="24"/>
            </w:rPr>
          </w:rPrChange>
        </w:rPr>
        <w:t xml:space="preserve">PT </w:t>
      </w:r>
      <w:r w:rsidRPr="0058451C">
        <w:rPr>
          <w:rFonts w:ascii="Arial" w:eastAsia="Arial" w:hAnsi="Arial" w:cs="Arial"/>
          <w:spacing w:val="1"/>
          <w:szCs w:val="24"/>
          <w:rPrChange w:id="666" w:author="Irfan Tri Raharjo, SE" w:date="2024-12-24T15:32:00Z">
            <w:rPr>
              <w:rFonts w:ascii="Arial" w:eastAsia="Arial" w:hAnsi="Arial" w:cs="Arial"/>
              <w:spacing w:val="1"/>
              <w:sz w:val="24"/>
              <w:szCs w:val="24"/>
            </w:rPr>
          </w:rPrChange>
        </w:rPr>
        <w:t>a</w:t>
      </w:r>
      <w:r w:rsidRPr="0058451C">
        <w:rPr>
          <w:rFonts w:ascii="Arial" w:eastAsia="Arial" w:hAnsi="Arial" w:cs="Arial"/>
          <w:spacing w:val="-2"/>
          <w:szCs w:val="24"/>
          <w:rPrChange w:id="667" w:author="Irfan Tri Raharjo, SE" w:date="2024-12-24T15:32:00Z">
            <w:rPr>
              <w:rFonts w:ascii="Arial" w:eastAsia="Arial" w:hAnsi="Arial" w:cs="Arial"/>
              <w:spacing w:val="-2"/>
              <w:sz w:val="24"/>
              <w:szCs w:val="24"/>
            </w:rPr>
          </w:rPrChange>
        </w:rPr>
        <w:t>t</w:t>
      </w:r>
      <w:r w:rsidRPr="0058451C">
        <w:rPr>
          <w:rFonts w:ascii="Arial" w:eastAsia="Arial" w:hAnsi="Arial" w:cs="Arial"/>
          <w:spacing w:val="-1"/>
          <w:szCs w:val="24"/>
          <w:rPrChange w:id="668"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669" w:author="Irfan Tri Raharjo, SE" w:date="2024-12-24T15:32:00Z">
            <w:rPr>
              <w:rFonts w:ascii="Arial" w:eastAsia="Arial" w:hAnsi="Arial" w:cs="Arial"/>
              <w:sz w:val="24"/>
              <w:szCs w:val="24"/>
            </w:rPr>
          </w:rPrChange>
        </w:rPr>
        <w:t>u</w:t>
      </w:r>
      <w:r w:rsidRPr="0058451C">
        <w:rPr>
          <w:rFonts w:ascii="Arial" w:eastAsia="Arial" w:hAnsi="Arial" w:cs="Arial"/>
          <w:spacing w:val="1"/>
          <w:szCs w:val="24"/>
          <w:rPrChange w:id="670" w:author="Irfan Tri Raharjo, SE" w:date="2024-12-24T15:32:00Z">
            <w:rPr>
              <w:rFonts w:ascii="Arial" w:eastAsia="Arial" w:hAnsi="Arial" w:cs="Arial"/>
              <w:spacing w:val="1"/>
              <w:sz w:val="24"/>
              <w:szCs w:val="24"/>
            </w:rPr>
          </w:rPrChange>
        </w:rPr>
        <w:t xml:space="preserve"> L</w:t>
      </w:r>
      <w:r w:rsidRPr="0058451C">
        <w:rPr>
          <w:rFonts w:ascii="Arial" w:eastAsia="Arial" w:hAnsi="Arial" w:cs="Arial"/>
          <w:spacing w:val="-1"/>
          <w:szCs w:val="24"/>
          <w:rPrChange w:id="671" w:author="Irfan Tri Raharjo, SE" w:date="2024-12-24T15:32:00Z">
            <w:rPr>
              <w:rFonts w:ascii="Arial" w:eastAsia="Arial" w:hAnsi="Arial" w:cs="Arial"/>
              <w:spacing w:val="-1"/>
              <w:sz w:val="24"/>
              <w:szCs w:val="24"/>
            </w:rPr>
          </w:rPrChange>
        </w:rPr>
        <w:t>e</w:t>
      </w:r>
      <w:r w:rsidRPr="0058451C">
        <w:rPr>
          <w:rFonts w:ascii="Arial" w:eastAsia="Arial" w:hAnsi="Arial" w:cs="Arial"/>
          <w:spacing w:val="1"/>
          <w:szCs w:val="24"/>
          <w:rPrChange w:id="672" w:author="Irfan Tri Raharjo, SE" w:date="2024-12-24T15:32:00Z">
            <w:rPr>
              <w:rFonts w:ascii="Arial" w:eastAsia="Arial" w:hAnsi="Arial" w:cs="Arial"/>
              <w:spacing w:val="1"/>
              <w:sz w:val="24"/>
              <w:szCs w:val="24"/>
            </w:rPr>
          </w:rPrChange>
        </w:rPr>
        <w:t>m</w:t>
      </w:r>
      <w:r w:rsidRPr="0058451C">
        <w:rPr>
          <w:rFonts w:ascii="Arial" w:eastAsia="Arial" w:hAnsi="Arial" w:cs="Arial"/>
          <w:spacing w:val="-1"/>
          <w:szCs w:val="24"/>
          <w:rPrChange w:id="673" w:author="Irfan Tri Raharjo, SE" w:date="2024-12-24T15:32:00Z">
            <w:rPr>
              <w:rFonts w:ascii="Arial" w:eastAsia="Arial" w:hAnsi="Arial" w:cs="Arial"/>
              <w:spacing w:val="-1"/>
              <w:sz w:val="24"/>
              <w:szCs w:val="24"/>
            </w:rPr>
          </w:rPrChange>
        </w:rPr>
        <w:t>b</w:t>
      </w:r>
      <w:r w:rsidRPr="0058451C">
        <w:rPr>
          <w:rFonts w:ascii="Arial" w:eastAsia="Arial" w:hAnsi="Arial" w:cs="Arial"/>
          <w:spacing w:val="1"/>
          <w:szCs w:val="24"/>
          <w:rPrChange w:id="674" w:author="Irfan Tri Raharjo, SE" w:date="2024-12-24T15:32:00Z">
            <w:rPr>
              <w:rFonts w:ascii="Arial" w:eastAsia="Arial" w:hAnsi="Arial" w:cs="Arial"/>
              <w:spacing w:val="1"/>
              <w:sz w:val="24"/>
              <w:szCs w:val="24"/>
            </w:rPr>
          </w:rPrChange>
        </w:rPr>
        <w:t>a</w:t>
      </w:r>
      <w:r w:rsidRPr="0058451C">
        <w:rPr>
          <w:rFonts w:ascii="Arial" w:eastAsia="Arial" w:hAnsi="Arial" w:cs="Arial"/>
          <w:spacing w:val="-1"/>
          <w:szCs w:val="24"/>
          <w:rPrChange w:id="675" w:author="Irfan Tri Raharjo, SE" w:date="2024-12-24T15:32:00Z">
            <w:rPr>
              <w:rFonts w:ascii="Arial" w:eastAsia="Arial" w:hAnsi="Arial" w:cs="Arial"/>
              <w:spacing w:val="-1"/>
              <w:sz w:val="24"/>
              <w:szCs w:val="24"/>
            </w:rPr>
          </w:rPrChange>
        </w:rPr>
        <w:t>g</w:t>
      </w:r>
      <w:r w:rsidRPr="0058451C">
        <w:rPr>
          <w:rFonts w:ascii="Arial" w:eastAsia="Arial" w:hAnsi="Arial" w:cs="Arial"/>
          <w:szCs w:val="24"/>
          <w:rPrChange w:id="676" w:author="Irfan Tri Raharjo, SE" w:date="2024-12-24T15:32:00Z">
            <w:rPr>
              <w:rFonts w:ascii="Arial" w:eastAsia="Arial" w:hAnsi="Arial" w:cs="Arial"/>
              <w:sz w:val="24"/>
              <w:szCs w:val="24"/>
            </w:rPr>
          </w:rPrChange>
        </w:rPr>
        <w:t>a</w:t>
      </w:r>
      <w:r w:rsidRPr="0058451C">
        <w:rPr>
          <w:rFonts w:ascii="Arial" w:eastAsia="Arial" w:hAnsi="Arial" w:cs="Arial"/>
          <w:spacing w:val="1"/>
          <w:szCs w:val="24"/>
          <w:rPrChange w:id="677" w:author="Irfan Tri Raharjo, SE" w:date="2024-12-24T15:32:00Z">
            <w:rPr>
              <w:rFonts w:ascii="Arial" w:eastAsia="Arial" w:hAnsi="Arial" w:cs="Arial"/>
              <w:spacing w:val="1"/>
              <w:sz w:val="24"/>
              <w:szCs w:val="24"/>
            </w:rPr>
          </w:rPrChange>
        </w:rPr>
        <w:t xml:space="preserve"> A</w:t>
      </w:r>
      <w:r w:rsidRPr="0058451C">
        <w:rPr>
          <w:rFonts w:ascii="Arial" w:eastAsia="Arial" w:hAnsi="Arial" w:cs="Arial"/>
          <w:szCs w:val="24"/>
          <w:rPrChange w:id="678" w:author="Irfan Tri Raharjo, SE" w:date="2024-12-24T15:32:00Z">
            <w:rPr>
              <w:rFonts w:ascii="Arial" w:eastAsia="Arial" w:hAnsi="Arial" w:cs="Arial"/>
              <w:sz w:val="24"/>
              <w:szCs w:val="24"/>
            </w:rPr>
          </w:rPrChange>
        </w:rPr>
        <w:t>kr</w:t>
      </w:r>
      <w:r w:rsidRPr="0058451C">
        <w:rPr>
          <w:rFonts w:ascii="Arial" w:eastAsia="Arial" w:hAnsi="Arial" w:cs="Arial"/>
          <w:spacing w:val="-2"/>
          <w:szCs w:val="24"/>
          <w:rPrChange w:id="679" w:author="Irfan Tri Raharjo, SE" w:date="2024-12-24T15:32:00Z">
            <w:rPr>
              <w:rFonts w:ascii="Arial" w:eastAsia="Arial" w:hAnsi="Arial" w:cs="Arial"/>
              <w:spacing w:val="-2"/>
              <w:sz w:val="24"/>
              <w:szCs w:val="24"/>
            </w:rPr>
          </w:rPrChange>
        </w:rPr>
        <w:t>e</w:t>
      </w:r>
      <w:r w:rsidRPr="0058451C">
        <w:rPr>
          <w:rFonts w:ascii="Arial" w:eastAsia="Arial" w:hAnsi="Arial" w:cs="Arial"/>
          <w:spacing w:val="1"/>
          <w:szCs w:val="24"/>
          <w:rPrChange w:id="680" w:author="Irfan Tri Raharjo, SE" w:date="2024-12-24T15:32:00Z">
            <w:rPr>
              <w:rFonts w:ascii="Arial" w:eastAsia="Arial" w:hAnsi="Arial" w:cs="Arial"/>
              <w:spacing w:val="1"/>
              <w:sz w:val="24"/>
              <w:szCs w:val="24"/>
            </w:rPr>
          </w:rPrChange>
        </w:rPr>
        <w:t>d</w:t>
      </w:r>
      <w:r w:rsidRPr="0058451C">
        <w:rPr>
          <w:rFonts w:ascii="Arial" w:eastAsia="Arial" w:hAnsi="Arial" w:cs="Arial"/>
          <w:szCs w:val="24"/>
          <w:rPrChange w:id="681" w:author="Irfan Tri Raharjo, SE" w:date="2024-12-24T15:32:00Z">
            <w:rPr>
              <w:rFonts w:ascii="Arial" w:eastAsia="Arial" w:hAnsi="Arial" w:cs="Arial"/>
              <w:sz w:val="24"/>
              <w:szCs w:val="24"/>
            </w:rPr>
          </w:rPrChange>
        </w:rPr>
        <w:t>it</w:t>
      </w:r>
      <w:r w:rsidRPr="0058451C">
        <w:rPr>
          <w:rFonts w:ascii="Arial" w:eastAsia="Arial" w:hAnsi="Arial" w:cs="Arial"/>
          <w:spacing w:val="1"/>
          <w:szCs w:val="24"/>
          <w:rPrChange w:id="682"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683" w:author="Irfan Tri Raharjo, SE" w:date="2024-12-24T15:32:00Z">
            <w:rPr>
              <w:rFonts w:ascii="Arial" w:eastAsia="Arial" w:hAnsi="Arial" w:cs="Arial"/>
              <w:sz w:val="24"/>
              <w:szCs w:val="24"/>
            </w:rPr>
          </w:rPrChange>
        </w:rPr>
        <w:t>si</w:t>
      </w:r>
      <w:r w:rsidRPr="0058451C">
        <w:rPr>
          <w:rFonts w:ascii="Arial" w:eastAsia="Arial" w:hAnsi="Arial" w:cs="Arial"/>
          <w:spacing w:val="-2"/>
          <w:szCs w:val="24"/>
          <w:rPrChange w:id="684" w:author="Irfan Tri Raharjo, SE" w:date="2024-12-24T15:32:00Z">
            <w:rPr>
              <w:rFonts w:ascii="Arial" w:eastAsia="Arial" w:hAnsi="Arial" w:cs="Arial"/>
              <w:spacing w:val="-2"/>
              <w:sz w:val="24"/>
              <w:szCs w:val="24"/>
            </w:rPr>
          </w:rPrChange>
        </w:rPr>
        <w:t xml:space="preserve"> </w:t>
      </w:r>
      <w:r w:rsidRPr="0058451C">
        <w:rPr>
          <w:rFonts w:ascii="Arial" w:eastAsia="Arial" w:hAnsi="Arial" w:cs="Arial"/>
          <w:spacing w:val="-1"/>
          <w:szCs w:val="24"/>
          <w:rPrChange w:id="685" w:author="Irfan Tri Raharjo, SE" w:date="2024-12-24T15:32:00Z">
            <w:rPr>
              <w:rFonts w:ascii="Arial" w:eastAsia="Arial" w:hAnsi="Arial" w:cs="Arial"/>
              <w:spacing w:val="-1"/>
              <w:sz w:val="24"/>
              <w:szCs w:val="24"/>
            </w:rPr>
          </w:rPrChange>
        </w:rPr>
        <w:t>M</w:t>
      </w:r>
      <w:r w:rsidRPr="0058451C">
        <w:rPr>
          <w:rFonts w:ascii="Arial" w:eastAsia="Arial" w:hAnsi="Arial" w:cs="Arial"/>
          <w:spacing w:val="1"/>
          <w:szCs w:val="24"/>
          <w:rPrChange w:id="686" w:author="Irfan Tri Raharjo, SE" w:date="2024-12-24T15:32:00Z">
            <w:rPr>
              <w:rFonts w:ascii="Arial" w:eastAsia="Arial" w:hAnsi="Arial" w:cs="Arial"/>
              <w:spacing w:val="1"/>
              <w:sz w:val="24"/>
              <w:szCs w:val="24"/>
            </w:rPr>
          </w:rPrChange>
        </w:rPr>
        <w:t>and</w:t>
      </w:r>
      <w:r w:rsidRPr="0058451C">
        <w:rPr>
          <w:rFonts w:ascii="Arial" w:eastAsia="Arial" w:hAnsi="Arial" w:cs="Arial"/>
          <w:szCs w:val="24"/>
          <w:rPrChange w:id="687" w:author="Irfan Tri Raharjo, SE" w:date="2024-12-24T15:32:00Z">
            <w:rPr>
              <w:rFonts w:ascii="Arial" w:eastAsia="Arial" w:hAnsi="Arial" w:cs="Arial"/>
              <w:sz w:val="24"/>
              <w:szCs w:val="24"/>
            </w:rPr>
          </w:rPrChange>
        </w:rPr>
        <w:t>i</w:t>
      </w:r>
      <w:r w:rsidRPr="0058451C">
        <w:rPr>
          <w:rFonts w:ascii="Arial" w:eastAsia="Arial" w:hAnsi="Arial" w:cs="Arial"/>
          <w:spacing w:val="-1"/>
          <w:szCs w:val="24"/>
          <w:rPrChange w:id="688" w:author="Irfan Tri Raharjo, SE" w:date="2024-12-24T15:32:00Z">
            <w:rPr>
              <w:rFonts w:ascii="Arial" w:eastAsia="Arial" w:hAnsi="Arial" w:cs="Arial"/>
              <w:spacing w:val="-1"/>
              <w:sz w:val="24"/>
              <w:szCs w:val="24"/>
            </w:rPr>
          </w:rPrChange>
        </w:rPr>
        <w:t>r</w:t>
      </w:r>
      <w:r w:rsidRPr="0058451C">
        <w:rPr>
          <w:rFonts w:ascii="Arial" w:eastAsia="Arial" w:hAnsi="Arial" w:cs="Arial"/>
          <w:szCs w:val="24"/>
          <w:rPrChange w:id="689" w:author="Irfan Tri Raharjo, SE" w:date="2024-12-24T15:32:00Z">
            <w:rPr>
              <w:rFonts w:ascii="Arial" w:eastAsia="Arial" w:hAnsi="Arial" w:cs="Arial"/>
              <w:sz w:val="24"/>
              <w:szCs w:val="24"/>
            </w:rPr>
          </w:rPrChange>
        </w:rPr>
        <w:t>i (L</w:t>
      </w:r>
      <w:r w:rsidRPr="0058451C">
        <w:rPr>
          <w:rFonts w:ascii="Arial" w:eastAsia="Arial" w:hAnsi="Arial" w:cs="Arial"/>
          <w:spacing w:val="1"/>
          <w:szCs w:val="24"/>
          <w:rPrChange w:id="690" w:author="Irfan Tri Raharjo, SE" w:date="2024-12-24T15:32:00Z">
            <w:rPr>
              <w:rFonts w:ascii="Arial" w:eastAsia="Arial" w:hAnsi="Arial" w:cs="Arial"/>
              <w:spacing w:val="1"/>
              <w:sz w:val="24"/>
              <w:szCs w:val="24"/>
            </w:rPr>
          </w:rPrChange>
        </w:rPr>
        <w:t>A</w:t>
      </w:r>
      <w:r w:rsidRPr="0058451C">
        <w:rPr>
          <w:rFonts w:ascii="Arial" w:eastAsia="Arial" w:hAnsi="Arial" w:cs="Arial"/>
          <w:spacing w:val="-1"/>
          <w:szCs w:val="24"/>
          <w:rPrChange w:id="691" w:author="Irfan Tri Raharjo, SE" w:date="2024-12-24T15:32:00Z">
            <w:rPr>
              <w:rFonts w:ascii="Arial" w:eastAsia="Arial" w:hAnsi="Arial" w:cs="Arial"/>
              <w:spacing w:val="-1"/>
              <w:sz w:val="24"/>
              <w:szCs w:val="24"/>
            </w:rPr>
          </w:rPrChange>
        </w:rPr>
        <w:t>M</w:t>
      </w:r>
      <w:r w:rsidRPr="0058451C">
        <w:rPr>
          <w:rFonts w:ascii="Arial" w:eastAsia="Arial" w:hAnsi="Arial" w:cs="Arial"/>
          <w:szCs w:val="24"/>
          <w:rPrChange w:id="692" w:author="Irfan Tri Raharjo, SE" w:date="2024-12-24T15:32:00Z">
            <w:rPr>
              <w:rFonts w:ascii="Arial" w:eastAsia="Arial" w:hAnsi="Arial" w:cs="Arial"/>
              <w:sz w:val="24"/>
              <w:szCs w:val="24"/>
            </w:rPr>
          </w:rPrChange>
        </w:rPr>
        <w:t>).</w:t>
      </w:r>
    </w:p>
    <w:p w:rsidR="00855DAC" w:rsidRDefault="00855DAC" w:rsidP="00855DAC">
      <w:pPr>
        <w:spacing w:before="3" w:line="275" w:lineRule="auto"/>
        <w:ind w:left="1001" w:right="406" w:hanging="286"/>
        <w:rPr>
          <w:ins w:id="693" w:author="Irfan Tri Raharjo, SE" w:date="2024-12-24T15:32:00Z"/>
          <w:rFonts w:ascii="Arial" w:eastAsia="Arial" w:hAnsi="Arial" w:cs="Arial"/>
          <w:spacing w:val="3"/>
          <w:szCs w:val="24"/>
        </w:rPr>
      </w:pPr>
      <w:r w:rsidRPr="0058451C">
        <w:rPr>
          <w:szCs w:val="24"/>
          <w:rPrChange w:id="694" w:author="Irfan Tri Raharjo, SE" w:date="2024-12-24T15:32:00Z">
            <w:rPr>
              <w:sz w:val="24"/>
              <w:szCs w:val="24"/>
            </w:rPr>
          </w:rPrChange>
        </w:rPr>
        <w:t xml:space="preserve"> </w:t>
      </w:r>
      <w:r w:rsidRPr="0058451C">
        <w:rPr>
          <w:spacing w:val="34"/>
          <w:szCs w:val="24"/>
          <w:rPrChange w:id="695" w:author="Irfan Tri Raharjo, SE" w:date="2024-12-24T15:32:00Z">
            <w:rPr>
              <w:spacing w:val="34"/>
              <w:sz w:val="24"/>
              <w:szCs w:val="24"/>
            </w:rPr>
          </w:rPrChange>
        </w:rPr>
        <w:t xml:space="preserve"> </w:t>
      </w:r>
      <w:r w:rsidRPr="0058451C">
        <w:rPr>
          <w:rFonts w:ascii="Arial" w:eastAsia="Arial" w:hAnsi="Arial" w:cs="Arial"/>
          <w:szCs w:val="24"/>
          <w:rPrChange w:id="696" w:author="Irfan Tri Raharjo, SE" w:date="2024-12-24T15:32:00Z">
            <w:rPr>
              <w:rFonts w:ascii="Arial" w:eastAsia="Arial" w:hAnsi="Arial" w:cs="Arial"/>
              <w:sz w:val="24"/>
              <w:szCs w:val="24"/>
            </w:rPr>
          </w:rPrChange>
        </w:rPr>
        <w:t>Pro</w:t>
      </w:r>
      <w:r w:rsidRPr="0058451C">
        <w:rPr>
          <w:rFonts w:ascii="Arial" w:eastAsia="Arial" w:hAnsi="Arial" w:cs="Arial"/>
          <w:spacing w:val="-1"/>
          <w:szCs w:val="24"/>
          <w:rPrChange w:id="697" w:author="Irfan Tri Raharjo, SE" w:date="2024-12-24T15:32:00Z">
            <w:rPr>
              <w:rFonts w:ascii="Arial" w:eastAsia="Arial" w:hAnsi="Arial" w:cs="Arial"/>
              <w:spacing w:val="-1"/>
              <w:sz w:val="24"/>
              <w:szCs w:val="24"/>
            </w:rPr>
          </w:rPrChange>
        </w:rPr>
        <w:t>g</w:t>
      </w:r>
      <w:r w:rsidRPr="0058451C">
        <w:rPr>
          <w:rFonts w:ascii="Arial" w:eastAsia="Arial" w:hAnsi="Arial" w:cs="Arial"/>
          <w:szCs w:val="24"/>
          <w:rPrChange w:id="698" w:author="Irfan Tri Raharjo, SE" w:date="2024-12-24T15:32:00Z">
            <w:rPr>
              <w:rFonts w:ascii="Arial" w:eastAsia="Arial" w:hAnsi="Arial" w:cs="Arial"/>
              <w:sz w:val="24"/>
              <w:szCs w:val="24"/>
            </w:rPr>
          </w:rPrChange>
        </w:rPr>
        <w:t>ram</w:t>
      </w:r>
      <w:r w:rsidRPr="0058451C">
        <w:rPr>
          <w:rFonts w:ascii="Arial" w:eastAsia="Arial" w:hAnsi="Arial" w:cs="Arial"/>
          <w:spacing w:val="2"/>
          <w:szCs w:val="24"/>
          <w:rPrChange w:id="699" w:author="Irfan Tri Raharjo, SE" w:date="2024-12-24T15:32:00Z">
            <w:rPr>
              <w:rFonts w:ascii="Arial" w:eastAsia="Arial" w:hAnsi="Arial" w:cs="Arial"/>
              <w:spacing w:val="2"/>
              <w:sz w:val="24"/>
              <w:szCs w:val="24"/>
            </w:rPr>
          </w:rPrChange>
        </w:rPr>
        <w:t xml:space="preserve"> </w:t>
      </w:r>
      <w:r w:rsidRPr="0058451C">
        <w:rPr>
          <w:rFonts w:ascii="Arial" w:eastAsia="Arial" w:hAnsi="Arial" w:cs="Arial"/>
          <w:szCs w:val="24"/>
          <w:rPrChange w:id="700" w:author="Irfan Tri Raharjo, SE" w:date="2024-12-24T15:32:00Z">
            <w:rPr>
              <w:rFonts w:ascii="Arial" w:eastAsia="Arial" w:hAnsi="Arial" w:cs="Arial"/>
              <w:sz w:val="24"/>
              <w:szCs w:val="24"/>
            </w:rPr>
          </w:rPrChange>
        </w:rPr>
        <w:t>s</w:t>
      </w:r>
      <w:r w:rsidRPr="0058451C">
        <w:rPr>
          <w:rFonts w:ascii="Arial" w:eastAsia="Arial" w:hAnsi="Arial" w:cs="Arial"/>
          <w:spacing w:val="1"/>
          <w:szCs w:val="24"/>
          <w:rPrChange w:id="701" w:author="Irfan Tri Raharjo, SE" w:date="2024-12-24T15:32:00Z">
            <w:rPr>
              <w:rFonts w:ascii="Arial" w:eastAsia="Arial" w:hAnsi="Arial" w:cs="Arial"/>
              <w:spacing w:val="1"/>
              <w:sz w:val="24"/>
              <w:szCs w:val="24"/>
            </w:rPr>
          </w:rPrChange>
        </w:rPr>
        <w:t>t</w:t>
      </w:r>
      <w:r w:rsidRPr="0058451C">
        <w:rPr>
          <w:rFonts w:ascii="Arial" w:eastAsia="Arial" w:hAnsi="Arial" w:cs="Arial"/>
          <w:spacing w:val="-1"/>
          <w:szCs w:val="24"/>
          <w:rPrChange w:id="702" w:author="Irfan Tri Raharjo, SE" w:date="2024-12-24T15:32:00Z">
            <w:rPr>
              <w:rFonts w:ascii="Arial" w:eastAsia="Arial" w:hAnsi="Arial" w:cs="Arial"/>
              <w:spacing w:val="-1"/>
              <w:sz w:val="24"/>
              <w:szCs w:val="24"/>
            </w:rPr>
          </w:rPrChange>
        </w:rPr>
        <w:t>u</w:t>
      </w:r>
      <w:r w:rsidRPr="0058451C">
        <w:rPr>
          <w:rFonts w:ascii="Arial" w:eastAsia="Arial" w:hAnsi="Arial" w:cs="Arial"/>
          <w:spacing w:val="1"/>
          <w:szCs w:val="24"/>
          <w:rPrChange w:id="703" w:author="Irfan Tri Raharjo, SE" w:date="2024-12-24T15:32:00Z">
            <w:rPr>
              <w:rFonts w:ascii="Arial" w:eastAsia="Arial" w:hAnsi="Arial" w:cs="Arial"/>
              <w:spacing w:val="1"/>
              <w:sz w:val="24"/>
              <w:szCs w:val="24"/>
            </w:rPr>
          </w:rPrChange>
        </w:rPr>
        <w:t>d</w:t>
      </w:r>
      <w:r w:rsidRPr="0058451C">
        <w:rPr>
          <w:rFonts w:ascii="Arial" w:eastAsia="Arial" w:hAnsi="Arial" w:cs="Arial"/>
          <w:szCs w:val="24"/>
          <w:rPrChange w:id="704" w:author="Irfan Tri Raharjo, SE" w:date="2024-12-24T15:32:00Z">
            <w:rPr>
              <w:rFonts w:ascii="Arial" w:eastAsia="Arial" w:hAnsi="Arial" w:cs="Arial"/>
              <w:sz w:val="24"/>
              <w:szCs w:val="24"/>
            </w:rPr>
          </w:rPrChange>
        </w:rPr>
        <w:t xml:space="preserve">i </w:t>
      </w:r>
      <w:r w:rsidRPr="0058451C">
        <w:rPr>
          <w:rFonts w:ascii="Arial" w:eastAsia="Arial" w:hAnsi="Arial" w:cs="Arial"/>
          <w:spacing w:val="1"/>
          <w:szCs w:val="24"/>
          <w:rPrChange w:id="705" w:author="Irfan Tri Raharjo, SE" w:date="2024-12-24T15:32:00Z">
            <w:rPr>
              <w:rFonts w:ascii="Arial" w:eastAsia="Arial" w:hAnsi="Arial" w:cs="Arial"/>
              <w:spacing w:val="1"/>
              <w:sz w:val="24"/>
              <w:szCs w:val="24"/>
            </w:rPr>
          </w:rPrChange>
        </w:rPr>
        <w:t>ba</w:t>
      </w:r>
      <w:r w:rsidRPr="0058451C">
        <w:rPr>
          <w:rFonts w:ascii="Arial" w:eastAsia="Arial" w:hAnsi="Arial" w:cs="Arial"/>
          <w:spacing w:val="-3"/>
          <w:szCs w:val="24"/>
          <w:rPrChange w:id="706" w:author="Irfan Tri Raharjo, SE" w:date="2024-12-24T15:32:00Z">
            <w:rPr>
              <w:rFonts w:ascii="Arial" w:eastAsia="Arial" w:hAnsi="Arial" w:cs="Arial"/>
              <w:spacing w:val="-3"/>
              <w:sz w:val="24"/>
              <w:szCs w:val="24"/>
            </w:rPr>
          </w:rPrChange>
        </w:rPr>
        <w:t>r</w:t>
      </w:r>
      <w:r w:rsidRPr="0058451C">
        <w:rPr>
          <w:rFonts w:ascii="Arial" w:eastAsia="Arial" w:hAnsi="Arial" w:cs="Arial"/>
          <w:szCs w:val="24"/>
          <w:rPrChange w:id="707" w:author="Irfan Tri Raharjo, SE" w:date="2024-12-24T15:32:00Z">
            <w:rPr>
              <w:rFonts w:ascii="Arial" w:eastAsia="Arial" w:hAnsi="Arial" w:cs="Arial"/>
              <w:sz w:val="24"/>
              <w:szCs w:val="24"/>
            </w:rPr>
          </w:rPrChange>
        </w:rPr>
        <w:t>u</w:t>
      </w:r>
      <w:r w:rsidRPr="0058451C">
        <w:rPr>
          <w:rFonts w:ascii="Arial" w:eastAsia="Arial" w:hAnsi="Arial" w:cs="Arial"/>
          <w:spacing w:val="1"/>
          <w:szCs w:val="24"/>
          <w:rPrChange w:id="708" w:author="Irfan Tri Raharjo, SE" w:date="2024-12-24T15:32:00Z">
            <w:rPr>
              <w:rFonts w:ascii="Arial" w:eastAsia="Arial" w:hAnsi="Arial" w:cs="Arial"/>
              <w:spacing w:val="1"/>
              <w:sz w:val="24"/>
              <w:szCs w:val="24"/>
            </w:rPr>
          </w:rPrChange>
        </w:rPr>
        <w:t xml:space="preserve"> </w:t>
      </w:r>
      <w:r w:rsidRPr="0058451C">
        <w:rPr>
          <w:rFonts w:ascii="Arial" w:eastAsia="Arial" w:hAnsi="Arial" w:cs="Arial"/>
          <w:spacing w:val="-2"/>
          <w:szCs w:val="24"/>
          <w:rPrChange w:id="709" w:author="Irfan Tri Raharjo, SE" w:date="2024-12-24T15:32:00Z">
            <w:rPr>
              <w:rFonts w:ascii="Arial" w:eastAsia="Arial" w:hAnsi="Arial" w:cs="Arial"/>
              <w:spacing w:val="-2"/>
              <w:sz w:val="24"/>
              <w:szCs w:val="24"/>
            </w:rPr>
          </w:rPrChange>
        </w:rPr>
        <w:t>y</w:t>
      </w:r>
      <w:r w:rsidRPr="0058451C">
        <w:rPr>
          <w:rFonts w:ascii="Arial" w:eastAsia="Arial" w:hAnsi="Arial" w:cs="Arial"/>
          <w:spacing w:val="1"/>
          <w:szCs w:val="24"/>
          <w:rPrChange w:id="710" w:author="Irfan Tri Raharjo, SE" w:date="2024-12-24T15:32:00Z">
            <w:rPr>
              <w:rFonts w:ascii="Arial" w:eastAsia="Arial" w:hAnsi="Arial" w:cs="Arial"/>
              <w:spacing w:val="1"/>
              <w:sz w:val="24"/>
              <w:szCs w:val="24"/>
            </w:rPr>
          </w:rPrChange>
        </w:rPr>
        <w:t>an</w:t>
      </w:r>
      <w:r w:rsidRPr="0058451C">
        <w:rPr>
          <w:rFonts w:ascii="Arial" w:eastAsia="Arial" w:hAnsi="Arial" w:cs="Arial"/>
          <w:szCs w:val="24"/>
          <w:rPrChange w:id="711" w:author="Irfan Tri Raharjo, SE" w:date="2024-12-24T15:32:00Z">
            <w:rPr>
              <w:rFonts w:ascii="Arial" w:eastAsia="Arial" w:hAnsi="Arial" w:cs="Arial"/>
              <w:sz w:val="24"/>
              <w:szCs w:val="24"/>
            </w:rPr>
          </w:rPrChange>
        </w:rPr>
        <w:t>g</w:t>
      </w:r>
      <w:r w:rsidRPr="0058451C">
        <w:rPr>
          <w:rFonts w:ascii="Arial" w:eastAsia="Arial" w:hAnsi="Arial" w:cs="Arial"/>
          <w:spacing w:val="-1"/>
          <w:szCs w:val="24"/>
          <w:rPrChange w:id="712" w:author="Irfan Tri Raharjo, SE" w:date="2024-12-24T15:32:00Z">
            <w:rPr>
              <w:rFonts w:ascii="Arial" w:eastAsia="Arial" w:hAnsi="Arial" w:cs="Arial"/>
              <w:spacing w:val="-1"/>
              <w:sz w:val="24"/>
              <w:szCs w:val="24"/>
            </w:rPr>
          </w:rPrChange>
        </w:rPr>
        <w:t xml:space="preserve"> </w:t>
      </w:r>
      <w:r w:rsidRPr="0058451C">
        <w:rPr>
          <w:rFonts w:ascii="Arial" w:eastAsia="Arial" w:hAnsi="Arial" w:cs="Arial"/>
          <w:spacing w:val="1"/>
          <w:szCs w:val="24"/>
          <w:rPrChange w:id="713" w:author="Irfan Tri Raharjo, SE" w:date="2024-12-24T15:32:00Z">
            <w:rPr>
              <w:rFonts w:ascii="Arial" w:eastAsia="Arial" w:hAnsi="Arial" w:cs="Arial"/>
              <w:spacing w:val="1"/>
              <w:sz w:val="24"/>
              <w:szCs w:val="24"/>
            </w:rPr>
          </w:rPrChange>
        </w:rPr>
        <w:t>te</w:t>
      </w:r>
      <w:r w:rsidRPr="0058451C">
        <w:rPr>
          <w:rFonts w:ascii="Arial" w:eastAsia="Arial" w:hAnsi="Arial" w:cs="Arial"/>
          <w:szCs w:val="24"/>
          <w:rPrChange w:id="714" w:author="Irfan Tri Raharjo, SE" w:date="2024-12-24T15:32:00Z">
            <w:rPr>
              <w:rFonts w:ascii="Arial" w:eastAsia="Arial" w:hAnsi="Arial" w:cs="Arial"/>
              <w:sz w:val="24"/>
              <w:szCs w:val="24"/>
            </w:rPr>
          </w:rPrChange>
        </w:rPr>
        <w:t xml:space="preserve">lah </w:t>
      </w:r>
      <w:r w:rsidRPr="0058451C">
        <w:rPr>
          <w:rFonts w:ascii="Arial" w:eastAsia="Arial" w:hAnsi="Arial" w:cs="Arial"/>
          <w:spacing w:val="1"/>
          <w:szCs w:val="24"/>
          <w:rPrChange w:id="715" w:author="Irfan Tri Raharjo, SE" w:date="2024-12-24T15:32:00Z">
            <w:rPr>
              <w:rFonts w:ascii="Arial" w:eastAsia="Arial" w:hAnsi="Arial" w:cs="Arial"/>
              <w:spacing w:val="1"/>
              <w:sz w:val="24"/>
              <w:szCs w:val="24"/>
            </w:rPr>
          </w:rPrChange>
        </w:rPr>
        <w:t>be</w:t>
      </w:r>
      <w:r w:rsidRPr="0058451C">
        <w:rPr>
          <w:rFonts w:ascii="Arial" w:eastAsia="Arial" w:hAnsi="Arial" w:cs="Arial"/>
          <w:szCs w:val="24"/>
          <w:rPrChange w:id="716" w:author="Irfan Tri Raharjo, SE" w:date="2024-12-24T15:32:00Z">
            <w:rPr>
              <w:rFonts w:ascii="Arial" w:eastAsia="Arial" w:hAnsi="Arial" w:cs="Arial"/>
              <w:sz w:val="24"/>
              <w:szCs w:val="24"/>
            </w:rPr>
          </w:rPrChange>
        </w:rPr>
        <w:t>r</w:t>
      </w:r>
      <w:r w:rsidRPr="0058451C">
        <w:rPr>
          <w:rFonts w:ascii="Arial" w:eastAsia="Arial" w:hAnsi="Arial" w:cs="Arial"/>
          <w:spacing w:val="-2"/>
          <w:szCs w:val="24"/>
          <w:rPrChange w:id="717" w:author="Irfan Tri Raharjo, SE" w:date="2024-12-24T15:32:00Z">
            <w:rPr>
              <w:rFonts w:ascii="Arial" w:eastAsia="Arial" w:hAnsi="Arial" w:cs="Arial"/>
              <w:spacing w:val="-2"/>
              <w:sz w:val="24"/>
              <w:szCs w:val="24"/>
            </w:rPr>
          </w:rPrChange>
        </w:rPr>
        <w:t>o</w:t>
      </w:r>
      <w:r w:rsidRPr="0058451C">
        <w:rPr>
          <w:rFonts w:ascii="Arial" w:eastAsia="Arial" w:hAnsi="Arial" w:cs="Arial"/>
          <w:spacing w:val="1"/>
          <w:szCs w:val="24"/>
          <w:rPrChange w:id="718" w:author="Irfan Tri Raharjo, SE" w:date="2024-12-24T15:32:00Z">
            <w:rPr>
              <w:rFonts w:ascii="Arial" w:eastAsia="Arial" w:hAnsi="Arial" w:cs="Arial"/>
              <w:spacing w:val="1"/>
              <w:sz w:val="24"/>
              <w:szCs w:val="24"/>
            </w:rPr>
          </w:rPrChange>
        </w:rPr>
        <w:t>pe</w:t>
      </w:r>
      <w:r w:rsidRPr="0058451C">
        <w:rPr>
          <w:rFonts w:ascii="Arial" w:eastAsia="Arial" w:hAnsi="Arial" w:cs="Arial"/>
          <w:szCs w:val="24"/>
          <w:rPrChange w:id="719" w:author="Irfan Tri Raharjo, SE" w:date="2024-12-24T15:32:00Z">
            <w:rPr>
              <w:rFonts w:ascii="Arial" w:eastAsia="Arial" w:hAnsi="Arial" w:cs="Arial"/>
              <w:sz w:val="24"/>
              <w:szCs w:val="24"/>
            </w:rPr>
          </w:rPrChange>
        </w:rPr>
        <w:t>rasi &gt;</w:t>
      </w:r>
      <w:r w:rsidRPr="0058451C">
        <w:rPr>
          <w:rFonts w:ascii="Arial" w:eastAsia="Arial" w:hAnsi="Arial" w:cs="Arial"/>
          <w:spacing w:val="-2"/>
          <w:szCs w:val="24"/>
          <w:rPrChange w:id="720" w:author="Irfan Tri Raharjo, SE" w:date="2024-12-24T15:32:00Z">
            <w:rPr>
              <w:rFonts w:ascii="Arial" w:eastAsia="Arial" w:hAnsi="Arial" w:cs="Arial"/>
              <w:spacing w:val="-2"/>
              <w:sz w:val="24"/>
              <w:szCs w:val="24"/>
            </w:rPr>
          </w:rPrChange>
        </w:rPr>
        <w:t xml:space="preserve"> </w:t>
      </w:r>
      <w:r w:rsidRPr="0058451C">
        <w:rPr>
          <w:rFonts w:ascii="Arial" w:eastAsia="Arial" w:hAnsi="Arial" w:cs="Arial"/>
          <w:szCs w:val="24"/>
          <w:rPrChange w:id="721" w:author="Irfan Tri Raharjo, SE" w:date="2024-12-24T15:32:00Z">
            <w:rPr>
              <w:rFonts w:ascii="Arial" w:eastAsia="Arial" w:hAnsi="Arial" w:cs="Arial"/>
              <w:sz w:val="24"/>
              <w:szCs w:val="24"/>
            </w:rPr>
          </w:rPrChange>
        </w:rPr>
        <w:t>2</w:t>
      </w:r>
      <w:r w:rsidRPr="0058451C">
        <w:rPr>
          <w:rFonts w:ascii="Arial" w:eastAsia="Arial" w:hAnsi="Arial" w:cs="Arial"/>
          <w:spacing w:val="1"/>
          <w:szCs w:val="24"/>
          <w:rPrChange w:id="722" w:author="Irfan Tri Raharjo, SE" w:date="2024-12-24T15:32:00Z">
            <w:rPr>
              <w:rFonts w:ascii="Arial" w:eastAsia="Arial" w:hAnsi="Arial" w:cs="Arial"/>
              <w:spacing w:val="1"/>
              <w:sz w:val="24"/>
              <w:szCs w:val="24"/>
            </w:rPr>
          </w:rPrChange>
        </w:rPr>
        <w:t xml:space="preserve"> t</w:t>
      </w:r>
      <w:r w:rsidRPr="0058451C">
        <w:rPr>
          <w:rFonts w:ascii="Arial" w:eastAsia="Arial" w:hAnsi="Arial" w:cs="Arial"/>
          <w:spacing w:val="-1"/>
          <w:szCs w:val="24"/>
          <w:rPrChange w:id="723" w:author="Irfan Tri Raharjo, SE" w:date="2024-12-24T15:32:00Z">
            <w:rPr>
              <w:rFonts w:ascii="Arial" w:eastAsia="Arial" w:hAnsi="Arial" w:cs="Arial"/>
              <w:spacing w:val="-1"/>
              <w:sz w:val="24"/>
              <w:szCs w:val="24"/>
            </w:rPr>
          </w:rPrChange>
        </w:rPr>
        <w:t>a</w:t>
      </w:r>
      <w:r w:rsidRPr="0058451C">
        <w:rPr>
          <w:rFonts w:ascii="Arial" w:eastAsia="Arial" w:hAnsi="Arial" w:cs="Arial"/>
          <w:spacing w:val="1"/>
          <w:szCs w:val="24"/>
          <w:rPrChange w:id="724" w:author="Irfan Tri Raharjo, SE" w:date="2024-12-24T15:32:00Z">
            <w:rPr>
              <w:rFonts w:ascii="Arial" w:eastAsia="Arial" w:hAnsi="Arial" w:cs="Arial"/>
              <w:spacing w:val="1"/>
              <w:sz w:val="24"/>
              <w:szCs w:val="24"/>
            </w:rPr>
          </w:rPrChange>
        </w:rPr>
        <w:t>hu</w:t>
      </w:r>
      <w:r w:rsidRPr="0058451C">
        <w:rPr>
          <w:rFonts w:ascii="Arial" w:eastAsia="Arial" w:hAnsi="Arial" w:cs="Arial"/>
          <w:szCs w:val="24"/>
          <w:rPrChange w:id="725" w:author="Irfan Tri Raharjo, SE" w:date="2024-12-24T15:32:00Z">
            <w:rPr>
              <w:rFonts w:ascii="Arial" w:eastAsia="Arial" w:hAnsi="Arial" w:cs="Arial"/>
              <w:sz w:val="24"/>
              <w:szCs w:val="24"/>
            </w:rPr>
          </w:rPrChange>
        </w:rPr>
        <w:t>n</w:t>
      </w:r>
      <w:r w:rsidRPr="0058451C">
        <w:rPr>
          <w:rFonts w:ascii="Arial" w:eastAsia="Arial" w:hAnsi="Arial" w:cs="Arial"/>
          <w:spacing w:val="5"/>
          <w:szCs w:val="24"/>
          <w:rPrChange w:id="726" w:author="Irfan Tri Raharjo, SE" w:date="2024-12-24T15:32:00Z">
            <w:rPr>
              <w:rFonts w:ascii="Arial" w:eastAsia="Arial" w:hAnsi="Arial" w:cs="Arial"/>
              <w:spacing w:val="5"/>
              <w:sz w:val="24"/>
              <w:szCs w:val="24"/>
            </w:rPr>
          </w:rPrChange>
        </w:rPr>
        <w:t xml:space="preserve"> </w:t>
      </w:r>
      <w:r w:rsidRPr="0058451C">
        <w:rPr>
          <w:rFonts w:ascii="Arial" w:eastAsia="Arial" w:hAnsi="Arial" w:cs="Arial"/>
          <w:szCs w:val="24"/>
          <w:rPrChange w:id="727" w:author="Irfan Tri Raharjo, SE" w:date="2024-12-24T15:32:00Z">
            <w:rPr>
              <w:rFonts w:ascii="Arial" w:eastAsia="Arial" w:hAnsi="Arial" w:cs="Arial"/>
              <w:sz w:val="24"/>
              <w:szCs w:val="24"/>
            </w:rPr>
          </w:rPrChange>
        </w:rPr>
        <w:t>s</w:t>
      </w:r>
      <w:r w:rsidRPr="0058451C">
        <w:rPr>
          <w:rFonts w:ascii="Arial" w:eastAsia="Arial" w:hAnsi="Arial" w:cs="Arial"/>
          <w:spacing w:val="1"/>
          <w:szCs w:val="24"/>
          <w:rPrChange w:id="728" w:author="Irfan Tri Raharjo, SE" w:date="2024-12-24T15:32:00Z">
            <w:rPr>
              <w:rFonts w:ascii="Arial" w:eastAsia="Arial" w:hAnsi="Arial" w:cs="Arial"/>
              <w:spacing w:val="1"/>
              <w:sz w:val="24"/>
              <w:szCs w:val="24"/>
            </w:rPr>
          </w:rPrChange>
        </w:rPr>
        <w:t>e</w:t>
      </w:r>
      <w:r w:rsidRPr="0058451C">
        <w:rPr>
          <w:rFonts w:ascii="Arial" w:eastAsia="Arial" w:hAnsi="Arial" w:cs="Arial"/>
          <w:szCs w:val="24"/>
          <w:rPrChange w:id="729" w:author="Irfan Tri Raharjo, SE" w:date="2024-12-24T15:32:00Z">
            <w:rPr>
              <w:rFonts w:ascii="Arial" w:eastAsia="Arial" w:hAnsi="Arial" w:cs="Arial"/>
              <w:sz w:val="24"/>
              <w:szCs w:val="24"/>
            </w:rPr>
          </w:rPrChange>
        </w:rPr>
        <w:t>jak</w:t>
      </w:r>
      <w:r w:rsidRPr="0058451C">
        <w:rPr>
          <w:rFonts w:ascii="Arial" w:eastAsia="Arial" w:hAnsi="Arial" w:cs="Arial"/>
          <w:spacing w:val="-1"/>
          <w:szCs w:val="24"/>
          <w:rPrChange w:id="730" w:author="Irfan Tri Raharjo, SE" w:date="2024-12-24T15:32:00Z">
            <w:rPr>
              <w:rFonts w:ascii="Arial" w:eastAsia="Arial" w:hAnsi="Arial" w:cs="Arial"/>
              <w:spacing w:val="-1"/>
              <w:sz w:val="24"/>
              <w:szCs w:val="24"/>
            </w:rPr>
          </w:rPrChange>
        </w:rPr>
        <w:t xml:space="preserve"> </w:t>
      </w:r>
      <w:r w:rsidRPr="0058451C">
        <w:rPr>
          <w:rFonts w:ascii="Arial" w:eastAsia="Arial" w:hAnsi="Arial" w:cs="Arial"/>
          <w:szCs w:val="24"/>
          <w:rPrChange w:id="731" w:author="Irfan Tri Raharjo, SE" w:date="2024-12-24T15:32:00Z">
            <w:rPr>
              <w:rFonts w:ascii="Arial" w:eastAsia="Arial" w:hAnsi="Arial" w:cs="Arial"/>
              <w:sz w:val="24"/>
              <w:szCs w:val="24"/>
            </w:rPr>
          </w:rPrChange>
        </w:rPr>
        <w:t>t</w:t>
      </w:r>
      <w:r w:rsidRPr="0058451C">
        <w:rPr>
          <w:rFonts w:ascii="Arial" w:eastAsia="Arial" w:hAnsi="Arial" w:cs="Arial"/>
          <w:spacing w:val="1"/>
          <w:szCs w:val="24"/>
          <w:rPrChange w:id="732" w:author="Irfan Tri Raharjo, SE" w:date="2024-12-24T15:32:00Z">
            <w:rPr>
              <w:rFonts w:ascii="Arial" w:eastAsia="Arial" w:hAnsi="Arial" w:cs="Arial"/>
              <w:spacing w:val="1"/>
              <w:sz w:val="24"/>
              <w:szCs w:val="24"/>
            </w:rPr>
          </w:rPrChange>
        </w:rPr>
        <w:t>e</w:t>
      </w:r>
      <w:r w:rsidRPr="0058451C">
        <w:rPr>
          <w:rFonts w:ascii="Arial" w:eastAsia="Arial" w:hAnsi="Arial" w:cs="Arial"/>
          <w:szCs w:val="24"/>
          <w:rPrChange w:id="733" w:author="Irfan Tri Raharjo, SE" w:date="2024-12-24T15:32:00Z">
            <w:rPr>
              <w:rFonts w:ascii="Arial" w:eastAsia="Arial" w:hAnsi="Arial" w:cs="Arial"/>
              <w:sz w:val="24"/>
              <w:szCs w:val="24"/>
            </w:rPr>
          </w:rPrChange>
        </w:rPr>
        <w:t>rbit</w:t>
      </w:r>
      <w:r w:rsidRPr="0058451C">
        <w:rPr>
          <w:rFonts w:ascii="Arial" w:eastAsia="Arial" w:hAnsi="Arial" w:cs="Arial"/>
          <w:spacing w:val="1"/>
          <w:szCs w:val="24"/>
          <w:rPrChange w:id="734" w:author="Irfan Tri Raharjo, SE" w:date="2024-12-24T15:32:00Z">
            <w:rPr>
              <w:rFonts w:ascii="Arial" w:eastAsia="Arial" w:hAnsi="Arial" w:cs="Arial"/>
              <w:spacing w:val="1"/>
              <w:sz w:val="24"/>
              <w:szCs w:val="24"/>
            </w:rPr>
          </w:rPrChange>
        </w:rPr>
        <w:t>n</w:t>
      </w:r>
      <w:r w:rsidRPr="0058451C">
        <w:rPr>
          <w:rFonts w:ascii="Arial" w:eastAsia="Arial" w:hAnsi="Arial" w:cs="Arial"/>
          <w:spacing w:val="-2"/>
          <w:szCs w:val="24"/>
          <w:rPrChange w:id="735" w:author="Irfan Tri Raharjo, SE" w:date="2024-12-24T15:32:00Z">
            <w:rPr>
              <w:rFonts w:ascii="Arial" w:eastAsia="Arial" w:hAnsi="Arial" w:cs="Arial"/>
              <w:spacing w:val="-2"/>
              <w:sz w:val="24"/>
              <w:szCs w:val="24"/>
            </w:rPr>
          </w:rPrChange>
        </w:rPr>
        <w:t>y</w:t>
      </w:r>
      <w:r w:rsidRPr="0058451C">
        <w:rPr>
          <w:rFonts w:ascii="Arial" w:eastAsia="Arial" w:hAnsi="Arial" w:cs="Arial"/>
          <w:szCs w:val="24"/>
          <w:rPrChange w:id="736" w:author="Irfan Tri Raharjo, SE" w:date="2024-12-24T15:32:00Z">
            <w:rPr>
              <w:rFonts w:ascii="Arial" w:eastAsia="Arial" w:hAnsi="Arial" w:cs="Arial"/>
              <w:sz w:val="24"/>
              <w:szCs w:val="24"/>
            </w:rPr>
          </w:rPrChange>
        </w:rPr>
        <w:t>a</w:t>
      </w:r>
      <w:r w:rsidRPr="0058451C">
        <w:rPr>
          <w:rFonts w:ascii="Arial" w:eastAsia="Arial" w:hAnsi="Arial" w:cs="Arial"/>
          <w:spacing w:val="-1"/>
          <w:szCs w:val="24"/>
          <w:rPrChange w:id="737" w:author="Irfan Tri Raharjo, SE" w:date="2024-12-24T15:32:00Z">
            <w:rPr>
              <w:rFonts w:ascii="Arial" w:eastAsia="Arial" w:hAnsi="Arial" w:cs="Arial"/>
              <w:spacing w:val="-1"/>
              <w:sz w:val="24"/>
              <w:szCs w:val="24"/>
            </w:rPr>
          </w:rPrChange>
        </w:rPr>
        <w:t xml:space="preserve"> </w:t>
      </w:r>
      <w:r w:rsidRPr="0058451C">
        <w:rPr>
          <w:rFonts w:ascii="Arial" w:eastAsia="Arial" w:hAnsi="Arial" w:cs="Arial"/>
          <w:szCs w:val="24"/>
          <w:rPrChange w:id="738" w:author="Irfan Tri Raharjo, SE" w:date="2024-12-24T15:32:00Z">
            <w:rPr>
              <w:rFonts w:ascii="Arial" w:eastAsia="Arial" w:hAnsi="Arial" w:cs="Arial"/>
              <w:sz w:val="24"/>
              <w:szCs w:val="24"/>
            </w:rPr>
          </w:rPrChange>
        </w:rPr>
        <w:t>i</w:t>
      </w:r>
      <w:r w:rsidRPr="0058451C">
        <w:rPr>
          <w:rFonts w:ascii="Arial" w:eastAsia="Arial" w:hAnsi="Arial" w:cs="Arial"/>
          <w:spacing w:val="-1"/>
          <w:szCs w:val="24"/>
          <w:rPrChange w:id="739" w:author="Irfan Tri Raharjo, SE" w:date="2024-12-24T15:32:00Z">
            <w:rPr>
              <w:rFonts w:ascii="Arial" w:eastAsia="Arial" w:hAnsi="Arial" w:cs="Arial"/>
              <w:spacing w:val="-1"/>
              <w:sz w:val="24"/>
              <w:szCs w:val="24"/>
            </w:rPr>
          </w:rPrChange>
        </w:rPr>
        <w:t>z</w:t>
      </w:r>
      <w:r w:rsidRPr="0058451C">
        <w:rPr>
          <w:rFonts w:ascii="Arial" w:eastAsia="Arial" w:hAnsi="Arial" w:cs="Arial"/>
          <w:szCs w:val="24"/>
          <w:rPrChange w:id="740" w:author="Irfan Tri Raharjo, SE" w:date="2024-12-24T15:32:00Z">
            <w:rPr>
              <w:rFonts w:ascii="Arial" w:eastAsia="Arial" w:hAnsi="Arial" w:cs="Arial"/>
              <w:sz w:val="24"/>
              <w:szCs w:val="24"/>
            </w:rPr>
          </w:rPrChange>
        </w:rPr>
        <w:t xml:space="preserve">in </w:t>
      </w:r>
      <w:r w:rsidRPr="0058451C">
        <w:rPr>
          <w:rFonts w:ascii="Arial" w:eastAsia="Arial" w:hAnsi="Arial" w:cs="Arial"/>
          <w:spacing w:val="1"/>
          <w:szCs w:val="24"/>
          <w:rPrChange w:id="741" w:author="Irfan Tri Raharjo, SE" w:date="2024-12-24T15:32:00Z">
            <w:rPr>
              <w:rFonts w:ascii="Arial" w:eastAsia="Arial" w:hAnsi="Arial" w:cs="Arial"/>
              <w:spacing w:val="1"/>
              <w:sz w:val="24"/>
              <w:szCs w:val="24"/>
            </w:rPr>
          </w:rPrChange>
        </w:rPr>
        <w:t>pe</w:t>
      </w:r>
      <w:r w:rsidRPr="0058451C">
        <w:rPr>
          <w:rFonts w:ascii="Arial" w:eastAsia="Arial" w:hAnsi="Arial" w:cs="Arial"/>
          <w:spacing w:val="-1"/>
          <w:szCs w:val="24"/>
          <w:rPrChange w:id="742" w:author="Irfan Tri Raharjo, SE" w:date="2024-12-24T15:32:00Z">
            <w:rPr>
              <w:rFonts w:ascii="Arial" w:eastAsia="Arial" w:hAnsi="Arial" w:cs="Arial"/>
              <w:spacing w:val="-1"/>
              <w:sz w:val="24"/>
              <w:szCs w:val="24"/>
            </w:rPr>
          </w:rPrChange>
        </w:rPr>
        <w:t>m</w:t>
      </w:r>
      <w:r w:rsidRPr="0058451C">
        <w:rPr>
          <w:rFonts w:ascii="Arial" w:eastAsia="Arial" w:hAnsi="Arial" w:cs="Arial"/>
          <w:spacing w:val="1"/>
          <w:szCs w:val="24"/>
          <w:rPrChange w:id="743" w:author="Irfan Tri Raharjo, SE" w:date="2024-12-24T15:32:00Z">
            <w:rPr>
              <w:rFonts w:ascii="Arial" w:eastAsia="Arial" w:hAnsi="Arial" w:cs="Arial"/>
              <w:spacing w:val="1"/>
              <w:sz w:val="24"/>
              <w:szCs w:val="24"/>
            </w:rPr>
          </w:rPrChange>
        </w:rPr>
        <w:t>bu</w:t>
      </w:r>
      <w:r w:rsidRPr="0058451C">
        <w:rPr>
          <w:rFonts w:ascii="Arial" w:eastAsia="Arial" w:hAnsi="Arial" w:cs="Arial"/>
          <w:spacing w:val="-2"/>
          <w:szCs w:val="24"/>
          <w:rPrChange w:id="744" w:author="Irfan Tri Raharjo, SE" w:date="2024-12-24T15:32:00Z">
            <w:rPr>
              <w:rFonts w:ascii="Arial" w:eastAsia="Arial" w:hAnsi="Arial" w:cs="Arial"/>
              <w:spacing w:val="-2"/>
              <w:sz w:val="24"/>
              <w:szCs w:val="24"/>
            </w:rPr>
          </w:rPrChange>
        </w:rPr>
        <w:t>k</w:t>
      </w:r>
      <w:r w:rsidRPr="0058451C">
        <w:rPr>
          <w:rFonts w:ascii="Arial" w:eastAsia="Arial" w:hAnsi="Arial" w:cs="Arial"/>
          <w:spacing w:val="1"/>
          <w:szCs w:val="24"/>
          <w:rPrChange w:id="745" w:author="Irfan Tri Raharjo, SE" w:date="2024-12-24T15:32:00Z">
            <w:rPr>
              <w:rFonts w:ascii="Arial" w:eastAsia="Arial" w:hAnsi="Arial" w:cs="Arial"/>
              <w:spacing w:val="1"/>
              <w:sz w:val="24"/>
              <w:szCs w:val="24"/>
            </w:rPr>
          </w:rPrChange>
        </w:rPr>
        <w:t>aa</w:t>
      </w:r>
      <w:r w:rsidRPr="0058451C">
        <w:rPr>
          <w:rFonts w:ascii="Arial" w:eastAsia="Arial" w:hAnsi="Arial" w:cs="Arial"/>
          <w:szCs w:val="24"/>
          <w:rPrChange w:id="746" w:author="Irfan Tri Raharjo, SE" w:date="2024-12-24T15:32:00Z">
            <w:rPr>
              <w:rFonts w:ascii="Arial" w:eastAsia="Arial" w:hAnsi="Arial" w:cs="Arial"/>
              <w:sz w:val="24"/>
              <w:szCs w:val="24"/>
            </w:rPr>
          </w:rPrChange>
        </w:rPr>
        <w:t>n</w:t>
      </w:r>
      <w:r w:rsidRPr="0058451C">
        <w:rPr>
          <w:rFonts w:ascii="Arial" w:eastAsia="Arial" w:hAnsi="Arial" w:cs="Arial"/>
          <w:spacing w:val="-1"/>
          <w:szCs w:val="24"/>
          <w:rPrChange w:id="747" w:author="Irfan Tri Raharjo, SE" w:date="2024-12-24T15:32:00Z">
            <w:rPr>
              <w:rFonts w:ascii="Arial" w:eastAsia="Arial" w:hAnsi="Arial" w:cs="Arial"/>
              <w:spacing w:val="-1"/>
              <w:sz w:val="24"/>
              <w:szCs w:val="24"/>
            </w:rPr>
          </w:rPrChange>
        </w:rPr>
        <w:t xml:space="preserve"> </w:t>
      </w:r>
      <w:r w:rsidRPr="0058451C">
        <w:rPr>
          <w:rFonts w:ascii="Arial" w:eastAsia="Arial" w:hAnsi="Arial" w:cs="Arial"/>
          <w:spacing w:val="1"/>
          <w:szCs w:val="24"/>
          <w:rPrChange w:id="748" w:author="Irfan Tri Raharjo, SE" w:date="2024-12-24T15:32:00Z">
            <w:rPr>
              <w:rFonts w:ascii="Arial" w:eastAsia="Arial" w:hAnsi="Arial" w:cs="Arial"/>
              <w:spacing w:val="1"/>
              <w:sz w:val="24"/>
              <w:szCs w:val="24"/>
            </w:rPr>
          </w:rPrChange>
        </w:rPr>
        <w:t>p</w:t>
      </w:r>
      <w:r w:rsidRPr="0058451C">
        <w:rPr>
          <w:rFonts w:ascii="Arial" w:eastAsia="Arial" w:hAnsi="Arial" w:cs="Arial"/>
          <w:szCs w:val="24"/>
          <w:rPrChange w:id="749" w:author="Irfan Tri Raharjo, SE" w:date="2024-12-24T15:32:00Z">
            <w:rPr>
              <w:rFonts w:ascii="Arial" w:eastAsia="Arial" w:hAnsi="Arial" w:cs="Arial"/>
              <w:sz w:val="24"/>
              <w:szCs w:val="24"/>
            </w:rPr>
          </w:rPrChange>
        </w:rPr>
        <w:t>ro</w:t>
      </w:r>
      <w:r w:rsidRPr="0058451C">
        <w:rPr>
          <w:rFonts w:ascii="Arial" w:eastAsia="Arial" w:hAnsi="Arial" w:cs="Arial"/>
          <w:spacing w:val="-1"/>
          <w:szCs w:val="24"/>
          <w:rPrChange w:id="750" w:author="Irfan Tri Raharjo, SE" w:date="2024-12-24T15:32:00Z">
            <w:rPr>
              <w:rFonts w:ascii="Arial" w:eastAsia="Arial" w:hAnsi="Arial" w:cs="Arial"/>
              <w:spacing w:val="-1"/>
              <w:sz w:val="24"/>
              <w:szCs w:val="24"/>
            </w:rPr>
          </w:rPrChange>
        </w:rPr>
        <w:t>g</w:t>
      </w:r>
      <w:r w:rsidRPr="0058451C">
        <w:rPr>
          <w:rFonts w:ascii="Arial" w:eastAsia="Arial" w:hAnsi="Arial" w:cs="Arial"/>
          <w:szCs w:val="24"/>
          <w:rPrChange w:id="751" w:author="Irfan Tri Raharjo, SE" w:date="2024-12-24T15:32:00Z">
            <w:rPr>
              <w:rFonts w:ascii="Arial" w:eastAsia="Arial" w:hAnsi="Arial" w:cs="Arial"/>
              <w:sz w:val="24"/>
              <w:szCs w:val="24"/>
            </w:rPr>
          </w:rPrChange>
        </w:rPr>
        <w:t>ram</w:t>
      </w:r>
      <w:r w:rsidRPr="0058451C">
        <w:rPr>
          <w:rFonts w:ascii="Arial" w:eastAsia="Arial" w:hAnsi="Arial" w:cs="Arial"/>
          <w:spacing w:val="2"/>
          <w:szCs w:val="24"/>
          <w:rPrChange w:id="752" w:author="Irfan Tri Raharjo, SE" w:date="2024-12-24T15:32:00Z">
            <w:rPr>
              <w:rFonts w:ascii="Arial" w:eastAsia="Arial" w:hAnsi="Arial" w:cs="Arial"/>
              <w:spacing w:val="2"/>
              <w:sz w:val="24"/>
              <w:szCs w:val="24"/>
            </w:rPr>
          </w:rPrChange>
        </w:rPr>
        <w:t xml:space="preserve"> </w:t>
      </w:r>
      <w:r w:rsidRPr="0058451C">
        <w:rPr>
          <w:rFonts w:ascii="Arial" w:eastAsia="Arial" w:hAnsi="Arial" w:cs="Arial"/>
          <w:spacing w:val="-2"/>
          <w:szCs w:val="24"/>
          <w:rPrChange w:id="753" w:author="Irfan Tri Raharjo, SE" w:date="2024-12-24T15:32:00Z">
            <w:rPr>
              <w:rFonts w:ascii="Arial" w:eastAsia="Arial" w:hAnsi="Arial" w:cs="Arial"/>
              <w:spacing w:val="-2"/>
              <w:sz w:val="24"/>
              <w:szCs w:val="24"/>
            </w:rPr>
          </w:rPrChange>
        </w:rPr>
        <w:t>s</w:t>
      </w:r>
      <w:r w:rsidRPr="0058451C">
        <w:rPr>
          <w:rFonts w:ascii="Arial" w:eastAsia="Arial" w:hAnsi="Arial" w:cs="Arial"/>
          <w:szCs w:val="24"/>
          <w:rPrChange w:id="754" w:author="Irfan Tri Raharjo, SE" w:date="2024-12-24T15:32:00Z">
            <w:rPr>
              <w:rFonts w:ascii="Arial" w:eastAsia="Arial" w:hAnsi="Arial" w:cs="Arial"/>
              <w:sz w:val="24"/>
              <w:szCs w:val="24"/>
            </w:rPr>
          </w:rPrChange>
        </w:rPr>
        <w:t>t</w:t>
      </w:r>
      <w:r w:rsidRPr="0058451C">
        <w:rPr>
          <w:rFonts w:ascii="Arial" w:eastAsia="Arial" w:hAnsi="Arial" w:cs="Arial"/>
          <w:spacing w:val="1"/>
          <w:szCs w:val="24"/>
          <w:rPrChange w:id="755" w:author="Irfan Tri Raharjo, SE" w:date="2024-12-24T15:32:00Z">
            <w:rPr>
              <w:rFonts w:ascii="Arial" w:eastAsia="Arial" w:hAnsi="Arial" w:cs="Arial"/>
              <w:spacing w:val="1"/>
              <w:sz w:val="24"/>
              <w:szCs w:val="24"/>
            </w:rPr>
          </w:rPrChange>
        </w:rPr>
        <w:t>ud</w:t>
      </w:r>
      <w:r w:rsidRPr="0058451C">
        <w:rPr>
          <w:rFonts w:ascii="Arial" w:eastAsia="Arial" w:hAnsi="Arial" w:cs="Arial"/>
          <w:szCs w:val="24"/>
          <w:rPrChange w:id="756" w:author="Irfan Tri Raharjo, SE" w:date="2024-12-24T15:32:00Z">
            <w:rPr>
              <w:rFonts w:ascii="Arial" w:eastAsia="Arial" w:hAnsi="Arial" w:cs="Arial"/>
              <w:sz w:val="24"/>
              <w:szCs w:val="24"/>
            </w:rPr>
          </w:rPrChange>
        </w:rPr>
        <w:t xml:space="preserve">i </w:t>
      </w:r>
      <w:r w:rsidRPr="0058451C">
        <w:rPr>
          <w:rFonts w:ascii="Arial" w:eastAsia="Arial" w:hAnsi="Arial" w:cs="Arial"/>
          <w:spacing w:val="-1"/>
          <w:szCs w:val="24"/>
          <w:rPrChange w:id="757" w:author="Irfan Tri Raharjo, SE" w:date="2024-12-24T15:32:00Z">
            <w:rPr>
              <w:rFonts w:ascii="Arial" w:eastAsia="Arial" w:hAnsi="Arial" w:cs="Arial"/>
              <w:spacing w:val="-1"/>
              <w:sz w:val="24"/>
              <w:szCs w:val="24"/>
            </w:rPr>
          </w:rPrChange>
        </w:rPr>
        <w:t>d</w:t>
      </w:r>
      <w:r w:rsidRPr="0058451C">
        <w:rPr>
          <w:rFonts w:ascii="Arial" w:eastAsia="Arial" w:hAnsi="Arial" w:cs="Arial"/>
          <w:spacing w:val="1"/>
          <w:szCs w:val="24"/>
          <w:rPrChange w:id="758"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759" w:author="Irfan Tri Raharjo, SE" w:date="2024-12-24T15:32:00Z">
            <w:rPr>
              <w:rFonts w:ascii="Arial" w:eastAsia="Arial" w:hAnsi="Arial" w:cs="Arial"/>
              <w:sz w:val="24"/>
              <w:szCs w:val="24"/>
            </w:rPr>
          </w:rPrChange>
        </w:rPr>
        <w:t>n</w:t>
      </w:r>
      <w:r w:rsidRPr="0058451C">
        <w:rPr>
          <w:rFonts w:ascii="Arial" w:eastAsia="Arial" w:hAnsi="Arial" w:cs="Arial"/>
          <w:spacing w:val="-1"/>
          <w:szCs w:val="24"/>
          <w:rPrChange w:id="760" w:author="Irfan Tri Raharjo, SE" w:date="2024-12-24T15:32:00Z">
            <w:rPr>
              <w:rFonts w:ascii="Arial" w:eastAsia="Arial" w:hAnsi="Arial" w:cs="Arial"/>
              <w:spacing w:val="-1"/>
              <w:sz w:val="24"/>
              <w:szCs w:val="24"/>
            </w:rPr>
          </w:rPrChange>
        </w:rPr>
        <w:t xml:space="preserve"> </w:t>
      </w:r>
      <w:r w:rsidRPr="0058451C">
        <w:rPr>
          <w:rFonts w:ascii="Arial" w:eastAsia="Arial" w:hAnsi="Arial" w:cs="Arial"/>
          <w:spacing w:val="1"/>
          <w:szCs w:val="24"/>
          <w:rPrChange w:id="761" w:author="Irfan Tri Raharjo, SE" w:date="2024-12-24T15:32:00Z">
            <w:rPr>
              <w:rFonts w:ascii="Arial" w:eastAsia="Arial" w:hAnsi="Arial" w:cs="Arial"/>
              <w:spacing w:val="1"/>
              <w:sz w:val="24"/>
              <w:szCs w:val="24"/>
            </w:rPr>
          </w:rPrChange>
        </w:rPr>
        <w:t>be</w:t>
      </w:r>
      <w:r w:rsidRPr="0058451C">
        <w:rPr>
          <w:rFonts w:ascii="Arial" w:eastAsia="Arial" w:hAnsi="Arial" w:cs="Arial"/>
          <w:szCs w:val="24"/>
          <w:rPrChange w:id="762" w:author="Irfan Tri Raharjo, SE" w:date="2024-12-24T15:32:00Z">
            <w:rPr>
              <w:rFonts w:ascii="Arial" w:eastAsia="Arial" w:hAnsi="Arial" w:cs="Arial"/>
              <w:sz w:val="24"/>
              <w:szCs w:val="24"/>
            </w:rPr>
          </w:rPrChange>
        </w:rPr>
        <w:t>l</w:t>
      </w:r>
      <w:r w:rsidRPr="0058451C">
        <w:rPr>
          <w:rFonts w:ascii="Arial" w:eastAsia="Arial" w:hAnsi="Arial" w:cs="Arial"/>
          <w:spacing w:val="-2"/>
          <w:szCs w:val="24"/>
          <w:rPrChange w:id="763" w:author="Irfan Tri Raharjo, SE" w:date="2024-12-24T15:32:00Z">
            <w:rPr>
              <w:rFonts w:ascii="Arial" w:eastAsia="Arial" w:hAnsi="Arial" w:cs="Arial"/>
              <w:spacing w:val="-2"/>
              <w:sz w:val="24"/>
              <w:szCs w:val="24"/>
            </w:rPr>
          </w:rPrChange>
        </w:rPr>
        <w:t>u</w:t>
      </w:r>
      <w:r w:rsidRPr="0058451C">
        <w:rPr>
          <w:rFonts w:ascii="Arial" w:eastAsia="Arial" w:hAnsi="Arial" w:cs="Arial"/>
          <w:szCs w:val="24"/>
          <w:rPrChange w:id="764" w:author="Irfan Tri Raharjo, SE" w:date="2024-12-24T15:32:00Z">
            <w:rPr>
              <w:rFonts w:ascii="Arial" w:eastAsia="Arial" w:hAnsi="Arial" w:cs="Arial"/>
              <w:sz w:val="24"/>
              <w:szCs w:val="24"/>
            </w:rPr>
          </w:rPrChange>
        </w:rPr>
        <w:t xml:space="preserve">m </w:t>
      </w:r>
      <w:r w:rsidRPr="0058451C">
        <w:rPr>
          <w:rFonts w:ascii="Arial" w:eastAsia="Arial" w:hAnsi="Arial" w:cs="Arial"/>
          <w:spacing w:val="1"/>
          <w:szCs w:val="24"/>
          <w:rPrChange w:id="765" w:author="Irfan Tri Raharjo, SE" w:date="2024-12-24T15:32:00Z">
            <w:rPr>
              <w:rFonts w:ascii="Arial" w:eastAsia="Arial" w:hAnsi="Arial" w:cs="Arial"/>
              <w:spacing w:val="1"/>
              <w:sz w:val="24"/>
              <w:szCs w:val="24"/>
            </w:rPr>
          </w:rPrChange>
        </w:rPr>
        <w:t>m</w:t>
      </w:r>
      <w:r w:rsidRPr="0058451C">
        <w:rPr>
          <w:rFonts w:ascii="Arial" w:eastAsia="Arial" w:hAnsi="Arial" w:cs="Arial"/>
          <w:spacing w:val="-1"/>
          <w:szCs w:val="24"/>
          <w:rPrChange w:id="766" w:author="Irfan Tri Raharjo, SE" w:date="2024-12-24T15:32:00Z">
            <w:rPr>
              <w:rFonts w:ascii="Arial" w:eastAsia="Arial" w:hAnsi="Arial" w:cs="Arial"/>
              <w:spacing w:val="-1"/>
              <w:sz w:val="24"/>
              <w:szCs w:val="24"/>
            </w:rPr>
          </w:rPrChange>
        </w:rPr>
        <w:t>e</w:t>
      </w:r>
      <w:r w:rsidRPr="0058451C">
        <w:rPr>
          <w:rFonts w:ascii="Arial" w:eastAsia="Arial" w:hAnsi="Arial" w:cs="Arial"/>
          <w:spacing w:val="1"/>
          <w:szCs w:val="24"/>
          <w:rPrChange w:id="767" w:author="Irfan Tri Raharjo, SE" w:date="2024-12-24T15:32:00Z">
            <w:rPr>
              <w:rFonts w:ascii="Arial" w:eastAsia="Arial" w:hAnsi="Arial" w:cs="Arial"/>
              <w:spacing w:val="1"/>
              <w:sz w:val="24"/>
              <w:szCs w:val="24"/>
            </w:rPr>
          </w:rPrChange>
        </w:rPr>
        <w:t>nd</w:t>
      </w:r>
      <w:r w:rsidRPr="0058451C">
        <w:rPr>
          <w:rFonts w:ascii="Arial" w:eastAsia="Arial" w:hAnsi="Arial" w:cs="Arial"/>
          <w:spacing w:val="-1"/>
          <w:szCs w:val="24"/>
          <w:rPrChange w:id="768" w:author="Irfan Tri Raharjo, SE" w:date="2024-12-24T15:32:00Z">
            <w:rPr>
              <w:rFonts w:ascii="Arial" w:eastAsia="Arial" w:hAnsi="Arial" w:cs="Arial"/>
              <w:spacing w:val="-1"/>
              <w:sz w:val="24"/>
              <w:szCs w:val="24"/>
            </w:rPr>
          </w:rPrChange>
        </w:rPr>
        <w:t>a</w:t>
      </w:r>
      <w:r w:rsidRPr="0058451C">
        <w:rPr>
          <w:rFonts w:ascii="Arial" w:eastAsia="Arial" w:hAnsi="Arial" w:cs="Arial"/>
          <w:spacing w:val="1"/>
          <w:szCs w:val="24"/>
          <w:rPrChange w:id="769" w:author="Irfan Tri Raharjo, SE" w:date="2024-12-24T15:32:00Z">
            <w:rPr>
              <w:rFonts w:ascii="Arial" w:eastAsia="Arial" w:hAnsi="Arial" w:cs="Arial"/>
              <w:spacing w:val="1"/>
              <w:sz w:val="24"/>
              <w:szCs w:val="24"/>
            </w:rPr>
          </w:rPrChange>
        </w:rPr>
        <w:t>pa</w:t>
      </w:r>
      <w:r w:rsidRPr="0058451C">
        <w:rPr>
          <w:rFonts w:ascii="Arial" w:eastAsia="Arial" w:hAnsi="Arial" w:cs="Arial"/>
          <w:szCs w:val="24"/>
          <w:rPrChange w:id="770" w:author="Irfan Tri Raharjo, SE" w:date="2024-12-24T15:32:00Z">
            <w:rPr>
              <w:rFonts w:ascii="Arial" w:eastAsia="Arial" w:hAnsi="Arial" w:cs="Arial"/>
              <w:sz w:val="24"/>
              <w:szCs w:val="24"/>
            </w:rPr>
          </w:rPrChange>
        </w:rPr>
        <w:t>t</w:t>
      </w:r>
      <w:r w:rsidRPr="0058451C">
        <w:rPr>
          <w:rFonts w:ascii="Arial" w:eastAsia="Arial" w:hAnsi="Arial" w:cs="Arial"/>
          <w:spacing w:val="1"/>
          <w:szCs w:val="24"/>
          <w:rPrChange w:id="771" w:author="Irfan Tri Raharjo, SE" w:date="2024-12-24T15:32:00Z">
            <w:rPr>
              <w:rFonts w:ascii="Arial" w:eastAsia="Arial" w:hAnsi="Arial" w:cs="Arial"/>
              <w:spacing w:val="1"/>
              <w:sz w:val="24"/>
              <w:szCs w:val="24"/>
            </w:rPr>
          </w:rPrChange>
        </w:rPr>
        <w:t xml:space="preserve"> </w:t>
      </w:r>
      <w:r w:rsidRPr="0058451C">
        <w:rPr>
          <w:rFonts w:ascii="Arial" w:eastAsia="Arial" w:hAnsi="Arial" w:cs="Arial"/>
          <w:szCs w:val="24"/>
          <w:rPrChange w:id="772" w:author="Irfan Tri Raharjo, SE" w:date="2024-12-24T15:32:00Z">
            <w:rPr>
              <w:rFonts w:ascii="Arial" w:eastAsia="Arial" w:hAnsi="Arial" w:cs="Arial"/>
              <w:sz w:val="24"/>
              <w:szCs w:val="24"/>
            </w:rPr>
          </w:rPrChange>
        </w:rPr>
        <w:t>s</w:t>
      </w:r>
      <w:r w:rsidRPr="0058451C">
        <w:rPr>
          <w:rFonts w:ascii="Arial" w:eastAsia="Arial" w:hAnsi="Arial" w:cs="Arial"/>
          <w:spacing w:val="-2"/>
          <w:szCs w:val="24"/>
          <w:rPrChange w:id="773" w:author="Irfan Tri Raharjo, SE" w:date="2024-12-24T15:32:00Z">
            <w:rPr>
              <w:rFonts w:ascii="Arial" w:eastAsia="Arial" w:hAnsi="Arial" w:cs="Arial"/>
              <w:spacing w:val="-2"/>
              <w:sz w:val="24"/>
              <w:szCs w:val="24"/>
            </w:rPr>
          </w:rPrChange>
        </w:rPr>
        <w:t>t</w:t>
      </w:r>
      <w:r w:rsidRPr="0058451C">
        <w:rPr>
          <w:rFonts w:ascii="Arial" w:eastAsia="Arial" w:hAnsi="Arial" w:cs="Arial"/>
          <w:spacing w:val="1"/>
          <w:szCs w:val="24"/>
          <w:rPrChange w:id="774"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775" w:author="Irfan Tri Raharjo, SE" w:date="2024-12-24T15:32:00Z">
            <w:rPr>
              <w:rFonts w:ascii="Arial" w:eastAsia="Arial" w:hAnsi="Arial" w:cs="Arial"/>
              <w:sz w:val="24"/>
              <w:szCs w:val="24"/>
            </w:rPr>
          </w:rPrChange>
        </w:rPr>
        <w:t>t</w:t>
      </w:r>
      <w:r w:rsidRPr="0058451C">
        <w:rPr>
          <w:rFonts w:ascii="Arial" w:eastAsia="Arial" w:hAnsi="Arial" w:cs="Arial"/>
          <w:spacing w:val="1"/>
          <w:szCs w:val="24"/>
          <w:rPrChange w:id="776" w:author="Irfan Tri Raharjo, SE" w:date="2024-12-24T15:32:00Z">
            <w:rPr>
              <w:rFonts w:ascii="Arial" w:eastAsia="Arial" w:hAnsi="Arial" w:cs="Arial"/>
              <w:spacing w:val="1"/>
              <w:sz w:val="24"/>
              <w:szCs w:val="24"/>
            </w:rPr>
          </w:rPrChange>
        </w:rPr>
        <w:t>u</w:t>
      </w:r>
      <w:r w:rsidRPr="0058451C">
        <w:rPr>
          <w:rFonts w:ascii="Arial" w:eastAsia="Arial" w:hAnsi="Arial" w:cs="Arial"/>
          <w:szCs w:val="24"/>
          <w:rPrChange w:id="777" w:author="Irfan Tri Raharjo, SE" w:date="2024-12-24T15:32:00Z">
            <w:rPr>
              <w:rFonts w:ascii="Arial" w:eastAsia="Arial" w:hAnsi="Arial" w:cs="Arial"/>
              <w:sz w:val="24"/>
              <w:szCs w:val="24"/>
            </w:rPr>
          </w:rPrChange>
        </w:rPr>
        <w:t>s</w:t>
      </w:r>
      <w:r w:rsidRPr="0058451C">
        <w:rPr>
          <w:rFonts w:ascii="Arial" w:eastAsia="Arial" w:hAnsi="Arial" w:cs="Arial"/>
          <w:spacing w:val="-2"/>
          <w:szCs w:val="24"/>
          <w:rPrChange w:id="778" w:author="Irfan Tri Raharjo, SE" w:date="2024-12-24T15:32:00Z">
            <w:rPr>
              <w:rFonts w:ascii="Arial" w:eastAsia="Arial" w:hAnsi="Arial" w:cs="Arial"/>
              <w:spacing w:val="-2"/>
              <w:sz w:val="24"/>
              <w:szCs w:val="24"/>
            </w:rPr>
          </w:rPrChange>
        </w:rPr>
        <w:t xml:space="preserve"> </w:t>
      </w:r>
      <w:r w:rsidRPr="0058451C">
        <w:rPr>
          <w:rFonts w:ascii="Arial" w:eastAsia="Arial" w:hAnsi="Arial" w:cs="Arial"/>
          <w:spacing w:val="1"/>
          <w:szCs w:val="24"/>
          <w:rPrChange w:id="779" w:author="Irfan Tri Raharjo, SE" w:date="2024-12-24T15:32:00Z">
            <w:rPr>
              <w:rFonts w:ascii="Arial" w:eastAsia="Arial" w:hAnsi="Arial" w:cs="Arial"/>
              <w:spacing w:val="1"/>
              <w:sz w:val="24"/>
              <w:szCs w:val="24"/>
            </w:rPr>
          </w:rPrChange>
        </w:rPr>
        <w:t>te</w:t>
      </w:r>
      <w:r w:rsidRPr="0058451C">
        <w:rPr>
          <w:rFonts w:ascii="Arial" w:eastAsia="Arial" w:hAnsi="Arial" w:cs="Arial"/>
          <w:szCs w:val="24"/>
          <w:rPrChange w:id="780" w:author="Irfan Tri Raharjo, SE" w:date="2024-12-24T15:32:00Z">
            <w:rPr>
              <w:rFonts w:ascii="Arial" w:eastAsia="Arial" w:hAnsi="Arial" w:cs="Arial"/>
              <w:sz w:val="24"/>
              <w:szCs w:val="24"/>
            </w:rPr>
          </w:rPrChange>
        </w:rPr>
        <w:t>rakr</w:t>
      </w:r>
      <w:r w:rsidRPr="0058451C">
        <w:rPr>
          <w:rFonts w:ascii="Arial" w:eastAsia="Arial" w:hAnsi="Arial" w:cs="Arial"/>
          <w:spacing w:val="-2"/>
          <w:szCs w:val="24"/>
          <w:rPrChange w:id="781" w:author="Irfan Tri Raharjo, SE" w:date="2024-12-24T15:32:00Z">
            <w:rPr>
              <w:rFonts w:ascii="Arial" w:eastAsia="Arial" w:hAnsi="Arial" w:cs="Arial"/>
              <w:spacing w:val="-2"/>
              <w:sz w:val="24"/>
              <w:szCs w:val="24"/>
            </w:rPr>
          </w:rPrChange>
        </w:rPr>
        <w:t>e</w:t>
      </w:r>
      <w:r w:rsidRPr="0058451C">
        <w:rPr>
          <w:rFonts w:ascii="Arial" w:eastAsia="Arial" w:hAnsi="Arial" w:cs="Arial"/>
          <w:spacing w:val="1"/>
          <w:szCs w:val="24"/>
          <w:rPrChange w:id="782" w:author="Irfan Tri Raharjo, SE" w:date="2024-12-24T15:32:00Z">
            <w:rPr>
              <w:rFonts w:ascii="Arial" w:eastAsia="Arial" w:hAnsi="Arial" w:cs="Arial"/>
              <w:spacing w:val="1"/>
              <w:sz w:val="24"/>
              <w:szCs w:val="24"/>
            </w:rPr>
          </w:rPrChange>
        </w:rPr>
        <w:t>d</w:t>
      </w:r>
      <w:r w:rsidRPr="0058451C">
        <w:rPr>
          <w:rFonts w:ascii="Arial" w:eastAsia="Arial" w:hAnsi="Arial" w:cs="Arial"/>
          <w:szCs w:val="24"/>
          <w:rPrChange w:id="783" w:author="Irfan Tri Raharjo, SE" w:date="2024-12-24T15:32:00Z">
            <w:rPr>
              <w:rFonts w:ascii="Arial" w:eastAsia="Arial" w:hAnsi="Arial" w:cs="Arial"/>
              <w:sz w:val="24"/>
              <w:szCs w:val="24"/>
            </w:rPr>
          </w:rPrChange>
        </w:rPr>
        <w:t>it</w:t>
      </w:r>
      <w:r w:rsidRPr="0058451C">
        <w:rPr>
          <w:rFonts w:ascii="Arial" w:eastAsia="Arial" w:hAnsi="Arial" w:cs="Arial"/>
          <w:spacing w:val="1"/>
          <w:szCs w:val="24"/>
          <w:rPrChange w:id="784"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785" w:author="Irfan Tri Raharjo, SE" w:date="2024-12-24T15:32:00Z">
            <w:rPr>
              <w:rFonts w:ascii="Arial" w:eastAsia="Arial" w:hAnsi="Arial" w:cs="Arial"/>
              <w:sz w:val="24"/>
              <w:szCs w:val="24"/>
            </w:rPr>
          </w:rPrChange>
        </w:rPr>
        <w:t>si</w:t>
      </w:r>
      <w:r w:rsidRPr="0058451C">
        <w:rPr>
          <w:rFonts w:ascii="Arial" w:eastAsia="Arial" w:hAnsi="Arial" w:cs="Arial"/>
          <w:spacing w:val="-3"/>
          <w:szCs w:val="24"/>
          <w:rPrChange w:id="786" w:author="Irfan Tri Raharjo, SE" w:date="2024-12-24T15:32:00Z">
            <w:rPr>
              <w:rFonts w:ascii="Arial" w:eastAsia="Arial" w:hAnsi="Arial" w:cs="Arial"/>
              <w:spacing w:val="-3"/>
              <w:sz w:val="24"/>
              <w:szCs w:val="24"/>
            </w:rPr>
          </w:rPrChange>
        </w:rPr>
        <w:t xml:space="preserve"> </w:t>
      </w:r>
      <w:r w:rsidRPr="0058451C">
        <w:rPr>
          <w:rFonts w:ascii="Arial" w:eastAsia="Arial" w:hAnsi="Arial" w:cs="Arial"/>
          <w:spacing w:val="1"/>
          <w:szCs w:val="24"/>
          <w:rPrChange w:id="787" w:author="Irfan Tri Raharjo, SE" w:date="2024-12-24T15:32:00Z">
            <w:rPr>
              <w:rFonts w:ascii="Arial" w:eastAsia="Arial" w:hAnsi="Arial" w:cs="Arial"/>
              <w:spacing w:val="1"/>
              <w:sz w:val="24"/>
              <w:szCs w:val="24"/>
            </w:rPr>
          </w:rPrChange>
        </w:rPr>
        <w:t>d</w:t>
      </w:r>
      <w:r w:rsidRPr="0058451C">
        <w:rPr>
          <w:rFonts w:ascii="Arial" w:eastAsia="Arial" w:hAnsi="Arial" w:cs="Arial"/>
          <w:szCs w:val="24"/>
          <w:rPrChange w:id="788" w:author="Irfan Tri Raharjo, SE" w:date="2024-12-24T15:32:00Z">
            <w:rPr>
              <w:rFonts w:ascii="Arial" w:eastAsia="Arial" w:hAnsi="Arial" w:cs="Arial"/>
              <w:sz w:val="24"/>
              <w:szCs w:val="24"/>
            </w:rPr>
          </w:rPrChange>
        </w:rPr>
        <w:t>ica</w:t>
      </w:r>
      <w:r w:rsidRPr="0058451C">
        <w:rPr>
          <w:rFonts w:ascii="Arial" w:eastAsia="Arial" w:hAnsi="Arial" w:cs="Arial"/>
          <w:spacing w:val="1"/>
          <w:szCs w:val="24"/>
          <w:rPrChange w:id="789" w:author="Irfan Tri Raharjo, SE" w:date="2024-12-24T15:32:00Z">
            <w:rPr>
              <w:rFonts w:ascii="Arial" w:eastAsia="Arial" w:hAnsi="Arial" w:cs="Arial"/>
              <w:spacing w:val="1"/>
              <w:sz w:val="24"/>
              <w:szCs w:val="24"/>
            </w:rPr>
          </w:rPrChange>
        </w:rPr>
        <w:t>t</w:t>
      </w:r>
      <w:r w:rsidRPr="0058451C">
        <w:rPr>
          <w:rFonts w:ascii="Arial" w:eastAsia="Arial" w:hAnsi="Arial" w:cs="Arial"/>
          <w:spacing w:val="-1"/>
          <w:szCs w:val="24"/>
          <w:rPrChange w:id="790"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791" w:author="Irfan Tri Raharjo, SE" w:date="2024-12-24T15:32:00Z">
            <w:rPr>
              <w:rFonts w:ascii="Arial" w:eastAsia="Arial" w:hAnsi="Arial" w:cs="Arial"/>
              <w:sz w:val="24"/>
              <w:szCs w:val="24"/>
            </w:rPr>
          </w:rPrChange>
        </w:rPr>
        <w:t>t s</w:t>
      </w:r>
      <w:r w:rsidRPr="0058451C">
        <w:rPr>
          <w:rFonts w:ascii="Arial" w:eastAsia="Arial" w:hAnsi="Arial" w:cs="Arial"/>
          <w:spacing w:val="1"/>
          <w:szCs w:val="24"/>
          <w:rPrChange w:id="792" w:author="Irfan Tri Raharjo, SE" w:date="2024-12-24T15:32:00Z">
            <w:rPr>
              <w:rFonts w:ascii="Arial" w:eastAsia="Arial" w:hAnsi="Arial" w:cs="Arial"/>
              <w:spacing w:val="1"/>
              <w:sz w:val="24"/>
              <w:szCs w:val="24"/>
            </w:rPr>
          </w:rPrChange>
        </w:rPr>
        <w:t>eba</w:t>
      </w:r>
      <w:r w:rsidRPr="0058451C">
        <w:rPr>
          <w:rFonts w:ascii="Arial" w:eastAsia="Arial" w:hAnsi="Arial" w:cs="Arial"/>
          <w:spacing w:val="-1"/>
          <w:szCs w:val="24"/>
          <w:rPrChange w:id="793" w:author="Irfan Tri Raharjo, SE" w:date="2024-12-24T15:32:00Z">
            <w:rPr>
              <w:rFonts w:ascii="Arial" w:eastAsia="Arial" w:hAnsi="Arial" w:cs="Arial"/>
              <w:spacing w:val="-1"/>
              <w:sz w:val="24"/>
              <w:szCs w:val="24"/>
            </w:rPr>
          </w:rPrChange>
        </w:rPr>
        <w:t>g</w:t>
      </w:r>
      <w:r w:rsidRPr="0058451C">
        <w:rPr>
          <w:rFonts w:ascii="Arial" w:eastAsia="Arial" w:hAnsi="Arial" w:cs="Arial"/>
          <w:spacing w:val="1"/>
          <w:szCs w:val="24"/>
          <w:rPrChange w:id="794"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795" w:author="Irfan Tri Raharjo, SE" w:date="2024-12-24T15:32:00Z">
            <w:rPr>
              <w:rFonts w:ascii="Arial" w:eastAsia="Arial" w:hAnsi="Arial" w:cs="Arial"/>
              <w:sz w:val="24"/>
              <w:szCs w:val="24"/>
            </w:rPr>
          </w:rPrChange>
        </w:rPr>
        <w:t xml:space="preserve">i </w:t>
      </w:r>
      <w:r w:rsidRPr="0058451C">
        <w:rPr>
          <w:rFonts w:ascii="Arial" w:eastAsia="Arial" w:hAnsi="Arial" w:cs="Arial"/>
          <w:spacing w:val="1"/>
          <w:szCs w:val="24"/>
          <w:rPrChange w:id="796" w:author="Irfan Tri Raharjo, SE" w:date="2024-12-24T15:32:00Z">
            <w:rPr>
              <w:rFonts w:ascii="Arial" w:eastAsia="Arial" w:hAnsi="Arial" w:cs="Arial"/>
              <w:spacing w:val="1"/>
              <w:sz w:val="24"/>
              <w:szCs w:val="24"/>
            </w:rPr>
          </w:rPrChange>
        </w:rPr>
        <w:t>p</w:t>
      </w:r>
      <w:r w:rsidRPr="0058451C">
        <w:rPr>
          <w:rFonts w:ascii="Arial" w:eastAsia="Arial" w:hAnsi="Arial" w:cs="Arial"/>
          <w:szCs w:val="24"/>
          <w:rPrChange w:id="797" w:author="Irfan Tri Raharjo, SE" w:date="2024-12-24T15:32:00Z">
            <w:rPr>
              <w:rFonts w:ascii="Arial" w:eastAsia="Arial" w:hAnsi="Arial" w:cs="Arial"/>
              <w:sz w:val="24"/>
              <w:szCs w:val="24"/>
            </w:rPr>
          </w:rPrChange>
        </w:rPr>
        <w:t>ro</w:t>
      </w:r>
      <w:r w:rsidRPr="0058451C">
        <w:rPr>
          <w:rFonts w:ascii="Arial" w:eastAsia="Arial" w:hAnsi="Arial" w:cs="Arial"/>
          <w:spacing w:val="-1"/>
          <w:szCs w:val="24"/>
          <w:rPrChange w:id="798" w:author="Irfan Tri Raharjo, SE" w:date="2024-12-24T15:32:00Z">
            <w:rPr>
              <w:rFonts w:ascii="Arial" w:eastAsia="Arial" w:hAnsi="Arial" w:cs="Arial"/>
              <w:spacing w:val="-1"/>
              <w:sz w:val="24"/>
              <w:szCs w:val="24"/>
            </w:rPr>
          </w:rPrChange>
        </w:rPr>
        <w:t>g</w:t>
      </w:r>
      <w:r w:rsidRPr="0058451C">
        <w:rPr>
          <w:rFonts w:ascii="Arial" w:eastAsia="Arial" w:hAnsi="Arial" w:cs="Arial"/>
          <w:szCs w:val="24"/>
          <w:rPrChange w:id="799" w:author="Irfan Tri Raharjo, SE" w:date="2024-12-24T15:32:00Z">
            <w:rPr>
              <w:rFonts w:ascii="Arial" w:eastAsia="Arial" w:hAnsi="Arial" w:cs="Arial"/>
              <w:sz w:val="24"/>
              <w:szCs w:val="24"/>
            </w:rPr>
          </w:rPrChange>
        </w:rPr>
        <w:t>r</w:t>
      </w:r>
      <w:r w:rsidRPr="0058451C">
        <w:rPr>
          <w:rFonts w:ascii="Arial" w:eastAsia="Arial" w:hAnsi="Arial" w:cs="Arial"/>
          <w:spacing w:val="-2"/>
          <w:szCs w:val="24"/>
          <w:rPrChange w:id="800" w:author="Irfan Tri Raharjo, SE" w:date="2024-12-24T15:32:00Z">
            <w:rPr>
              <w:rFonts w:ascii="Arial" w:eastAsia="Arial" w:hAnsi="Arial" w:cs="Arial"/>
              <w:spacing w:val="-2"/>
              <w:sz w:val="24"/>
              <w:szCs w:val="24"/>
            </w:rPr>
          </w:rPrChange>
        </w:rPr>
        <w:t>a</w:t>
      </w:r>
      <w:r w:rsidRPr="0058451C">
        <w:rPr>
          <w:rFonts w:ascii="Arial" w:eastAsia="Arial" w:hAnsi="Arial" w:cs="Arial"/>
          <w:szCs w:val="24"/>
          <w:rPrChange w:id="801" w:author="Irfan Tri Raharjo, SE" w:date="2024-12-24T15:32:00Z">
            <w:rPr>
              <w:rFonts w:ascii="Arial" w:eastAsia="Arial" w:hAnsi="Arial" w:cs="Arial"/>
              <w:sz w:val="24"/>
              <w:szCs w:val="24"/>
            </w:rPr>
          </w:rPrChange>
        </w:rPr>
        <w:t>m</w:t>
      </w:r>
      <w:r w:rsidRPr="0058451C">
        <w:rPr>
          <w:rFonts w:ascii="Arial" w:eastAsia="Arial" w:hAnsi="Arial" w:cs="Arial"/>
          <w:spacing w:val="2"/>
          <w:szCs w:val="24"/>
          <w:rPrChange w:id="802" w:author="Irfan Tri Raharjo, SE" w:date="2024-12-24T15:32:00Z">
            <w:rPr>
              <w:rFonts w:ascii="Arial" w:eastAsia="Arial" w:hAnsi="Arial" w:cs="Arial"/>
              <w:spacing w:val="2"/>
              <w:sz w:val="24"/>
              <w:szCs w:val="24"/>
            </w:rPr>
          </w:rPrChange>
        </w:rPr>
        <w:t xml:space="preserve"> </w:t>
      </w:r>
      <w:r w:rsidRPr="0058451C">
        <w:rPr>
          <w:rFonts w:ascii="Arial" w:eastAsia="Arial" w:hAnsi="Arial" w:cs="Arial"/>
          <w:szCs w:val="24"/>
          <w:rPrChange w:id="803" w:author="Irfan Tri Raharjo, SE" w:date="2024-12-24T15:32:00Z">
            <w:rPr>
              <w:rFonts w:ascii="Arial" w:eastAsia="Arial" w:hAnsi="Arial" w:cs="Arial"/>
              <w:sz w:val="24"/>
              <w:szCs w:val="24"/>
            </w:rPr>
          </w:rPrChange>
        </w:rPr>
        <w:t>s</w:t>
      </w:r>
      <w:r w:rsidRPr="0058451C">
        <w:rPr>
          <w:rFonts w:ascii="Arial" w:eastAsia="Arial" w:hAnsi="Arial" w:cs="Arial"/>
          <w:spacing w:val="1"/>
          <w:szCs w:val="24"/>
          <w:rPrChange w:id="804" w:author="Irfan Tri Raharjo, SE" w:date="2024-12-24T15:32:00Z">
            <w:rPr>
              <w:rFonts w:ascii="Arial" w:eastAsia="Arial" w:hAnsi="Arial" w:cs="Arial"/>
              <w:spacing w:val="1"/>
              <w:sz w:val="24"/>
              <w:szCs w:val="24"/>
            </w:rPr>
          </w:rPrChange>
        </w:rPr>
        <w:t>t</w:t>
      </w:r>
      <w:r w:rsidRPr="0058451C">
        <w:rPr>
          <w:rFonts w:ascii="Arial" w:eastAsia="Arial" w:hAnsi="Arial" w:cs="Arial"/>
          <w:spacing w:val="-1"/>
          <w:szCs w:val="24"/>
          <w:rPrChange w:id="805" w:author="Irfan Tri Raharjo, SE" w:date="2024-12-24T15:32:00Z">
            <w:rPr>
              <w:rFonts w:ascii="Arial" w:eastAsia="Arial" w:hAnsi="Arial" w:cs="Arial"/>
              <w:spacing w:val="-1"/>
              <w:sz w:val="24"/>
              <w:szCs w:val="24"/>
            </w:rPr>
          </w:rPrChange>
        </w:rPr>
        <w:t>u</w:t>
      </w:r>
      <w:r w:rsidRPr="0058451C">
        <w:rPr>
          <w:rFonts w:ascii="Arial" w:eastAsia="Arial" w:hAnsi="Arial" w:cs="Arial"/>
          <w:spacing w:val="1"/>
          <w:szCs w:val="24"/>
          <w:rPrChange w:id="806" w:author="Irfan Tri Raharjo, SE" w:date="2024-12-24T15:32:00Z">
            <w:rPr>
              <w:rFonts w:ascii="Arial" w:eastAsia="Arial" w:hAnsi="Arial" w:cs="Arial"/>
              <w:spacing w:val="1"/>
              <w:sz w:val="24"/>
              <w:szCs w:val="24"/>
            </w:rPr>
          </w:rPrChange>
        </w:rPr>
        <w:t>d</w:t>
      </w:r>
      <w:r w:rsidRPr="0058451C">
        <w:rPr>
          <w:rFonts w:ascii="Arial" w:eastAsia="Arial" w:hAnsi="Arial" w:cs="Arial"/>
          <w:szCs w:val="24"/>
          <w:rPrChange w:id="807" w:author="Irfan Tri Raharjo, SE" w:date="2024-12-24T15:32:00Z">
            <w:rPr>
              <w:rFonts w:ascii="Arial" w:eastAsia="Arial" w:hAnsi="Arial" w:cs="Arial"/>
              <w:sz w:val="24"/>
              <w:szCs w:val="24"/>
            </w:rPr>
          </w:rPrChange>
        </w:rPr>
        <w:t>i</w:t>
      </w:r>
      <w:r w:rsidRPr="0058451C">
        <w:rPr>
          <w:rFonts w:ascii="Arial" w:eastAsia="Arial" w:hAnsi="Arial" w:cs="Arial"/>
          <w:spacing w:val="-2"/>
          <w:szCs w:val="24"/>
          <w:rPrChange w:id="808" w:author="Irfan Tri Raharjo, SE" w:date="2024-12-24T15:32:00Z">
            <w:rPr>
              <w:rFonts w:ascii="Arial" w:eastAsia="Arial" w:hAnsi="Arial" w:cs="Arial"/>
              <w:spacing w:val="-2"/>
              <w:sz w:val="24"/>
              <w:szCs w:val="24"/>
            </w:rPr>
          </w:rPrChange>
        </w:rPr>
        <w:t xml:space="preserve"> y</w:t>
      </w:r>
      <w:r w:rsidRPr="0058451C">
        <w:rPr>
          <w:rFonts w:ascii="Arial" w:eastAsia="Arial" w:hAnsi="Arial" w:cs="Arial"/>
          <w:spacing w:val="1"/>
          <w:szCs w:val="24"/>
          <w:rPrChange w:id="809" w:author="Irfan Tri Raharjo, SE" w:date="2024-12-24T15:32:00Z">
            <w:rPr>
              <w:rFonts w:ascii="Arial" w:eastAsia="Arial" w:hAnsi="Arial" w:cs="Arial"/>
              <w:spacing w:val="1"/>
              <w:sz w:val="24"/>
              <w:szCs w:val="24"/>
            </w:rPr>
          </w:rPrChange>
        </w:rPr>
        <w:t>an</w:t>
      </w:r>
      <w:r w:rsidRPr="0058451C">
        <w:rPr>
          <w:rFonts w:ascii="Arial" w:eastAsia="Arial" w:hAnsi="Arial" w:cs="Arial"/>
          <w:szCs w:val="24"/>
          <w:rPrChange w:id="810" w:author="Irfan Tri Raharjo, SE" w:date="2024-12-24T15:32:00Z">
            <w:rPr>
              <w:rFonts w:ascii="Arial" w:eastAsia="Arial" w:hAnsi="Arial" w:cs="Arial"/>
              <w:sz w:val="24"/>
              <w:szCs w:val="24"/>
            </w:rPr>
          </w:rPrChange>
        </w:rPr>
        <w:t>g</w:t>
      </w:r>
      <w:r w:rsidRPr="0058451C">
        <w:rPr>
          <w:rFonts w:ascii="Arial" w:eastAsia="Arial" w:hAnsi="Arial" w:cs="Arial"/>
          <w:spacing w:val="-1"/>
          <w:szCs w:val="24"/>
          <w:rPrChange w:id="811" w:author="Irfan Tri Raharjo, SE" w:date="2024-12-24T15:32:00Z">
            <w:rPr>
              <w:rFonts w:ascii="Arial" w:eastAsia="Arial" w:hAnsi="Arial" w:cs="Arial"/>
              <w:spacing w:val="-1"/>
              <w:sz w:val="24"/>
              <w:szCs w:val="24"/>
            </w:rPr>
          </w:rPrChange>
        </w:rPr>
        <w:t xml:space="preserve"> </w:t>
      </w:r>
      <w:r w:rsidRPr="0058451C">
        <w:rPr>
          <w:rFonts w:ascii="Arial" w:eastAsia="Arial" w:hAnsi="Arial" w:cs="Arial"/>
          <w:spacing w:val="1"/>
          <w:szCs w:val="24"/>
          <w:rPrChange w:id="812" w:author="Irfan Tri Raharjo, SE" w:date="2024-12-24T15:32:00Z">
            <w:rPr>
              <w:rFonts w:ascii="Arial" w:eastAsia="Arial" w:hAnsi="Arial" w:cs="Arial"/>
              <w:spacing w:val="1"/>
              <w:sz w:val="24"/>
              <w:szCs w:val="24"/>
            </w:rPr>
          </w:rPrChange>
        </w:rPr>
        <w:t>t</w:t>
      </w:r>
      <w:r w:rsidRPr="0058451C">
        <w:rPr>
          <w:rFonts w:ascii="Arial" w:eastAsia="Arial" w:hAnsi="Arial" w:cs="Arial"/>
          <w:szCs w:val="24"/>
          <w:rPrChange w:id="813" w:author="Irfan Tri Raharjo, SE" w:date="2024-12-24T15:32:00Z">
            <w:rPr>
              <w:rFonts w:ascii="Arial" w:eastAsia="Arial" w:hAnsi="Arial" w:cs="Arial"/>
              <w:sz w:val="24"/>
              <w:szCs w:val="24"/>
            </w:rPr>
          </w:rPrChange>
        </w:rPr>
        <w:t>id</w:t>
      </w:r>
      <w:r w:rsidRPr="0058451C">
        <w:rPr>
          <w:rFonts w:ascii="Arial" w:eastAsia="Arial" w:hAnsi="Arial" w:cs="Arial"/>
          <w:spacing w:val="1"/>
          <w:szCs w:val="24"/>
          <w:rPrChange w:id="814"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815" w:author="Irfan Tri Raharjo, SE" w:date="2024-12-24T15:32:00Z">
            <w:rPr>
              <w:rFonts w:ascii="Arial" w:eastAsia="Arial" w:hAnsi="Arial" w:cs="Arial"/>
              <w:sz w:val="24"/>
              <w:szCs w:val="24"/>
            </w:rPr>
          </w:rPrChange>
        </w:rPr>
        <w:t xml:space="preserve">k </w:t>
      </w:r>
      <w:r w:rsidRPr="0058451C">
        <w:rPr>
          <w:rFonts w:ascii="Arial" w:eastAsia="Arial" w:hAnsi="Arial" w:cs="Arial"/>
          <w:spacing w:val="1"/>
          <w:szCs w:val="24"/>
          <w:rPrChange w:id="816" w:author="Irfan Tri Raharjo, SE" w:date="2024-12-24T15:32:00Z">
            <w:rPr>
              <w:rFonts w:ascii="Arial" w:eastAsia="Arial" w:hAnsi="Arial" w:cs="Arial"/>
              <w:spacing w:val="1"/>
              <w:sz w:val="24"/>
              <w:szCs w:val="24"/>
            </w:rPr>
          </w:rPrChange>
        </w:rPr>
        <w:t>te</w:t>
      </w:r>
      <w:r w:rsidRPr="0058451C">
        <w:rPr>
          <w:rFonts w:ascii="Arial" w:eastAsia="Arial" w:hAnsi="Arial" w:cs="Arial"/>
          <w:szCs w:val="24"/>
          <w:rPrChange w:id="817" w:author="Irfan Tri Raharjo, SE" w:date="2024-12-24T15:32:00Z">
            <w:rPr>
              <w:rFonts w:ascii="Arial" w:eastAsia="Arial" w:hAnsi="Arial" w:cs="Arial"/>
              <w:sz w:val="24"/>
              <w:szCs w:val="24"/>
            </w:rPr>
          </w:rPrChange>
        </w:rPr>
        <w:t>rakre</w:t>
      </w:r>
      <w:r w:rsidRPr="0058451C">
        <w:rPr>
          <w:rFonts w:ascii="Arial" w:eastAsia="Arial" w:hAnsi="Arial" w:cs="Arial"/>
          <w:spacing w:val="1"/>
          <w:szCs w:val="24"/>
          <w:rPrChange w:id="818" w:author="Irfan Tri Raharjo, SE" w:date="2024-12-24T15:32:00Z">
            <w:rPr>
              <w:rFonts w:ascii="Arial" w:eastAsia="Arial" w:hAnsi="Arial" w:cs="Arial"/>
              <w:spacing w:val="1"/>
              <w:sz w:val="24"/>
              <w:szCs w:val="24"/>
            </w:rPr>
          </w:rPrChange>
        </w:rPr>
        <w:t>d</w:t>
      </w:r>
      <w:r w:rsidRPr="0058451C">
        <w:rPr>
          <w:rFonts w:ascii="Arial" w:eastAsia="Arial" w:hAnsi="Arial" w:cs="Arial"/>
          <w:szCs w:val="24"/>
          <w:rPrChange w:id="819" w:author="Irfan Tri Raharjo, SE" w:date="2024-12-24T15:32:00Z">
            <w:rPr>
              <w:rFonts w:ascii="Arial" w:eastAsia="Arial" w:hAnsi="Arial" w:cs="Arial"/>
              <w:sz w:val="24"/>
              <w:szCs w:val="24"/>
            </w:rPr>
          </w:rPrChange>
        </w:rPr>
        <w:t>i</w:t>
      </w:r>
      <w:r w:rsidRPr="0058451C">
        <w:rPr>
          <w:rFonts w:ascii="Arial" w:eastAsia="Arial" w:hAnsi="Arial" w:cs="Arial"/>
          <w:spacing w:val="-2"/>
          <w:szCs w:val="24"/>
          <w:rPrChange w:id="820" w:author="Irfan Tri Raharjo, SE" w:date="2024-12-24T15:32:00Z">
            <w:rPr>
              <w:rFonts w:ascii="Arial" w:eastAsia="Arial" w:hAnsi="Arial" w:cs="Arial"/>
              <w:spacing w:val="-2"/>
              <w:sz w:val="24"/>
              <w:szCs w:val="24"/>
            </w:rPr>
          </w:rPrChange>
        </w:rPr>
        <w:t>t</w:t>
      </w:r>
      <w:r w:rsidRPr="0058451C">
        <w:rPr>
          <w:rFonts w:ascii="Arial" w:eastAsia="Arial" w:hAnsi="Arial" w:cs="Arial"/>
          <w:spacing w:val="1"/>
          <w:szCs w:val="24"/>
          <w:rPrChange w:id="821" w:author="Irfan Tri Raharjo, SE" w:date="2024-12-24T15:32:00Z">
            <w:rPr>
              <w:rFonts w:ascii="Arial" w:eastAsia="Arial" w:hAnsi="Arial" w:cs="Arial"/>
              <w:spacing w:val="1"/>
              <w:sz w:val="24"/>
              <w:szCs w:val="24"/>
            </w:rPr>
          </w:rPrChange>
        </w:rPr>
        <w:t>a</w:t>
      </w:r>
      <w:r w:rsidRPr="0058451C">
        <w:rPr>
          <w:rFonts w:ascii="Arial" w:eastAsia="Arial" w:hAnsi="Arial" w:cs="Arial"/>
          <w:spacing w:val="-2"/>
          <w:szCs w:val="24"/>
          <w:rPrChange w:id="822" w:author="Irfan Tri Raharjo, SE" w:date="2024-12-24T15:32:00Z">
            <w:rPr>
              <w:rFonts w:ascii="Arial" w:eastAsia="Arial" w:hAnsi="Arial" w:cs="Arial"/>
              <w:spacing w:val="-2"/>
              <w:sz w:val="24"/>
              <w:szCs w:val="24"/>
            </w:rPr>
          </w:rPrChange>
        </w:rPr>
        <w:t>s</w:t>
      </w:r>
      <w:r w:rsidRPr="0058451C">
        <w:rPr>
          <w:rFonts w:ascii="Arial" w:eastAsia="Arial" w:hAnsi="Arial" w:cs="Arial"/>
          <w:szCs w:val="24"/>
          <w:rPrChange w:id="823" w:author="Irfan Tri Raharjo, SE" w:date="2024-12-24T15:32:00Z">
            <w:rPr>
              <w:rFonts w:ascii="Arial" w:eastAsia="Arial" w:hAnsi="Arial" w:cs="Arial"/>
              <w:sz w:val="24"/>
              <w:szCs w:val="24"/>
            </w:rPr>
          </w:rPrChange>
        </w:rPr>
        <w:t>i/k</w:t>
      </w:r>
      <w:r w:rsidRPr="0058451C">
        <w:rPr>
          <w:rFonts w:ascii="Arial" w:eastAsia="Arial" w:hAnsi="Arial" w:cs="Arial"/>
          <w:spacing w:val="1"/>
          <w:szCs w:val="24"/>
          <w:rPrChange w:id="824" w:author="Irfan Tri Raharjo, SE" w:date="2024-12-24T15:32:00Z">
            <w:rPr>
              <w:rFonts w:ascii="Arial" w:eastAsia="Arial" w:hAnsi="Arial" w:cs="Arial"/>
              <w:spacing w:val="1"/>
              <w:sz w:val="24"/>
              <w:szCs w:val="24"/>
            </w:rPr>
          </w:rPrChange>
        </w:rPr>
        <w:t>ada</w:t>
      </w:r>
      <w:r w:rsidRPr="0058451C">
        <w:rPr>
          <w:rFonts w:ascii="Arial" w:eastAsia="Arial" w:hAnsi="Arial" w:cs="Arial"/>
          <w:szCs w:val="24"/>
          <w:rPrChange w:id="825" w:author="Irfan Tri Raharjo, SE" w:date="2024-12-24T15:32:00Z">
            <w:rPr>
              <w:rFonts w:ascii="Arial" w:eastAsia="Arial" w:hAnsi="Arial" w:cs="Arial"/>
              <w:sz w:val="24"/>
              <w:szCs w:val="24"/>
            </w:rPr>
          </w:rPrChange>
        </w:rPr>
        <w:t>l</w:t>
      </w:r>
      <w:r w:rsidRPr="0058451C">
        <w:rPr>
          <w:rFonts w:ascii="Arial" w:eastAsia="Arial" w:hAnsi="Arial" w:cs="Arial"/>
          <w:spacing w:val="-2"/>
          <w:szCs w:val="24"/>
          <w:rPrChange w:id="826" w:author="Irfan Tri Raharjo, SE" w:date="2024-12-24T15:32:00Z">
            <w:rPr>
              <w:rFonts w:ascii="Arial" w:eastAsia="Arial" w:hAnsi="Arial" w:cs="Arial"/>
              <w:spacing w:val="-2"/>
              <w:sz w:val="24"/>
              <w:szCs w:val="24"/>
            </w:rPr>
          </w:rPrChange>
        </w:rPr>
        <w:t>u</w:t>
      </w:r>
      <w:r w:rsidRPr="0058451C">
        <w:rPr>
          <w:rFonts w:ascii="Arial" w:eastAsia="Arial" w:hAnsi="Arial" w:cs="Arial"/>
          <w:spacing w:val="1"/>
          <w:szCs w:val="24"/>
          <w:rPrChange w:id="827"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828" w:author="Irfan Tri Raharjo, SE" w:date="2024-12-24T15:32:00Z">
            <w:rPr>
              <w:rFonts w:ascii="Arial" w:eastAsia="Arial" w:hAnsi="Arial" w:cs="Arial"/>
              <w:sz w:val="24"/>
              <w:szCs w:val="24"/>
            </w:rPr>
          </w:rPrChange>
        </w:rPr>
        <w:t>rs</w:t>
      </w:r>
      <w:r w:rsidRPr="0058451C">
        <w:rPr>
          <w:rFonts w:ascii="Arial" w:eastAsia="Arial" w:hAnsi="Arial" w:cs="Arial"/>
          <w:spacing w:val="7"/>
          <w:szCs w:val="24"/>
          <w:rPrChange w:id="829" w:author="Irfan Tri Raharjo, SE" w:date="2024-12-24T15:32:00Z">
            <w:rPr>
              <w:rFonts w:ascii="Arial" w:eastAsia="Arial" w:hAnsi="Arial" w:cs="Arial"/>
              <w:spacing w:val="7"/>
              <w:sz w:val="24"/>
              <w:szCs w:val="24"/>
            </w:rPr>
          </w:rPrChange>
        </w:rPr>
        <w:t>a</w:t>
      </w:r>
      <w:r w:rsidRPr="0058451C">
        <w:rPr>
          <w:rFonts w:ascii="Arial" w:eastAsia="Arial" w:hAnsi="Arial" w:cs="Arial"/>
          <w:szCs w:val="24"/>
          <w:rPrChange w:id="830" w:author="Irfan Tri Raharjo, SE" w:date="2024-12-24T15:32:00Z">
            <w:rPr>
              <w:rFonts w:ascii="Arial" w:eastAsia="Arial" w:hAnsi="Arial" w:cs="Arial"/>
              <w:sz w:val="24"/>
              <w:szCs w:val="24"/>
            </w:rPr>
          </w:rPrChange>
        </w:rPr>
        <w:t>/</w:t>
      </w:r>
      <w:r w:rsidRPr="0058451C">
        <w:rPr>
          <w:rFonts w:ascii="Arial" w:eastAsia="Arial" w:hAnsi="Arial" w:cs="Arial"/>
          <w:spacing w:val="1"/>
          <w:szCs w:val="24"/>
          <w:rPrChange w:id="831" w:author="Irfan Tri Raharjo, SE" w:date="2024-12-24T15:32:00Z">
            <w:rPr>
              <w:rFonts w:ascii="Arial" w:eastAsia="Arial" w:hAnsi="Arial" w:cs="Arial"/>
              <w:spacing w:val="1"/>
              <w:sz w:val="24"/>
              <w:szCs w:val="24"/>
            </w:rPr>
          </w:rPrChange>
        </w:rPr>
        <w:t>t</w:t>
      </w:r>
      <w:r w:rsidRPr="0058451C">
        <w:rPr>
          <w:rFonts w:ascii="Arial" w:eastAsia="Arial" w:hAnsi="Arial" w:cs="Arial"/>
          <w:szCs w:val="24"/>
          <w:rPrChange w:id="832" w:author="Irfan Tri Raharjo, SE" w:date="2024-12-24T15:32:00Z">
            <w:rPr>
              <w:rFonts w:ascii="Arial" w:eastAsia="Arial" w:hAnsi="Arial" w:cs="Arial"/>
              <w:sz w:val="24"/>
              <w:szCs w:val="24"/>
            </w:rPr>
          </w:rPrChange>
        </w:rPr>
        <w:t>i</w:t>
      </w:r>
      <w:r w:rsidRPr="0058451C">
        <w:rPr>
          <w:rFonts w:ascii="Arial" w:eastAsia="Arial" w:hAnsi="Arial" w:cs="Arial"/>
          <w:spacing w:val="-2"/>
          <w:szCs w:val="24"/>
          <w:rPrChange w:id="833" w:author="Irfan Tri Raharjo, SE" w:date="2024-12-24T15:32:00Z">
            <w:rPr>
              <w:rFonts w:ascii="Arial" w:eastAsia="Arial" w:hAnsi="Arial" w:cs="Arial"/>
              <w:spacing w:val="-2"/>
              <w:sz w:val="24"/>
              <w:szCs w:val="24"/>
            </w:rPr>
          </w:rPrChange>
        </w:rPr>
        <w:t>d</w:t>
      </w:r>
      <w:r w:rsidRPr="0058451C">
        <w:rPr>
          <w:rFonts w:ascii="Arial" w:eastAsia="Arial" w:hAnsi="Arial" w:cs="Arial"/>
          <w:spacing w:val="1"/>
          <w:szCs w:val="24"/>
          <w:rPrChange w:id="834"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835" w:author="Irfan Tri Raharjo, SE" w:date="2024-12-24T15:32:00Z">
            <w:rPr>
              <w:rFonts w:ascii="Arial" w:eastAsia="Arial" w:hAnsi="Arial" w:cs="Arial"/>
              <w:sz w:val="24"/>
              <w:szCs w:val="24"/>
            </w:rPr>
          </w:rPrChange>
        </w:rPr>
        <w:t>k</w:t>
      </w:r>
      <w:r w:rsidRPr="0058451C">
        <w:rPr>
          <w:rFonts w:ascii="Arial" w:eastAsia="Arial" w:hAnsi="Arial" w:cs="Arial"/>
          <w:spacing w:val="-2"/>
          <w:szCs w:val="24"/>
          <w:rPrChange w:id="836" w:author="Irfan Tri Raharjo, SE" w:date="2024-12-24T15:32:00Z">
            <w:rPr>
              <w:rFonts w:ascii="Arial" w:eastAsia="Arial" w:hAnsi="Arial" w:cs="Arial"/>
              <w:spacing w:val="-2"/>
              <w:sz w:val="24"/>
              <w:szCs w:val="24"/>
            </w:rPr>
          </w:rPrChange>
        </w:rPr>
        <w:t xml:space="preserve"> </w:t>
      </w:r>
      <w:r w:rsidRPr="0058451C">
        <w:rPr>
          <w:rFonts w:ascii="Arial" w:eastAsia="Arial" w:hAnsi="Arial" w:cs="Arial"/>
          <w:spacing w:val="1"/>
          <w:szCs w:val="24"/>
          <w:rPrChange w:id="837" w:author="Irfan Tri Raharjo, SE" w:date="2024-12-24T15:32:00Z">
            <w:rPr>
              <w:rFonts w:ascii="Arial" w:eastAsia="Arial" w:hAnsi="Arial" w:cs="Arial"/>
              <w:spacing w:val="1"/>
              <w:sz w:val="24"/>
              <w:szCs w:val="24"/>
            </w:rPr>
          </w:rPrChange>
        </w:rPr>
        <w:t>m</w:t>
      </w:r>
      <w:r w:rsidRPr="0058451C">
        <w:rPr>
          <w:rFonts w:ascii="Arial" w:eastAsia="Arial" w:hAnsi="Arial" w:cs="Arial"/>
          <w:spacing w:val="-1"/>
          <w:szCs w:val="24"/>
          <w:rPrChange w:id="838" w:author="Irfan Tri Raharjo, SE" w:date="2024-12-24T15:32:00Z">
            <w:rPr>
              <w:rFonts w:ascii="Arial" w:eastAsia="Arial" w:hAnsi="Arial" w:cs="Arial"/>
              <w:spacing w:val="-1"/>
              <w:sz w:val="24"/>
              <w:szCs w:val="24"/>
            </w:rPr>
          </w:rPrChange>
        </w:rPr>
        <w:t>e</w:t>
      </w:r>
      <w:r w:rsidRPr="0058451C">
        <w:rPr>
          <w:rFonts w:ascii="Arial" w:eastAsia="Arial" w:hAnsi="Arial" w:cs="Arial"/>
          <w:spacing w:val="1"/>
          <w:szCs w:val="24"/>
          <w:rPrChange w:id="839" w:author="Irfan Tri Raharjo, SE" w:date="2024-12-24T15:32:00Z">
            <w:rPr>
              <w:rFonts w:ascii="Arial" w:eastAsia="Arial" w:hAnsi="Arial" w:cs="Arial"/>
              <w:spacing w:val="1"/>
              <w:sz w:val="24"/>
              <w:szCs w:val="24"/>
            </w:rPr>
          </w:rPrChange>
        </w:rPr>
        <w:t>me</w:t>
      </w:r>
      <w:r w:rsidRPr="0058451C">
        <w:rPr>
          <w:rFonts w:ascii="Arial" w:eastAsia="Arial" w:hAnsi="Arial" w:cs="Arial"/>
          <w:spacing w:val="-1"/>
          <w:szCs w:val="24"/>
          <w:rPrChange w:id="840" w:author="Irfan Tri Raharjo, SE" w:date="2024-12-24T15:32:00Z">
            <w:rPr>
              <w:rFonts w:ascii="Arial" w:eastAsia="Arial" w:hAnsi="Arial" w:cs="Arial"/>
              <w:spacing w:val="-1"/>
              <w:sz w:val="24"/>
              <w:szCs w:val="24"/>
            </w:rPr>
          </w:rPrChange>
        </w:rPr>
        <w:t>n</w:t>
      </w:r>
      <w:r w:rsidRPr="0058451C">
        <w:rPr>
          <w:rFonts w:ascii="Arial" w:eastAsia="Arial" w:hAnsi="Arial" w:cs="Arial"/>
          <w:spacing w:val="1"/>
          <w:szCs w:val="24"/>
          <w:rPrChange w:id="841" w:author="Irfan Tri Raharjo, SE" w:date="2024-12-24T15:32:00Z">
            <w:rPr>
              <w:rFonts w:ascii="Arial" w:eastAsia="Arial" w:hAnsi="Arial" w:cs="Arial"/>
              <w:spacing w:val="1"/>
              <w:sz w:val="24"/>
              <w:szCs w:val="24"/>
            </w:rPr>
          </w:rPrChange>
        </w:rPr>
        <w:t>uh</w:t>
      </w:r>
      <w:r w:rsidRPr="0058451C">
        <w:rPr>
          <w:rFonts w:ascii="Arial" w:eastAsia="Arial" w:hAnsi="Arial" w:cs="Arial"/>
          <w:szCs w:val="24"/>
          <w:rPrChange w:id="842" w:author="Irfan Tri Raharjo, SE" w:date="2024-12-24T15:32:00Z">
            <w:rPr>
              <w:rFonts w:ascii="Arial" w:eastAsia="Arial" w:hAnsi="Arial" w:cs="Arial"/>
              <w:sz w:val="24"/>
              <w:szCs w:val="24"/>
            </w:rPr>
          </w:rPrChange>
        </w:rPr>
        <w:t>i s</w:t>
      </w:r>
      <w:r w:rsidRPr="0058451C">
        <w:rPr>
          <w:rFonts w:ascii="Arial" w:eastAsia="Arial" w:hAnsi="Arial" w:cs="Arial"/>
          <w:spacing w:val="-2"/>
          <w:szCs w:val="24"/>
          <w:rPrChange w:id="843" w:author="Irfan Tri Raharjo, SE" w:date="2024-12-24T15:32:00Z">
            <w:rPr>
              <w:rFonts w:ascii="Arial" w:eastAsia="Arial" w:hAnsi="Arial" w:cs="Arial"/>
              <w:spacing w:val="-2"/>
              <w:sz w:val="24"/>
              <w:szCs w:val="24"/>
            </w:rPr>
          </w:rPrChange>
        </w:rPr>
        <w:t>y</w:t>
      </w:r>
      <w:r w:rsidRPr="0058451C">
        <w:rPr>
          <w:rFonts w:ascii="Arial" w:eastAsia="Arial" w:hAnsi="Arial" w:cs="Arial"/>
          <w:spacing w:val="1"/>
          <w:szCs w:val="24"/>
          <w:rPrChange w:id="844"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845" w:author="Irfan Tri Raharjo, SE" w:date="2024-12-24T15:32:00Z">
            <w:rPr>
              <w:rFonts w:ascii="Arial" w:eastAsia="Arial" w:hAnsi="Arial" w:cs="Arial"/>
              <w:sz w:val="24"/>
              <w:szCs w:val="24"/>
            </w:rPr>
          </w:rPrChange>
        </w:rPr>
        <w:t>rat</w:t>
      </w:r>
      <w:r w:rsidRPr="0058451C">
        <w:rPr>
          <w:rFonts w:ascii="Arial" w:eastAsia="Arial" w:hAnsi="Arial" w:cs="Arial"/>
          <w:spacing w:val="1"/>
          <w:szCs w:val="24"/>
          <w:rPrChange w:id="846" w:author="Irfan Tri Raharjo, SE" w:date="2024-12-24T15:32:00Z">
            <w:rPr>
              <w:rFonts w:ascii="Arial" w:eastAsia="Arial" w:hAnsi="Arial" w:cs="Arial"/>
              <w:spacing w:val="1"/>
              <w:sz w:val="24"/>
              <w:szCs w:val="24"/>
            </w:rPr>
          </w:rPrChange>
        </w:rPr>
        <w:t xml:space="preserve"> pe</w:t>
      </w:r>
      <w:r w:rsidRPr="0058451C">
        <w:rPr>
          <w:rFonts w:ascii="Arial" w:eastAsia="Arial" w:hAnsi="Arial" w:cs="Arial"/>
          <w:szCs w:val="24"/>
          <w:rPrChange w:id="847" w:author="Irfan Tri Raharjo, SE" w:date="2024-12-24T15:32:00Z">
            <w:rPr>
              <w:rFonts w:ascii="Arial" w:eastAsia="Arial" w:hAnsi="Arial" w:cs="Arial"/>
              <w:sz w:val="24"/>
              <w:szCs w:val="24"/>
            </w:rPr>
          </w:rPrChange>
        </w:rPr>
        <w:t>r</w:t>
      </w:r>
      <w:r w:rsidRPr="0058451C">
        <w:rPr>
          <w:rFonts w:ascii="Arial" w:eastAsia="Arial" w:hAnsi="Arial" w:cs="Arial"/>
          <w:spacing w:val="-1"/>
          <w:szCs w:val="24"/>
          <w:rPrChange w:id="848" w:author="Irfan Tri Raharjo, SE" w:date="2024-12-24T15:32:00Z">
            <w:rPr>
              <w:rFonts w:ascii="Arial" w:eastAsia="Arial" w:hAnsi="Arial" w:cs="Arial"/>
              <w:spacing w:val="-1"/>
              <w:sz w:val="24"/>
              <w:szCs w:val="24"/>
            </w:rPr>
          </w:rPrChange>
        </w:rPr>
        <w:t>i</w:t>
      </w:r>
      <w:r w:rsidRPr="0058451C">
        <w:rPr>
          <w:rFonts w:ascii="Arial" w:eastAsia="Arial" w:hAnsi="Arial" w:cs="Arial"/>
          <w:spacing w:val="1"/>
          <w:szCs w:val="24"/>
          <w:rPrChange w:id="849" w:author="Irfan Tri Raharjo, SE" w:date="2024-12-24T15:32:00Z">
            <w:rPr>
              <w:rFonts w:ascii="Arial" w:eastAsia="Arial" w:hAnsi="Arial" w:cs="Arial"/>
              <w:spacing w:val="1"/>
              <w:sz w:val="24"/>
              <w:szCs w:val="24"/>
            </w:rPr>
          </w:rPrChange>
        </w:rPr>
        <w:t>n</w:t>
      </w:r>
      <w:r w:rsidRPr="0058451C">
        <w:rPr>
          <w:rFonts w:ascii="Arial" w:eastAsia="Arial" w:hAnsi="Arial" w:cs="Arial"/>
          <w:spacing w:val="-1"/>
          <w:szCs w:val="24"/>
          <w:rPrChange w:id="850" w:author="Irfan Tri Raharjo, SE" w:date="2024-12-24T15:32:00Z">
            <w:rPr>
              <w:rFonts w:ascii="Arial" w:eastAsia="Arial" w:hAnsi="Arial" w:cs="Arial"/>
              <w:spacing w:val="-1"/>
              <w:sz w:val="24"/>
              <w:szCs w:val="24"/>
            </w:rPr>
          </w:rPrChange>
        </w:rPr>
        <w:t>g</w:t>
      </w:r>
      <w:r w:rsidRPr="0058451C">
        <w:rPr>
          <w:rFonts w:ascii="Arial" w:eastAsia="Arial" w:hAnsi="Arial" w:cs="Arial"/>
          <w:szCs w:val="24"/>
          <w:rPrChange w:id="851" w:author="Irfan Tri Raharjo, SE" w:date="2024-12-24T15:32:00Z">
            <w:rPr>
              <w:rFonts w:ascii="Arial" w:eastAsia="Arial" w:hAnsi="Arial" w:cs="Arial"/>
              <w:sz w:val="24"/>
              <w:szCs w:val="24"/>
            </w:rPr>
          </w:rPrChange>
        </w:rPr>
        <w:t>k</w:t>
      </w:r>
      <w:r w:rsidRPr="0058451C">
        <w:rPr>
          <w:rFonts w:ascii="Arial" w:eastAsia="Arial" w:hAnsi="Arial" w:cs="Arial"/>
          <w:spacing w:val="1"/>
          <w:szCs w:val="24"/>
          <w:rPrChange w:id="852"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853" w:author="Irfan Tri Raharjo, SE" w:date="2024-12-24T15:32:00Z">
            <w:rPr>
              <w:rFonts w:ascii="Arial" w:eastAsia="Arial" w:hAnsi="Arial" w:cs="Arial"/>
              <w:sz w:val="24"/>
              <w:szCs w:val="24"/>
            </w:rPr>
          </w:rPrChange>
        </w:rPr>
        <w:t>t</w:t>
      </w:r>
      <w:r w:rsidRPr="0058451C">
        <w:rPr>
          <w:rFonts w:ascii="Arial" w:eastAsia="Arial" w:hAnsi="Arial" w:cs="Arial"/>
          <w:spacing w:val="1"/>
          <w:szCs w:val="24"/>
          <w:rPrChange w:id="854" w:author="Irfan Tri Raharjo, SE" w:date="2024-12-24T15:32:00Z">
            <w:rPr>
              <w:rFonts w:ascii="Arial" w:eastAsia="Arial" w:hAnsi="Arial" w:cs="Arial"/>
              <w:spacing w:val="1"/>
              <w:sz w:val="24"/>
              <w:szCs w:val="24"/>
            </w:rPr>
          </w:rPrChange>
        </w:rPr>
        <w:t xml:space="preserve"> a</w:t>
      </w:r>
      <w:r w:rsidRPr="0058451C">
        <w:rPr>
          <w:rFonts w:ascii="Arial" w:eastAsia="Arial" w:hAnsi="Arial" w:cs="Arial"/>
          <w:szCs w:val="24"/>
          <w:rPrChange w:id="855" w:author="Irfan Tri Raharjo, SE" w:date="2024-12-24T15:32:00Z">
            <w:rPr>
              <w:rFonts w:ascii="Arial" w:eastAsia="Arial" w:hAnsi="Arial" w:cs="Arial"/>
              <w:sz w:val="24"/>
              <w:szCs w:val="24"/>
            </w:rPr>
          </w:rPrChange>
        </w:rPr>
        <w:t>kr</w:t>
      </w:r>
      <w:r w:rsidRPr="0058451C">
        <w:rPr>
          <w:rFonts w:ascii="Arial" w:eastAsia="Arial" w:hAnsi="Arial" w:cs="Arial"/>
          <w:spacing w:val="-2"/>
          <w:szCs w:val="24"/>
          <w:rPrChange w:id="856" w:author="Irfan Tri Raharjo, SE" w:date="2024-12-24T15:32:00Z">
            <w:rPr>
              <w:rFonts w:ascii="Arial" w:eastAsia="Arial" w:hAnsi="Arial" w:cs="Arial"/>
              <w:spacing w:val="-2"/>
              <w:sz w:val="24"/>
              <w:szCs w:val="24"/>
            </w:rPr>
          </w:rPrChange>
        </w:rPr>
        <w:t>e</w:t>
      </w:r>
      <w:r w:rsidRPr="0058451C">
        <w:rPr>
          <w:rFonts w:ascii="Arial" w:eastAsia="Arial" w:hAnsi="Arial" w:cs="Arial"/>
          <w:spacing w:val="1"/>
          <w:szCs w:val="24"/>
          <w:rPrChange w:id="857" w:author="Irfan Tri Raharjo, SE" w:date="2024-12-24T15:32:00Z">
            <w:rPr>
              <w:rFonts w:ascii="Arial" w:eastAsia="Arial" w:hAnsi="Arial" w:cs="Arial"/>
              <w:spacing w:val="1"/>
              <w:sz w:val="24"/>
              <w:szCs w:val="24"/>
            </w:rPr>
          </w:rPrChange>
        </w:rPr>
        <w:t>d</w:t>
      </w:r>
      <w:r w:rsidRPr="0058451C">
        <w:rPr>
          <w:rFonts w:ascii="Arial" w:eastAsia="Arial" w:hAnsi="Arial" w:cs="Arial"/>
          <w:szCs w:val="24"/>
          <w:rPrChange w:id="858" w:author="Irfan Tri Raharjo, SE" w:date="2024-12-24T15:32:00Z">
            <w:rPr>
              <w:rFonts w:ascii="Arial" w:eastAsia="Arial" w:hAnsi="Arial" w:cs="Arial"/>
              <w:sz w:val="24"/>
              <w:szCs w:val="24"/>
            </w:rPr>
          </w:rPrChange>
        </w:rPr>
        <w:t>it</w:t>
      </w:r>
      <w:r w:rsidRPr="0058451C">
        <w:rPr>
          <w:rFonts w:ascii="Arial" w:eastAsia="Arial" w:hAnsi="Arial" w:cs="Arial"/>
          <w:spacing w:val="1"/>
          <w:szCs w:val="24"/>
          <w:rPrChange w:id="859"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860" w:author="Irfan Tri Raharjo, SE" w:date="2024-12-24T15:32:00Z">
            <w:rPr>
              <w:rFonts w:ascii="Arial" w:eastAsia="Arial" w:hAnsi="Arial" w:cs="Arial"/>
              <w:sz w:val="24"/>
              <w:szCs w:val="24"/>
            </w:rPr>
          </w:rPrChange>
        </w:rPr>
        <w:t>s</w:t>
      </w:r>
      <w:r w:rsidRPr="0058451C">
        <w:rPr>
          <w:rFonts w:ascii="Arial" w:eastAsia="Arial" w:hAnsi="Arial" w:cs="Arial"/>
          <w:spacing w:val="3"/>
          <w:szCs w:val="24"/>
          <w:rPrChange w:id="861" w:author="Irfan Tri Raharjo, SE" w:date="2024-12-24T15:32:00Z">
            <w:rPr>
              <w:rFonts w:ascii="Arial" w:eastAsia="Arial" w:hAnsi="Arial" w:cs="Arial"/>
              <w:spacing w:val="3"/>
              <w:sz w:val="24"/>
              <w:szCs w:val="24"/>
            </w:rPr>
          </w:rPrChange>
        </w:rPr>
        <w:t>i</w:t>
      </w:r>
    </w:p>
    <w:p w:rsidR="0058451C" w:rsidRDefault="0058451C" w:rsidP="00855DAC">
      <w:pPr>
        <w:spacing w:before="3" w:line="275" w:lineRule="auto"/>
        <w:ind w:left="1001" w:right="406" w:hanging="286"/>
        <w:rPr>
          <w:ins w:id="862" w:author="Irfan Tri Raharjo, SE" w:date="2024-12-24T15:32:00Z"/>
          <w:rFonts w:ascii="Arial" w:eastAsia="Arial" w:hAnsi="Arial" w:cs="Arial"/>
          <w:spacing w:val="3"/>
          <w:szCs w:val="24"/>
        </w:rPr>
      </w:pPr>
    </w:p>
    <w:p w:rsidR="0058451C" w:rsidRDefault="0058451C" w:rsidP="00855DAC">
      <w:pPr>
        <w:spacing w:before="3" w:line="275" w:lineRule="auto"/>
        <w:ind w:left="1001" w:right="406" w:hanging="286"/>
        <w:rPr>
          <w:ins w:id="863" w:author="Irfan Tri Raharjo, SE" w:date="2024-12-24T15:32:00Z"/>
          <w:rFonts w:ascii="Arial" w:eastAsia="Arial" w:hAnsi="Arial" w:cs="Arial"/>
          <w:spacing w:val="3"/>
          <w:szCs w:val="24"/>
        </w:rPr>
      </w:pPr>
    </w:p>
    <w:p w:rsidR="0058451C" w:rsidRDefault="0058451C" w:rsidP="0058451C">
      <w:pPr>
        <w:spacing w:before="3" w:line="275" w:lineRule="auto"/>
        <w:ind w:left="567" w:right="64"/>
        <w:rPr>
          <w:ins w:id="864" w:author="Irfan Tri Raharjo, SE" w:date="2024-12-24T15:34:00Z"/>
          <w:rFonts w:ascii="Arial" w:eastAsia="Arial" w:hAnsi="Arial" w:cs="Arial"/>
          <w:spacing w:val="3"/>
          <w:szCs w:val="24"/>
        </w:rPr>
        <w:pPrChange w:id="865" w:author="Irfan Tri Raharjo, SE" w:date="2024-12-24T15:34:00Z">
          <w:pPr>
            <w:spacing w:before="3" w:line="275" w:lineRule="auto"/>
            <w:ind w:left="1001" w:right="406" w:hanging="286"/>
          </w:pPr>
        </w:pPrChange>
      </w:pPr>
      <w:ins w:id="866" w:author="Irfan Tri Raharjo, SE" w:date="2024-12-24T15:32:00Z">
        <w:r>
          <w:rPr>
            <w:rFonts w:ascii="Arial" w:eastAsia="Arial" w:hAnsi="Arial" w:cs="Arial"/>
            <w:spacing w:val="3"/>
            <w:szCs w:val="24"/>
          </w:rPr>
          <w:t>Data hasil akre</w:t>
        </w:r>
      </w:ins>
      <w:ins w:id="867" w:author="Irfan Tri Raharjo, SE" w:date="2024-12-24T15:33:00Z">
        <w:r>
          <w:rPr>
            <w:rFonts w:ascii="Arial" w:eastAsia="Arial" w:hAnsi="Arial" w:cs="Arial"/>
            <w:spacing w:val="3"/>
            <w:szCs w:val="24"/>
          </w:rPr>
          <w:t>ditasi program studi yang ada di Universitas Ma Chung  dapat dilihat pada laman berikut</w:t>
        </w:r>
      </w:ins>
      <w:ins w:id="868" w:author="Irfan Tri Raharjo, SE" w:date="2024-12-24T15:34:00Z">
        <w:r>
          <w:rPr>
            <w:rFonts w:ascii="Arial" w:eastAsia="Arial" w:hAnsi="Arial" w:cs="Arial"/>
            <w:spacing w:val="3"/>
            <w:szCs w:val="24"/>
          </w:rPr>
          <w:t>:</w:t>
        </w:r>
      </w:ins>
    </w:p>
    <w:p w:rsidR="0058451C" w:rsidRDefault="0058451C" w:rsidP="00347CDC">
      <w:pPr>
        <w:pStyle w:val="ListParagraph"/>
        <w:numPr>
          <w:ilvl w:val="0"/>
          <w:numId w:val="38"/>
        </w:numPr>
        <w:spacing w:before="3" w:line="275" w:lineRule="auto"/>
        <w:ind w:right="64"/>
        <w:rPr>
          <w:ins w:id="869" w:author="Irfan Tri Raharjo, SE" w:date="2024-12-24T15:36:00Z"/>
          <w:rFonts w:ascii="Arial" w:eastAsia="Arial" w:hAnsi="Arial" w:cs="Arial"/>
          <w:szCs w:val="24"/>
        </w:rPr>
        <w:pPrChange w:id="870" w:author="Irfan Tri Raharjo, SE" w:date="2024-12-24T15:36:00Z">
          <w:pPr/>
        </w:pPrChange>
      </w:pPr>
      <w:ins w:id="871" w:author="Irfan Tri Raharjo, SE" w:date="2024-12-24T15:37:00Z">
        <w:r>
          <w:rPr>
            <w:rFonts w:ascii="Arial" w:eastAsia="Arial" w:hAnsi="Arial" w:cs="Arial"/>
            <w:szCs w:val="24"/>
          </w:rPr>
          <w:fldChar w:fldCharType="begin"/>
        </w:r>
        <w:r>
          <w:rPr>
            <w:rFonts w:ascii="Arial" w:eastAsia="Arial" w:hAnsi="Arial" w:cs="Arial"/>
            <w:szCs w:val="24"/>
          </w:rPr>
          <w:instrText xml:space="preserve"> HYPERLINK "https://pddikti.kemdiktisaintek.go.id/detail-pt/brkE8uJmaGgXvtD96xjw8IyXY4Y-t7YwxlFrRdb-S35YOsxv7wzcSenLtfdLgLS7_lY4ZA==" </w:instrText>
        </w:r>
        <w:r>
          <w:rPr>
            <w:rFonts w:ascii="Arial" w:eastAsia="Arial" w:hAnsi="Arial" w:cs="Arial"/>
            <w:szCs w:val="24"/>
          </w:rPr>
        </w:r>
        <w:r>
          <w:rPr>
            <w:rFonts w:ascii="Arial" w:eastAsia="Arial" w:hAnsi="Arial" w:cs="Arial"/>
            <w:szCs w:val="24"/>
          </w:rPr>
          <w:fldChar w:fldCharType="separate"/>
        </w:r>
        <w:r w:rsidRPr="0058451C">
          <w:rPr>
            <w:rStyle w:val="Hyperlink"/>
            <w:rFonts w:ascii="Arial" w:eastAsia="Arial" w:hAnsi="Arial" w:cs="Arial"/>
            <w:szCs w:val="24"/>
          </w:rPr>
          <w:t>PDDIKTI</w:t>
        </w:r>
        <w:r>
          <w:rPr>
            <w:rFonts w:ascii="Arial" w:eastAsia="Arial" w:hAnsi="Arial" w:cs="Arial"/>
            <w:szCs w:val="24"/>
          </w:rPr>
          <w:fldChar w:fldCharType="end"/>
        </w:r>
      </w:ins>
    </w:p>
    <w:p w:rsidR="004C7FB9" w:rsidRPr="0058451C" w:rsidRDefault="0058451C" w:rsidP="00347CDC">
      <w:pPr>
        <w:pStyle w:val="ListParagraph"/>
        <w:numPr>
          <w:ilvl w:val="0"/>
          <w:numId w:val="38"/>
        </w:numPr>
        <w:spacing w:before="3" w:line="275" w:lineRule="auto"/>
        <w:ind w:right="64"/>
        <w:rPr>
          <w:rFonts w:ascii="Arial" w:eastAsia="Arial" w:hAnsi="Arial" w:cs="Arial"/>
          <w:szCs w:val="24"/>
          <w:rPrChange w:id="872" w:author="Irfan Tri Raharjo, SE" w:date="2024-12-24T15:36:00Z">
            <w:rPr/>
          </w:rPrChange>
        </w:rPr>
        <w:pPrChange w:id="873" w:author="Irfan Tri Raharjo, SE" w:date="2024-12-24T15:36:00Z">
          <w:pPr/>
        </w:pPrChange>
      </w:pPr>
      <w:ins w:id="874" w:author="Irfan Tri Raharjo, SE" w:date="2024-12-24T15:36:00Z">
        <w:r w:rsidRPr="0058451C">
          <w:rPr>
            <w:rFonts w:ascii="Arial" w:eastAsia="Arial" w:hAnsi="Arial" w:cs="Arial"/>
            <w:szCs w:val="24"/>
            <w:rPrChange w:id="875" w:author="Irfan Tri Raharjo, SE" w:date="2024-12-24T15:36:00Z">
              <w:rPr>
                <w:rFonts w:eastAsia="Arial"/>
              </w:rPr>
            </w:rPrChange>
          </w:rPr>
          <w:fldChar w:fldCharType="begin"/>
        </w:r>
        <w:r w:rsidRPr="0058451C">
          <w:rPr>
            <w:rFonts w:ascii="Arial" w:eastAsia="Arial" w:hAnsi="Arial" w:cs="Arial"/>
            <w:szCs w:val="24"/>
            <w:rPrChange w:id="876" w:author="Irfan Tri Raharjo, SE" w:date="2024-12-24T15:36:00Z">
              <w:rPr>
                <w:rFonts w:eastAsia="Arial"/>
              </w:rPr>
            </w:rPrChange>
          </w:rPr>
          <w:instrText xml:space="preserve"> HYPERLINK "https://service.banpt.or.id/bianglala/bianglala.php" </w:instrText>
        </w:r>
        <w:r>
          <w:rPr>
            <w:rFonts w:eastAsia="Arial"/>
          </w:rPr>
        </w:r>
        <w:r w:rsidRPr="0058451C">
          <w:rPr>
            <w:rFonts w:ascii="Arial" w:eastAsia="Arial" w:hAnsi="Arial" w:cs="Arial"/>
            <w:szCs w:val="24"/>
            <w:rPrChange w:id="877" w:author="Irfan Tri Raharjo, SE" w:date="2024-12-24T15:36:00Z">
              <w:rPr>
                <w:rFonts w:eastAsia="Arial"/>
              </w:rPr>
            </w:rPrChange>
          </w:rPr>
          <w:fldChar w:fldCharType="separate"/>
        </w:r>
        <w:r w:rsidRPr="0058451C">
          <w:rPr>
            <w:rStyle w:val="Hyperlink"/>
            <w:rFonts w:ascii="Arial" w:eastAsia="Arial" w:hAnsi="Arial" w:cs="Arial"/>
            <w:szCs w:val="24"/>
            <w:rPrChange w:id="878" w:author="Irfan Tri Raharjo, SE" w:date="2024-12-24T15:36:00Z">
              <w:rPr>
                <w:rStyle w:val="Hyperlink"/>
                <w:rFonts w:ascii="Arial" w:eastAsia="Arial" w:hAnsi="Arial" w:cs="Arial"/>
                <w:szCs w:val="24"/>
              </w:rPr>
            </w:rPrChange>
          </w:rPr>
          <w:t>BAN PT</w:t>
        </w:r>
        <w:r w:rsidRPr="0058451C">
          <w:rPr>
            <w:rFonts w:ascii="Arial" w:eastAsia="Arial" w:hAnsi="Arial" w:cs="Arial"/>
            <w:szCs w:val="24"/>
            <w:rPrChange w:id="879" w:author="Irfan Tri Raharjo, SE" w:date="2024-12-24T15:36:00Z">
              <w:rPr>
                <w:rFonts w:eastAsia="Arial"/>
              </w:rPr>
            </w:rPrChange>
          </w:rPr>
          <w:fldChar w:fldCharType="end"/>
        </w:r>
      </w:ins>
    </w:p>
    <w:sectPr w:rsidR="004C7FB9" w:rsidRPr="0058451C" w:rsidSect="001A3526">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840749"/>
    <w:multiLevelType w:val="hybridMultilevel"/>
    <w:tmpl w:val="66DC9B98"/>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687531"/>
    <w:multiLevelType w:val="hybridMultilevel"/>
    <w:tmpl w:val="6694D8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EF20E7"/>
    <w:multiLevelType w:val="hybridMultilevel"/>
    <w:tmpl w:val="DFD0E072"/>
    <w:lvl w:ilvl="0" w:tplc="32BE01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520DAA"/>
    <w:multiLevelType w:val="hybridMultilevel"/>
    <w:tmpl w:val="D8B4152E"/>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 w15:restartNumberingAfterBreak="0">
    <w:nsid w:val="224205B6"/>
    <w:multiLevelType w:val="hybridMultilevel"/>
    <w:tmpl w:val="838C31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C63D4F"/>
    <w:multiLevelType w:val="hybridMultilevel"/>
    <w:tmpl w:val="79B0D05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100333"/>
    <w:multiLevelType w:val="hybridMultilevel"/>
    <w:tmpl w:val="CC3A7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6013E4"/>
    <w:multiLevelType w:val="hybridMultilevel"/>
    <w:tmpl w:val="6EFAE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C947B9"/>
    <w:multiLevelType w:val="hybridMultilevel"/>
    <w:tmpl w:val="78E43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77E8F5"/>
    <w:multiLevelType w:val="hybridMultilevel"/>
    <w:tmpl w:val="511E5920"/>
    <w:lvl w:ilvl="0" w:tplc="962CA730">
      <w:start w:val="1"/>
      <w:numFmt w:val="lowerLetter"/>
      <w:lvlText w:val="%1."/>
      <w:lvlJc w:val="left"/>
      <w:pPr>
        <w:ind w:left="720" w:hanging="360"/>
      </w:pPr>
    </w:lvl>
    <w:lvl w:ilvl="1" w:tplc="860841D8">
      <w:start w:val="1"/>
      <w:numFmt w:val="lowerLetter"/>
      <w:lvlText w:val="%2."/>
      <w:lvlJc w:val="left"/>
      <w:pPr>
        <w:ind w:left="1440" w:hanging="360"/>
      </w:pPr>
    </w:lvl>
    <w:lvl w:ilvl="2" w:tplc="6BE8163C">
      <w:start w:val="1"/>
      <w:numFmt w:val="lowerRoman"/>
      <w:lvlText w:val="%3."/>
      <w:lvlJc w:val="right"/>
      <w:pPr>
        <w:ind w:left="2160" w:hanging="180"/>
      </w:pPr>
    </w:lvl>
    <w:lvl w:ilvl="3" w:tplc="5740AB18">
      <w:start w:val="1"/>
      <w:numFmt w:val="decimal"/>
      <w:lvlText w:val="%4."/>
      <w:lvlJc w:val="left"/>
      <w:pPr>
        <w:ind w:left="2880" w:hanging="360"/>
      </w:pPr>
    </w:lvl>
    <w:lvl w:ilvl="4" w:tplc="445622C6">
      <w:start w:val="1"/>
      <w:numFmt w:val="lowerLetter"/>
      <w:lvlText w:val="%5."/>
      <w:lvlJc w:val="left"/>
      <w:pPr>
        <w:ind w:left="3600" w:hanging="360"/>
      </w:pPr>
    </w:lvl>
    <w:lvl w:ilvl="5" w:tplc="77044FC2">
      <w:start w:val="1"/>
      <w:numFmt w:val="lowerRoman"/>
      <w:lvlText w:val="%6."/>
      <w:lvlJc w:val="right"/>
      <w:pPr>
        <w:ind w:left="4320" w:hanging="180"/>
      </w:pPr>
    </w:lvl>
    <w:lvl w:ilvl="6" w:tplc="5EA66DB4">
      <w:start w:val="1"/>
      <w:numFmt w:val="decimal"/>
      <w:lvlText w:val="%7."/>
      <w:lvlJc w:val="left"/>
      <w:pPr>
        <w:ind w:left="5040" w:hanging="360"/>
      </w:pPr>
    </w:lvl>
    <w:lvl w:ilvl="7" w:tplc="34727E72">
      <w:start w:val="1"/>
      <w:numFmt w:val="lowerLetter"/>
      <w:lvlText w:val="%8."/>
      <w:lvlJc w:val="left"/>
      <w:pPr>
        <w:ind w:left="5760" w:hanging="360"/>
      </w:pPr>
    </w:lvl>
    <w:lvl w:ilvl="8" w:tplc="60D65F4A">
      <w:start w:val="1"/>
      <w:numFmt w:val="lowerRoman"/>
      <w:lvlText w:val="%9."/>
      <w:lvlJc w:val="right"/>
      <w:pPr>
        <w:ind w:left="6480" w:hanging="180"/>
      </w:pPr>
    </w:lvl>
  </w:abstractNum>
  <w:abstractNum w:abstractNumId="10" w15:restartNumberingAfterBreak="0">
    <w:nsid w:val="34126781"/>
    <w:multiLevelType w:val="hybridMultilevel"/>
    <w:tmpl w:val="36CE0B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A149CA"/>
    <w:multiLevelType w:val="hybridMultilevel"/>
    <w:tmpl w:val="220C8F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35762163"/>
    <w:multiLevelType w:val="hybridMultilevel"/>
    <w:tmpl w:val="F846487E"/>
    <w:lvl w:ilvl="0" w:tplc="C52CBBD2">
      <w:start w:val="1"/>
      <w:numFmt w:val="lowerLetter"/>
      <w:lvlText w:val="%1."/>
      <w:lvlJc w:val="left"/>
      <w:pPr>
        <w:ind w:left="824" w:hanging="360"/>
      </w:pPr>
      <w:rPr>
        <w:rFonts w:hint="default"/>
      </w:rPr>
    </w:lvl>
    <w:lvl w:ilvl="1" w:tplc="04090019" w:tentative="1">
      <w:start w:val="1"/>
      <w:numFmt w:val="lowerLetter"/>
      <w:lvlText w:val="%2."/>
      <w:lvlJc w:val="left"/>
      <w:pPr>
        <w:ind w:left="1544" w:hanging="360"/>
      </w:pPr>
    </w:lvl>
    <w:lvl w:ilvl="2" w:tplc="0409001B" w:tentative="1">
      <w:start w:val="1"/>
      <w:numFmt w:val="lowerRoman"/>
      <w:lvlText w:val="%3."/>
      <w:lvlJc w:val="right"/>
      <w:pPr>
        <w:ind w:left="2264" w:hanging="180"/>
      </w:pPr>
    </w:lvl>
    <w:lvl w:ilvl="3" w:tplc="0409000F" w:tentative="1">
      <w:start w:val="1"/>
      <w:numFmt w:val="decimal"/>
      <w:lvlText w:val="%4."/>
      <w:lvlJc w:val="left"/>
      <w:pPr>
        <w:ind w:left="2984" w:hanging="360"/>
      </w:pPr>
    </w:lvl>
    <w:lvl w:ilvl="4" w:tplc="04090019" w:tentative="1">
      <w:start w:val="1"/>
      <w:numFmt w:val="lowerLetter"/>
      <w:lvlText w:val="%5."/>
      <w:lvlJc w:val="left"/>
      <w:pPr>
        <w:ind w:left="3704" w:hanging="360"/>
      </w:pPr>
    </w:lvl>
    <w:lvl w:ilvl="5" w:tplc="0409001B" w:tentative="1">
      <w:start w:val="1"/>
      <w:numFmt w:val="lowerRoman"/>
      <w:lvlText w:val="%6."/>
      <w:lvlJc w:val="right"/>
      <w:pPr>
        <w:ind w:left="4424" w:hanging="180"/>
      </w:pPr>
    </w:lvl>
    <w:lvl w:ilvl="6" w:tplc="0409000F" w:tentative="1">
      <w:start w:val="1"/>
      <w:numFmt w:val="decimal"/>
      <w:lvlText w:val="%7."/>
      <w:lvlJc w:val="left"/>
      <w:pPr>
        <w:ind w:left="5144" w:hanging="360"/>
      </w:pPr>
    </w:lvl>
    <w:lvl w:ilvl="7" w:tplc="04090019" w:tentative="1">
      <w:start w:val="1"/>
      <w:numFmt w:val="lowerLetter"/>
      <w:lvlText w:val="%8."/>
      <w:lvlJc w:val="left"/>
      <w:pPr>
        <w:ind w:left="5864" w:hanging="360"/>
      </w:pPr>
    </w:lvl>
    <w:lvl w:ilvl="8" w:tplc="0409001B" w:tentative="1">
      <w:start w:val="1"/>
      <w:numFmt w:val="lowerRoman"/>
      <w:lvlText w:val="%9."/>
      <w:lvlJc w:val="right"/>
      <w:pPr>
        <w:ind w:left="6584" w:hanging="180"/>
      </w:pPr>
    </w:lvl>
  </w:abstractNum>
  <w:abstractNum w:abstractNumId="13" w15:restartNumberingAfterBreak="0">
    <w:nsid w:val="37CD61F5"/>
    <w:multiLevelType w:val="hybridMultilevel"/>
    <w:tmpl w:val="712C04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6C0A0F"/>
    <w:multiLevelType w:val="hybridMultilevel"/>
    <w:tmpl w:val="A768C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106C25"/>
    <w:multiLevelType w:val="multilevel"/>
    <w:tmpl w:val="28A81802"/>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6" w15:restartNumberingAfterBreak="0">
    <w:nsid w:val="48FAD1C5"/>
    <w:multiLevelType w:val="hybridMultilevel"/>
    <w:tmpl w:val="77EC2D4C"/>
    <w:lvl w:ilvl="0" w:tplc="1492755C">
      <w:start w:val="1"/>
      <w:numFmt w:val="lowerLetter"/>
      <w:lvlText w:val="%1."/>
      <w:lvlJc w:val="left"/>
      <w:pPr>
        <w:ind w:left="720" w:hanging="360"/>
      </w:pPr>
    </w:lvl>
    <w:lvl w:ilvl="1" w:tplc="B504EFCE">
      <w:start w:val="1"/>
      <w:numFmt w:val="lowerLetter"/>
      <w:lvlText w:val="%2."/>
      <w:lvlJc w:val="left"/>
      <w:pPr>
        <w:ind w:left="1440" w:hanging="360"/>
      </w:pPr>
    </w:lvl>
    <w:lvl w:ilvl="2" w:tplc="52004488">
      <w:start w:val="1"/>
      <w:numFmt w:val="lowerRoman"/>
      <w:lvlText w:val="%3."/>
      <w:lvlJc w:val="right"/>
      <w:pPr>
        <w:ind w:left="2160" w:hanging="180"/>
      </w:pPr>
    </w:lvl>
    <w:lvl w:ilvl="3" w:tplc="78829E4A">
      <w:start w:val="1"/>
      <w:numFmt w:val="decimal"/>
      <w:lvlText w:val="%4."/>
      <w:lvlJc w:val="left"/>
      <w:pPr>
        <w:ind w:left="2880" w:hanging="360"/>
      </w:pPr>
    </w:lvl>
    <w:lvl w:ilvl="4" w:tplc="06E0310E">
      <w:start w:val="1"/>
      <w:numFmt w:val="lowerLetter"/>
      <w:lvlText w:val="%5."/>
      <w:lvlJc w:val="left"/>
      <w:pPr>
        <w:ind w:left="3600" w:hanging="360"/>
      </w:pPr>
    </w:lvl>
    <w:lvl w:ilvl="5" w:tplc="3BA20FA4">
      <w:start w:val="1"/>
      <w:numFmt w:val="lowerRoman"/>
      <w:lvlText w:val="%6."/>
      <w:lvlJc w:val="right"/>
      <w:pPr>
        <w:ind w:left="4320" w:hanging="180"/>
      </w:pPr>
    </w:lvl>
    <w:lvl w:ilvl="6" w:tplc="53FE931A">
      <w:start w:val="1"/>
      <w:numFmt w:val="decimal"/>
      <w:lvlText w:val="%7."/>
      <w:lvlJc w:val="left"/>
      <w:pPr>
        <w:ind w:left="5040" w:hanging="360"/>
      </w:pPr>
    </w:lvl>
    <w:lvl w:ilvl="7" w:tplc="BD8C232A">
      <w:start w:val="1"/>
      <w:numFmt w:val="lowerLetter"/>
      <w:lvlText w:val="%8."/>
      <w:lvlJc w:val="left"/>
      <w:pPr>
        <w:ind w:left="5760" w:hanging="360"/>
      </w:pPr>
    </w:lvl>
    <w:lvl w:ilvl="8" w:tplc="5516943A">
      <w:start w:val="1"/>
      <w:numFmt w:val="lowerRoman"/>
      <w:lvlText w:val="%9."/>
      <w:lvlJc w:val="right"/>
      <w:pPr>
        <w:ind w:left="6480" w:hanging="180"/>
      </w:pPr>
    </w:lvl>
  </w:abstractNum>
  <w:abstractNum w:abstractNumId="17" w15:restartNumberingAfterBreak="0">
    <w:nsid w:val="4ACB0C16"/>
    <w:multiLevelType w:val="hybridMultilevel"/>
    <w:tmpl w:val="D25EE3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E71BFD"/>
    <w:multiLevelType w:val="hybridMultilevel"/>
    <w:tmpl w:val="DBBE84A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A3177B"/>
    <w:multiLevelType w:val="hybridMultilevel"/>
    <w:tmpl w:val="DBBE84A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3669A4"/>
    <w:multiLevelType w:val="hybridMultilevel"/>
    <w:tmpl w:val="182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617F96"/>
    <w:multiLevelType w:val="hybridMultilevel"/>
    <w:tmpl w:val="072437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941A9C"/>
    <w:multiLevelType w:val="hybridMultilevel"/>
    <w:tmpl w:val="2C8C6A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CD5C21"/>
    <w:multiLevelType w:val="hybridMultilevel"/>
    <w:tmpl w:val="D7C06A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BC009F"/>
    <w:multiLevelType w:val="hybridMultilevel"/>
    <w:tmpl w:val="F8DE1B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8A5F1A"/>
    <w:multiLevelType w:val="hybridMultilevel"/>
    <w:tmpl w:val="5FF0D26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5CB55FC3"/>
    <w:multiLevelType w:val="hybridMultilevel"/>
    <w:tmpl w:val="F8D81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C33670"/>
    <w:multiLevelType w:val="hybridMultilevel"/>
    <w:tmpl w:val="2C8C6A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E610E3"/>
    <w:multiLevelType w:val="hybridMultilevel"/>
    <w:tmpl w:val="FAE0EA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A3F48AF"/>
    <w:multiLevelType w:val="hybridMultilevel"/>
    <w:tmpl w:val="79B0D05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B26CC3"/>
    <w:multiLevelType w:val="hybridMultilevel"/>
    <w:tmpl w:val="633EC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2E223B"/>
    <w:multiLevelType w:val="hybridMultilevel"/>
    <w:tmpl w:val="BAB401C4"/>
    <w:lvl w:ilvl="0" w:tplc="52B2D152">
      <w:start w:val="1"/>
      <w:numFmt w:val="decimal"/>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AEA9AB"/>
    <w:multiLevelType w:val="hybridMultilevel"/>
    <w:tmpl w:val="608E7B94"/>
    <w:lvl w:ilvl="0" w:tplc="60BC8B82">
      <w:start w:val="1"/>
      <w:numFmt w:val="lowerLetter"/>
      <w:lvlText w:val="%1."/>
      <w:lvlJc w:val="left"/>
      <w:pPr>
        <w:ind w:left="720" w:hanging="360"/>
      </w:pPr>
    </w:lvl>
    <w:lvl w:ilvl="1" w:tplc="97BA3774">
      <w:start w:val="1"/>
      <w:numFmt w:val="lowerLetter"/>
      <w:lvlText w:val="%2."/>
      <w:lvlJc w:val="left"/>
      <w:pPr>
        <w:ind w:left="1440" w:hanging="360"/>
      </w:pPr>
    </w:lvl>
    <w:lvl w:ilvl="2" w:tplc="C114B72E">
      <w:start w:val="1"/>
      <w:numFmt w:val="lowerRoman"/>
      <w:lvlText w:val="%3."/>
      <w:lvlJc w:val="right"/>
      <w:pPr>
        <w:ind w:left="2160" w:hanging="180"/>
      </w:pPr>
    </w:lvl>
    <w:lvl w:ilvl="3" w:tplc="D39A3C2C">
      <w:start w:val="1"/>
      <w:numFmt w:val="decimal"/>
      <w:lvlText w:val="%4."/>
      <w:lvlJc w:val="left"/>
      <w:pPr>
        <w:ind w:left="2880" w:hanging="360"/>
      </w:pPr>
    </w:lvl>
    <w:lvl w:ilvl="4" w:tplc="CC043D8A">
      <w:start w:val="1"/>
      <w:numFmt w:val="lowerLetter"/>
      <w:lvlText w:val="%5."/>
      <w:lvlJc w:val="left"/>
      <w:pPr>
        <w:ind w:left="3600" w:hanging="360"/>
      </w:pPr>
    </w:lvl>
    <w:lvl w:ilvl="5" w:tplc="24D20E24">
      <w:start w:val="1"/>
      <w:numFmt w:val="lowerRoman"/>
      <w:lvlText w:val="%6."/>
      <w:lvlJc w:val="right"/>
      <w:pPr>
        <w:ind w:left="4320" w:hanging="180"/>
      </w:pPr>
    </w:lvl>
    <w:lvl w:ilvl="6" w:tplc="C4A8F132">
      <w:start w:val="1"/>
      <w:numFmt w:val="decimal"/>
      <w:lvlText w:val="%7."/>
      <w:lvlJc w:val="left"/>
      <w:pPr>
        <w:ind w:left="5040" w:hanging="360"/>
      </w:pPr>
    </w:lvl>
    <w:lvl w:ilvl="7" w:tplc="B8960788">
      <w:start w:val="1"/>
      <w:numFmt w:val="lowerLetter"/>
      <w:lvlText w:val="%8."/>
      <w:lvlJc w:val="left"/>
      <w:pPr>
        <w:ind w:left="5760" w:hanging="360"/>
      </w:pPr>
    </w:lvl>
    <w:lvl w:ilvl="8" w:tplc="362EEE62">
      <w:start w:val="1"/>
      <w:numFmt w:val="lowerRoman"/>
      <w:lvlText w:val="%9."/>
      <w:lvlJc w:val="right"/>
      <w:pPr>
        <w:ind w:left="6480" w:hanging="180"/>
      </w:pPr>
    </w:lvl>
  </w:abstractNum>
  <w:abstractNum w:abstractNumId="33" w15:restartNumberingAfterBreak="0">
    <w:nsid w:val="79E17952"/>
    <w:multiLevelType w:val="hybridMultilevel"/>
    <w:tmpl w:val="0492BE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F859A2"/>
    <w:multiLevelType w:val="hybridMultilevel"/>
    <w:tmpl w:val="D48A48FA"/>
    <w:lvl w:ilvl="0" w:tplc="04090017">
      <w:start w:val="1"/>
      <w:numFmt w:val="lowerLetter"/>
      <w:lvlText w:val="%1)"/>
      <w:lvlJc w:val="left"/>
      <w:pPr>
        <w:ind w:left="2016" w:hanging="360"/>
      </w:pPr>
    </w:lvl>
    <w:lvl w:ilvl="1" w:tplc="04090019" w:tentative="1">
      <w:start w:val="1"/>
      <w:numFmt w:val="lowerLetter"/>
      <w:lvlText w:val="%2."/>
      <w:lvlJc w:val="left"/>
      <w:pPr>
        <w:ind w:left="2736" w:hanging="360"/>
      </w:pPr>
    </w:lvl>
    <w:lvl w:ilvl="2" w:tplc="0409001B" w:tentative="1">
      <w:start w:val="1"/>
      <w:numFmt w:val="lowerRoman"/>
      <w:lvlText w:val="%3."/>
      <w:lvlJc w:val="right"/>
      <w:pPr>
        <w:ind w:left="3456" w:hanging="180"/>
      </w:pPr>
    </w:lvl>
    <w:lvl w:ilvl="3" w:tplc="0409000F" w:tentative="1">
      <w:start w:val="1"/>
      <w:numFmt w:val="decimal"/>
      <w:lvlText w:val="%4."/>
      <w:lvlJc w:val="left"/>
      <w:pPr>
        <w:ind w:left="4176" w:hanging="360"/>
      </w:pPr>
    </w:lvl>
    <w:lvl w:ilvl="4" w:tplc="04090019" w:tentative="1">
      <w:start w:val="1"/>
      <w:numFmt w:val="lowerLetter"/>
      <w:lvlText w:val="%5."/>
      <w:lvlJc w:val="left"/>
      <w:pPr>
        <w:ind w:left="4896" w:hanging="360"/>
      </w:pPr>
    </w:lvl>
    <w:lvl w:ilvl="5" w:tplc="0409001B" w:tentative="1">
      <w:start w:val="1"/>
      <w:numFmt w:val="lowerRoman"/>
      <w:lvlText w:val="%6."/>
      <w:lvlJc w:val="right"/>
      <w:pPr>
        <w:ind w:left="5616" w:hanging="180"/>
      </w:pPr>
    </w:lvl>
    <w:lvl w:ilvl="6" w:tplc="0409000F" w:tentative="1">
      <w:start w:val="1"/>
      <w:numFmt w:val="decimal"/>
      <w:lvlText w:val="%7."/>
      <w:lvlJc w:val="left"/>
      <w:pPr>
        <w:ind w:left="6336" w:hanging="360"/>
      </w:pPr>
    </w:lvl>
    <w:lvl w:ilvl="7" w:tplc="04090019" w:tentative="1">
      <w:start w:val="1"/>
      <w:numFmt w:val="lowerLetter"/>
      <w:lvlText w:val="%8."/>
      <w:lvlJc w:val="left"/>
      <w:pPr>
        <w:ind w:left="7056" w:hanging="360"/>
      </w:pPr>
    </w:lvl>
    <w:lvl w:ilvl="8" w:tplc="0409001B" w:tentative="1">
      <w:start w:val="1"/>
      <w:numFmt w:val="lowerRoman"/>
      <w:lvlText w:val="%9."/>
      <w:lvlJc w:val="right"/>
      <w:pPr>
        <w:ind w:left="7776" w:hanging="180"/>
      </w:pPr>
    </w:lvl>
  </w:abstractNum>
  <w:abstractNum w:abstractNumId="35" w15:restartNumberingAfterBreak="0">
    <w:nsid w:val="7C2B543B"/>
    <w:multiLevelType w:val="hybridMultilevel"/>
    <w:tmpl w:val="66DC9B98"/>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D95924"/>
    <w:multiLevelType w:val="hybridMultilevel"/>
    <w:tmpl w:val="36CE0B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8D0BFF"/>
    <w:multiLevelType w:val="hybridMultilevel"/>
    <w:tmpl w:val="B52E31E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21"/>
  </w:num>
  <w:num w:numId="3">
    <w:abstractNumId w:val="12"/>
  </w:num>
  <w:num w:numId="4">
    <w:abstractNumId w:val="33"/>
  </w:num>
  <w:num w:numId="5">
    <w:abstractNumId w:val="20"/>
  </w:num>
  <w:num w:numId="6">
    <w:abstractNumId w:val="31"/>
  </w:num>
  <w:num w:numId="7">
    <w:abstractNumId w:val="23"/>
  </w:num>
  <w:num w:numId="8">
    <w:abstractNumId w:val="17"/>
  </w:num>
  <w:num w:numId="9">
    <w:abstractNumId w:val="2"/>
  </w:num>
  <w:num w:numId="10">
    <w:abstractNumId w:val="4"/>
  </w:num>
  <w:num w:numId="11">
    <w:abstractNumId w:val="24"/>
  </w:num>
  <w:num w:numId="12">
    <w:abstractNumId w:val="26"/>
  </w:num>
  <w:num w:numId="13">
    <w:abstractNumId w:val="30"/>
  </w:num>
  <w:num w:numId="14">
    <w:abstractNumId w:val="7"/>
  </w:num>
  <w:num w:numId="15">
    <w:abstractNumId w:val="8"/>
  </w:num>
  <w:num w:numId="16">
    <w:abstractNumId w:val="6"/>
  </w:num>
  <w:num w:numId="17">
    <w:abstractNumId w:val="1"/>
  </w:num>
  <w:num w:numId="18">
    <w:abstractNumId w:val="32"/>
  </w:num>
  <w:num w:numId="19">
    <w:abstractNumId w:val="9"/>
  </w:num>
  <w:num w:numId="20">
    <w:abstractNumId w:val="16"/>
  </w:num>
  <w:num w:numId="21">
    <w:abstractNumId w:val="35"/>
  </w:num>
  <w:num w:numId="22">
    <w:abstractNumId w:val="18"/>
  </w:num>
  <w:num w:numId="23">
    <w:abstractNumId w:val="10"/>
  </w:num>
  <w:num w:numId="24">
    <w:abstractNumId w:val="5"/>
  </w:num>
  <w:num w:numId="25">
    <w:abstractNumId w:val="27"/>
  </w:num>
  <w:num w:numId="26">
    <w:abstractNumId w:val="0"/>
  </w:num>
  <w:num w:numId="27">
    <w:abstractNumId w:val="19"/>
  </w:num>
  <w:num w:numId="28">
    <w:abstractNumId w:val="36"/>
  </w:num>
  <w:num w:numId="29">
    <w:abstractNumId w:val="29"/>
  </w:num>
  <w:num w:numId="30">
    <w:abstractNumId w:val="22"/>
  </w:num>
  <w:num w:numId="31">
    <w:abstractNumId w:val="37"/>
  </w:num>
  <w:num w:numId="32">
    <w:abstractNumId w:val="13"/>
  </w:num>
  <w:num w:numId="33">
    <w:abstractNumId w:val="11"/>
  </w:num>
  <w:num w:numId="34">
    <w:abstractNumId w:val="28"/>
  </w:num>
  <w:num w:numId="35">
    <w:abstractNumId w:val="3"/>
  </w:num>
  <w:num w:numId="36">
    <w:abstractNumId w:val="14"/>
  </w:num>
  <w:num w:numId="37">
    <w:abstractNumId w:val="34"/>
  </w:num>
  <w:num w:numId="38">
    <w:abstractNumId w:val="2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Irfan Tri Raharjo, SE">
    <w15:presenceInfo w15:providerId="AD" w15:userId="S-1-5-21-3024393671-740170379-2464046821-20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526"/>
    <w:rsid w:val="00017D47"/>
    <w:rsid w:val="000275AF"/>
    <w:rsid w:val="00050684"/>
    <w:rsid w:val="00061395"/>
    <w:rsid w:val="00070A82"/>
    <w:rsid w:val="000730BA"/>
    <w:rsid w:val="00090E9F"/>
    <w:rsid w:val="000A614A"/>
    <w:rsid w:val="000F7AE5"/>
    <w:rsid w:val="001005FE"/>
    <w:rsid w:val="00124CB6"/>
    <w:rsid w:val="00143486"/>
    <w:rsid w:val="00156EA1"/>
    <w:rsid w:val="00193035"/>
    <w:rsid w:val="001A3526"/>
    <w:rsid w:val="001B5488"/>
    <w:rsid w:val="001C11A9"/>
    <w:rsid w:val="001E441E"/>
    <w:rsid w:val="001F022D"/>
    <w:rsid w:val="002032F3"/>
    <w:rsid w:val="00241852"/>
    <w:rsid w:val="00263807"/>
    <w:rsid w:val="00266D4A"/>
    <w:rsid w:val="00272A3C"/>
    <w:rsid w:val="002A64C1"/>
    <w:rsid w:val="002A66C2"/>
    <w:rsid w:val="002A724A"/>
    <w:rsid w:val="003001E3"/>
    <w:rsid w:val="00300298"/>
    <w:rsid w:val="00347CDC"/>
    <w:rsid w:val="00371FAF"/>
    <w:rsid w:val="00394117"/>
    <w:rsid w:val="003A6E8A"/>
    <w:rsid w:val="003B26DB"/>
    <w:rsid w:val="003D3460"/>
    <w:rsid w:val="003E013D"/>
    <w:rsid w:val="003F13C1"/>
    <w:rsid w:val="00411CD2"/>
    <w:rsid w:val="00413886"/>
    <w:rsid w:val="00426B6C"/>
    <w:rsid w:val="00455A8B"/>
    <w:rsid w:val="004762CD"/>
    <w:rsid w:val="004821F1"/>
    <w:rsid w:val="00491184"/>
    <w:rsid w:val="00496B0D"/>
    <w:rsid w:val="004B1407"/>
    <w:rsid w:val="004C5226"/>
    <w:rsid w:val="004C58C5"/>
    <w:rsid w:val="004C6F22"/>
    <w:rsid w:val="004C7667"/>
    <w:rsid w:val="004C7FB9"/>
    <w:rsid w:val="004D7652"/>
    <w:rsid w:val="004E0EE2"/>
    <w:rsid w:val="005019AD"/>
    <w:rsid w:val="00536438"/>
    <w:rsid w:val="00547D19"/>
    <w:rsid w:val="00557FD0"/>
    <w:rsid w:val="00562B4F"/>
    <w:rsid w:val="00577A36"/>
    <w:rsid w:val="0058053D"/>
    <w:rsid w:val="0058451C"/>
    <w:rsid w:val="00585CFD"/>
    <w:rsid w:val="005A7B3F"/>
    <w:rsid w:val="005B64CA"/>
    <w:rsid w:val="005D0570"/>
    <w:rsid w:val="005F002D"/>
    <w:rsid w:val="0061783E"/>
    <w:rsid w:val="006341DF"/>
    <w:rsid w:val="00642BCC"/>
    <w:rsid w:val="00676705"/>
    <w:rsid w:val="006C3B55"/>
    <w:rsid w:val="006D4D5D"/>
    <w:rsid w:val="0072516B"/>
    <w:rsid w:val="00741EC0"/>
    <w:rsid w:val="007478E8"/>
    <w:rsid w:val="00792368"/>
    <w:rsid w:val="007C6B27"/>
    <w:rsid w:val="007D55DA"/>
    <w:rsid w:val="007F3764"/>
    <w:rsid w:val="00811871"/>
    <w:rsid w:val="0083645F"/>
    <w:rsid w:val="0085320D"/>
    <w:rsid w:val="00855DAC"/>
    <w:rsid w:val="0086495B"/>
    <w:rsid w:val="00870822"/>
    <w:rsid w:val="00884A8D"/>
    <w:rsid w:val="008C4394"/>
    <w:rsid w:val="008D313A"/>
    <w:rsid w:val="008D415C"/>
    <w:rsid w:val="00926F5C"/>
    <w:rsid w:val="00936FF5"/>
    <w:rsid w:val="00994C27"/>
    <w:rsid w:val="009E13A8"/>
    <w:rsid w:val="009F4E74"/>
    <w:rsid w:val="009F59B1"/>
    <w:rsid w:val="00A24CD0"/>
    <w:rsid w:val="00A3655B"/>
    <w:rsid w:val="00A374A8"/>
    <w:rsid w:val="00A37BBC"/>
    <w:rsid w:val="00A43A97"/>
    <w:rsid w:val="00A609C2"/>
    <w:rsid w:val="00A74DD4"/>
    <w:rsid w:val="00AD46EB"/>
    <w:rsid w:val="00B03546"/>
    <w:rsid w:val="00B23DEE"/>
    <w:rsid w:val="00B55CA8"/>
    <w:rsid w:val="00B728BE"/>
    <w:rsid w:val="00B86477"/>
    <w:rsid w:val="00BC72E6"/>
    <w:rsid w:val="00BE5916"/>
    <w:rsid w:val="00BE7535"/>
    <w:rsid w:val="00C06CFC"/>
    <w:rsid w:val="00C27460"/>
    <w:rsid w:val="00C43A1A"/>
    <w:rsid w:val="00C50B4A"/>
    <w:rsid w:val="00C70142"/>
    <w:rsid w:val="00C9174F"/>
    <w:rsid w:val="00CC11C3"/>
    <w:rsid w:val="00D200FE"/>
    <w:rsid w:val="00D20230"/>
    <w:rsid w:val="00D63FC5"/>
    <w:rsid w:val="00DB0FF4"/>
    <w:rsid w:val="00DD3F58"/>
    <w:rsid w:val="00E268DF"/>
    <w:rsid w:val="00E51060"/>
    <w:rsid w:val="00E74C0A"/>
    <w:rsid w:val="00E75770"/>
    <w:rsid w:val="00EA5265"/>
    <w:rsid w:val="00EC52B7"/>
    <w:rsid w:val="00EF524F"/>
    <w:rsid w:val="00F004BA"/>
    <w:rsid w:val="00F265FB"/>
    <w:rsid w:val="00F274F1"/>
    <w:rsid w:val="00F31E3C"/>
    <w:rsid w:val="00F4248B"/>
    <w:rsid w:val="00F43469"/>
    <w:rsid w:val="00F8604D"/>
    <w:rsid w:val="00FA4B9F"/>
    <w:rsid w:val="00FA7120"/>
    <w:rsid w:val="00FA7A07"/>
    <w:rsid w:val="00FB1EC1"/>
    <w:rsid w:val="00FE0411"/>
    <w:rsid w:val="00FE3AF0"/>
    <w:rsid w:val="00FF6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E434F3-BFD4-4D99-BFB0-52DAA509C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5DAC"/>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855DAC"/>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855DAC"/>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855DAC"/>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855DAC"/>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855DAC"/>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855DAC"/>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855DAC"/>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855DAC"/>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855DAC"/>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DAC"/>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855DAC"/>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855DAC"/>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855DAC"/>
    <w:rPr>
      <w:rFonts w:eastAsiaTheme="minorEastAsia"/>
      <w:b/>
      <w:bCs/>
      <w:sz w:val="28"/>
      <w:szCs w:val="28"/>
    </w:rPr>
  </w:style>
  <w:style w:type="character" w:customStyle="1" w:styleId="Heading5Char">
    <w:name w:val="Heading 5 Char"/>
    <w:basedOn w:val="DefaultParagraphFont"/>
    <w:link w:val="Heading5"/>
    <w:uiPriority w:val="9"/>
    <w:semiHidden/>
    <w:rsid w:val="00855DAC"/>
    <w:rPr>
      <w:rFonts w:eastAsiaTheme="minorEastAsia"/>
      <w:b/>
      <w:bCs/>
      <w:i/>
      <w:iCs/>
      <w:sz w:val="26"/>
      <w:szCs w:val="26"/>
    </w:rPr>
  </w:style>
  <w:style w:type="character" w:customStyle="1" w:styleId="Heading6Char">
    <w:name w:val="Heading 6 Char"/>
    <w:basedOn w:val="DefaultParagraphFont"/>
    <w:link w:val="Heading6"/>
    <w:rsid w:val="00855DAC"/>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855DAC"/>
    <w:rPr>
      <w:rFonts w:eastAsiaTheme="minorEastAsia"/>
      <w:sz w:val="24"/>
      <w:szCs w:val="24"/>
    </w:rPr>
  </w:style>
  <w:style w:type="character" w:customStyle="1" w:styleId="Heading8Char">
    <w:name w:val="Heading 8 Char"/>
    <w:basedOn w:val="DefaultParagraphFont"/>
    <w:link w:val="Heading8"/>
    <w:uiPriority w:val="9"/>
    <w:semiHidden/>
    <w:rsid w:val="00855DAC"/>
    <w:rPr>
      <w:rFonts w:eastAsiaTheme="minorEastAsia"/>
      <w:i/>
      <w:iCs/>
      <w:sz w:val="24"/>
      <w:szCs w:val="24"/>
    </w:rPr>
  </w:style>
  <w:style w:type="character" w:customStyle="1" w:styleId="Heading9Char">
    <w:name w:val="Heading 9 Char"/>
    <w:basedOn w:val="DefaultParagraphFont"/>
    <w:link w:val="Heading9"/>
    <w:uiPriority w:val="9"/>
    <w:semiHidden/>
    <w:rsid w:val="00855DAC"/>
    <w:rPr>
      <w:rFonts w:asciiTheme="majorHAnsi" w:eastAsiaTheme="majorEastAsia" w:hAnsiTheme="majorHAnsi" w:cstheme="majorBidi"/>
    </w:rPr>
  </w:style>
  <w:style w:type="paragraph" w:styleId="ListParagraph">
    <w:name w:val="List Paragraph"/>
    <w:basedOn w:val="Normal"/>
    <w:uiPriority w:val="34"/>
    <w:qFormat/>
    <w:rsid w:val="00DB0FF4"/>
    <w:pPr>
      <w:ind w:left="720"/>
      <w:contextualSpacing/>
    </w:pPr>
  </w:style>
  <w:style w:type="character" w:styleId="Hyperlink">
    <w:name w:val="Hyperlink"/>
    <w:basedOn w:val="DefaultParagraphFont"/>
    <w:uiPriority w:val="99"/>
    <w:unhideWhenUsed/>
    <w:rsid w:val="00124CB6"/>
    <w:rPr>
      <w:color w:val="0563C1" w:themeColor="hyperlink"/>
      <w:u w:val="single"/>
    </w:rPr>
  </w:style>
  <w:style w:type="character" w:styleId="FollowedHyperlink">
    <w:name w:val="FollowedHyperlink"/>
    <w:basedOn w:val="DefaultParagraphFont"/>
    <w:uiPriority w:val="99"/>
    <w:semiHidden/>
    <w:unhideWhenUsed/>
    <w:rsid w:val="00124CB6"/>
    <w:rPr>
      <w:color w:val="954F72" w:themeColor="followedHyperlink"/>
      <w:u w:val="single"/>
    </w:rPr>
  </w:style>
  <w:style w:type="table" w:styleId="TableGrid">
    <w:name w:val="Table Grid"/>
    <w:basedOn w:val="TableNormal"/>
    <w:uiPriority w:val="39"/>
    <w:rsid w:val="00936F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C76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7667"/>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1723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jpeg"/><Relationship Id="rId21" Type="http://schemas.openxmlformats.org/officeDocument/2006/relationships/hyperlink" Target="https://machung.ac.id/wp-content/uploads/2024/09/Buku-Panduan-SPMI-Ma-Chung-2021.pdf" TargetMode="External"/><Relationship Id="rId42" Type="http://schemas.openxmlformats.org/officeDocument/2006/relationships/hyperlink" Target="http://eksekutif.machung.ac.id/" TargetMode="External"/><Relationship Id="rId47" Type="http://schemas.openxmlformats.org/officeDocument/2006/relationships/hyperlink" Target="https://machungac-my.sharepoint.com/:b:/g/personal/lpm_machung_ac_id/ESksaYxI2KdCo68VzRRApS4BH2cV6UnWp1jjjleSOc_dxw?e=AHGEkf" TargetMode="External"/><Relationship Id="rId63" Type="http://schemas.openxmlformats.org/officeDocument/2006/relationships/image" Target="media/image8.png"/><Relationship Id="rId68" Type="http://schemas.openxmlformats.org/officeDocument/2006/relationships/hyperlink" Target="https://machung.ac.id/wp-content/uploads/2024/09/Buku-Panduan-SPMI-Ma-Chung-2021.pdf" TargetMode="External"/><Relationship Id="rId84" Type="http://schemas.openxmlformats.org/officeDocument/2006/relationships/hyperlink" Target="https://machungac-my.sharepoint.com/:b:/g/personal/lpm_machung_ac_id/ETYj6BjoO8dBn3TtuIETy2EBfqPcG8mMYSSSzxSdhdZQwQ?e=5JwS7j" TargetMode="External"/><Relationship Id="rId89" Type="http://schemas.openxmlformats.org/officeDocument/2006/relationships/image" Target="media/image12.png"/><Relationship Id="rId16" Type="http://schemas.openxmlformats.org/officeDocument/2006/relationships/hyperlink" Target="https://machungac-my.sharepoint.com/:b:/g/personal/dono_sunardi_machung_ac_id/ESN7NrMG0GJEpmoASytqPEIBFgs-LjxGPw3USyAf5UOUSA?e=HIlyGf" TargetMode="External"/><Relationship Id="rId11" Type="http://schemas.openxmlformats.org/officeDocument/2006/relationships/hyperlink" Target="https://machungac-my.sharepoint.com/:b:/g/personal/dono_sunardi_machung_ac_id/ESN7NrMG0GJEpmoASytqPEIBFgs-LjxGPw3USyAf5UOUSA?e=Qyakw0" TargetMode="External"/><Relationship Id="rId32" Type="http://schemas.openxmlformats.org/officeDocument/2006/relationships/image" Target="media/image7.png"/><Relationship Id="rId37" Type="http://schemas.openxmlformats.org/officeDocument/2006/relationships/hyperlink" Target="http://dosen.machung.ac.id/" TargetMode="External"/><Relationship Id="rId53" Type="http://schemas.openxmlformats.org/officeDocument/2006/relationships/hyperlink" Target="https://machungac-my.sharepoint.com/:b:/g/personal/lpm_machung_ac_id/EZcuvozS8wFFvP37TNtlZ5IB39TV4h7XC7b8AK4fNeceRQ?e=ibUpuu" TargetMode="External"/><Relationship Id="rId58" Type="http://schemas.openxmlformats.org/officeDocument/2006/relationships/hyperlink" Target="http://dosen.machung.ac.id/" TargetMode="External"/><Relationship Id="rId74" Type="http://schemas.openxmlformats.org/officeDocument/2006/relationships/hyperlink" Target="https://machung.ac.id/wp-content/uploads/2024/09/Buku-Panduan-SPMI-Ma-Chung-2021.pdf" TargetMode="External"/><Relationship Id="rId79" Type="http://schemas.openxmlformats.org/officeDocument/2006/relationships/hyperlink" Target="https://machungac-my.sharepoint.com/:b:/g/personal/lpm_machung_ac_id/EXCLnsHaQlFAhGzcsTQ9HOABgX-hk2LGomHNuzrT3rYV6g?e=tXqL7k" TargetMode="External"/><Relationship Id="rId5" Type="http://schemas.openxmlformats.org/officeDocument/2006/relationships/webSettings" Target="webSettings.xml"/><Relationship Id="rId90" Type="http://schemas.openxmlformats.org/officeDocument/2006/relationships/image" Target="media/image13.png"/><Relationship Id="rId95" Type="http://schemas.openxmlformats.org/officeDocument/2006/relationships/chart" Target="charts/chart1.xml"/><Relationship Id="rId22" Type="http://schemas.openxmlformats.org/officeDocument/2006/relationships/image" Target="media/image2.jpeg"/><Relationship Id="rId27" Type="http://schemas.openxmlformats.org/officeDocument/2006/relationships/hyperlink" Target="https://semar.machung.ac.id./" TargetMode="External"/><Relationship Id="rId43" Type="http://schemas.openxmlformats.org/officeDocument/2006/relationships/hyperlink" Target="https://semar.machung.ac.id/" TargetMode="External"/><Relationship Id="rId48" Type="http://schemas.openxmlformats.org/officeDocument/2006/relationships/hyperlink" Target="http://penjaminanmutu.machung.ac.id" TargetMode="External"/><Relationship Id="rId64" Type="http://schemas.openxmlformats.org/officeDocument/2006/relationships/hyperlink" Target="https://machungac-my.sharepoint.com/:b:/g/personal/lilis_lestari_machung_ac_id/ESO2_sY62zFKmKV99XjiKWIBU5vs7lmZl9q21ZC_VVa0FQ?e=gwqWEn" TargetMode="External"/><Relationship Id="rId69" Type="http://schemas.openxmlformats.org/officeDocument/2006/relationships/hyperlink" Target="https://machungac-my.sharepoint.com/:b:/g/personal/lpm_machung_ac_id/EZ7wfJIJ4-FDsRsltYX67awBvoGJ7r6NDi0TC2LPVa6GBg?e=faNYwY" TargetMode="External"/><Relationship Id="rId80" Type="http://schemas.openxmlformats.org/officeDocument/2006/relationships/hyperlink" Target="https://machungac-my.sharepoint.com/:b:/g/personal/lpm_machung_ac_id/EUbRIo5c8x9FnYORhJGZqRABnDHo1gWDsbgAQ0xoCMic4A?e=aqdL6i" TargetMode="External"/><Relationship Id="rId85" Type="http://schemas.openxmlformats.org/officeDocument/2006/relationships/hyperlink" Target="https://machungac-my.sharepoint.com/:b:/g/personal/lpm_machung_ac_id/EWjvR8KYqaBNohmbo5RhfcMBM5QJisZF4Pyl5UbOs4zqFA?e=JSHB4U" TargetMode="External"/><Relationship Id="rId3" Type="http://schemas.openxmlformats.org/officeDocument/2006/relationships/styles" Target="styles.xml"/><Relationship Id="rId12" Type="http://schemas.openxmlformats.org/officeDocument/2006/relationships/hyperlink" Target="https://machungac-my.sharepoint.com/:b:/g/personal/dono_sunardi_machung_ac_id/ESN7NrMG0GJEpmoASytqPEIBFgs-LjxGPw3USyAf5UOUSA?e=Qyakw0" TargetMode="External"/><Relationship Id="rId17" Type="http://schemas.openxmlformats.org/officeDocument/2006/relationships/hyperlink" Target="https://machungac-my.sharepoint.com/:b:/g/personal/dono_sunardi_machung_ac_id/ETYfGwOT5MJMv4p5edCKaocBRUKuCSzdMOF_oy4pIZfyjg?e=I2zIbm" TargetMode="External"/><Relationship Id="rId25" Type="http://schemas.openxmlformats.org/officeDocument/2006/relationships/hyperlink" Target="http://mahasiswa.machung.ac.id./" TargetMode="External"/><Relationship Id="rId33" Type="http://schemas.openxmlformats.org/officeDocument/2006/relationships/hyperlink" Target="http://mahasiswa.machung.ac.id/" TargetMode="External"/><Relationship Id="rId38" Type="http://schemas.openxmlformats.org/officeDocument/2006/relationships/hyperlink" Target="http://eksekutif.machung.ac.id/" TargetMode="External"/><Relationship Id="rId46" Type="http://schemas.openxmlformats.org/officeDocument/2006/relationships/hyperlink" Target="http://data.machung.ac.id" TargetMode="External"/><Relationship Id="rId59" Type="http://schemas.openxmlformats.org/officeDocument/2006/relationships/hyperlink" Target="http://eksekutif.machung.ac.id/" TargetMode="External"/><Relationship Id="rId67" Type="http://schemas.openxmlformats.org/officeDocument/2006/relationships/hyperlink" Target="https://machungac-my.sharepoint.com/:b:/g/personal/lilis_lestari_machung_ac_id/EU6i0a5rsrREjzqVjWhcmaMBtjQi__CwLD4ZDBFQJqbsvA?e=APkkw1" TargetMode="External"/><Relationship Id="rId20" Type="http://schemas.openxmlformats.org/officeDocument/2006/relationships/hyperlink" Target="https://machungac-my.sharepoint.com/:b:/g/personal/lilis_lestari_machung_ac_id/EW3T1pknSQ5NhBNfssSW4WcB-qsbs6eKf5BqX1sARTYgtw?e=gCJtkA" TargetMode="External"/><Relationship Id="rId41" Type="http://schemas.openxmlformats.org/officeDocument/2006/relationships/hyperlink" Target="https://lookerstudio.google.com/reporting/4a270557-6980-4bb5-b395-9c0e7b623577/page/ginEE" TargetMode="External"/><Relationship Id="rId54" Type="http://schemas.openxmlformats.org/officeDocument/2006/relationships/hyperlink" Target="http://dosen.machung.ac.id/" TargetMode="External"/><Relationship Id="rId62" Type="http://schemas.openxmlformats.org/officeDocument/2006/relationships/hyperlink" Target="http://data.machung.ac.id/" TargetMode="External"/><Relationship Id="rId70" Type="http://schemas.openxmlformats.org/officeDocument/2006/relationships/hyperlink" Target="https://machungac-my.sharepoint.com/:b:/g/personal/lpm_machung_ac_id/Edwsjv9qy6pOhQvhbA1-0PIBmZrUVGdQVKHYNnWp4WnFuw?e=Od1ktg" TargetMode="External"/><Relationship Id="rId75" Type="http://schemas.openxmlformats.org/officeDocument/2006/relationships/hyperlink" Target="https://machungac-my.sharepoint.com/:b:/g/personal/lpm_machung_ac_id/EeImy2sLsZFJrmax1J15_80B-RwZ9O-3enUL-7k9FAH3eA?e=xeqTtb" TargetMode="External"/><Relationship Id="rId83" Type="http://schemas.openxmlformats.org/officeDocument/2006/relationships/hyperlink" Target="https://machung.ac.id/wp-content/uploads/2024/09/Buku-Panduan-SPMI-Ma-Chung-2021.pdf" TargetMode="External"/><Relationship Id="rId88" Type="http://schemas.openxmlformats.org/officeDocument/2006/relationships/image" Target="media/image11.png"/><Relationship Id="rId91" Type="http://schemas.openxmlformats.org/officeDocument/2006/relationships/image" Target="media/image14.png"/><Relationship Id="rId96"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hyperlink" Target="https://machungac-my.sharepoint.com/:b:/g/personal/dono_sunardi_machung_ac_id/EebE34bwkVhGnHKcxMw-lXIBptNEuUdMTp9qChHkvmPrgQ?e=7RZOXN" TargetMode="External"/><Relationship Id="rId15" Type="http://schemas.openxmlformats.org/officeDocument/2006/relationships/hyperlink" Target="https://machungac-my.sharepoint.com/:b:/g/personal/dono_sunardi_machung_ac_id/ESN7NrMG0GJEpmoASytqPEIBFgs-LjxGPw3USyAf5UOUSA?e=HIlyGf" TargetMode="External"/><Relationship Id="rId23" Type="http://schemas.openxmlformats.org/officeDocument/2006/relationships/hyperlink" Target="http://dosen.machung.ac.id./" TargetMode="External"/><Relationship Id="rId28" Type="http://schemas.openxmlformats.org/officeDocument/2006/relationships/image" Target="media/image5.png"/><Relationship Id="rId36" Type="http://schemas.openxmlformats.org/officeDocument/2006/relationships/hyperlink" Target="http://data.machung.ac.id/" TargetMode="External"/><Relationship Id="rId49" Type="http://schemas.openxmlformats.org/officeDocument/2006/relationships/hyperlink" Target="https://machungac-my.sharepoint.com/:b:/g/personal/lpm_machung_ac_id/EZ7wfJIJ4-FDsRsltYX67awBvoGJ7r6NDi0TC2LPVa6GBg?e=v2xcId" TargetMode="External"/><Relationship Id="rId57" Type="http://schemas.openxmlformats.org/officeDocument/2006/relationships/hyperlink" Target="https://semar.machung.ac.id/" TargetMode="External"/><Relationship Id="rId10" Type="http://schemas.openxmlformats.org/officeDocument/2006/relationships/hyperlink" Target="https://machungac-my.sharepoint.com/:b:/g/personal/lilis_lestari_machung_ac_id/Ee1FRukmHwlEjxvM-E6cuu4BW17HNCBe2VhOaan3FovvnQ?e=FvaRgS" TargetMode="External"/><Relationship Id="rId31" Type="http://schemas.openxmlformats.org/officeDocument/2006/relationships/hyperlink" Target="http://penjaminanmutu.machung.ac.id/index.php" TargetMode="External"/><Relationship Id="rId44" Type="http://schemas.openxmlformats.org/officeDocument/2006/relationships/hyperlink" Target="http://penjaminanmutu.machung.ac.id/index.php" TargetMode="External"/><Relationship Id="rId52" Type="http://schemas.openxmlformats.org/officeDocument/2006/relationships/hyperlink" Target="https://machung.ac.id/dokumen-penting/" TargetMode="External"/><Relationship Id="rId60" Type="http://schemas.openxmlformats.org/officeDocument/2006/relationships/hyperlink" Target="https://machungac-my.sharepoint.com/:b:/g/personal/lpm_machung_ac_id/ETWxwJcIKwhMvQJMeFo2Ks0BybUd6ckHaE2nFA2ZPw8y5g?e=9VSA32" TargetMode="External"/><Relationship Id="rId65" Type="http://schemas.openxmlformats.org/officeDocument/2006/relationships/hyperlink" Target="https://machungac-my.sharepoint.com/:b:/g/personal/lilis_lestari_machung_ac_id/EazOuHiJhftBn6sPbd1bm0ABL7dhIpVaK37tNEjH4Qn2aw?e=JMdTOG" TargetMode="External"/><Relationship Id="rId73" Type="http://schemas.openxmlformats.org/officeDocument/2006/relationships/hyperlink" Target="https://machungac-my.sharepoint.com/:b:/g/personal/lpm_machung_ac_id/EX1sAPjgbb5Dr0tQ4U8GDTIBbc4WaNJDhvxxNAPqQ6OQgg?e=ezyQhN" TargetMode="External"/><Relationship Id="rId78" Type="http://schemas.openxmlformats.org/officeDocument/2006/relationships/hyperlink" Target="https://machungac-my.sharepoint.com/:b:/g/personal/lpm_machung_ac_id/ES9bMZ0icSVGpkFCo43jcpIBlGjJx5bjMxw6mNOeSnofXw?e=CpTYY3" TargetMode="External"/><Relationship Id="rId81" Type="http://schemas.openxmlformats.org/officeDocument/2006/relationships/hyperlink" Target="https://machungac-my.sharepoint.com/:b:/g/personal/lpm_machung_ac_id/EQ6Neb_rGGNCpmh-RfRipesBTcJ93nm_fkvwsl9pAqerzw?e=OfTyQn" TargetMode="External"/><Relationship Id="rId86" Type="http://schemas.openxmlformats.org/officeDocument/2006/relationships/image" Target="media/image9.png"/><Relationship Id="rId94" Type="http://schemas.openxmlformats.org/officeDocument/2006/relationships/image" Target="media/image17.png"/><Relationship Id="rId99"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machungac-my.sharepoint.com/:b:/g/personal/lilis_lestari_machung_ac_id/Ee1FRukmHwlEjxvM-E6cuu4BW17HNCBe2VhOaan3FovvnQ?e=FvaRgS" TargetMode="External"/><Relationship Id="rId13" Type="http://schemas.openxmlformats.org/officeDocument/2006/relationships/hyperlink" Target="https://machungac-my.sharepoint.com/:b:/g/personal/lilis_lestari_machung_ac_id/Ee1FRukmHwlEjxvM-E6cuu4BW17HNCBe2VhOaan3FovvnQ?e=536pEN" TargetMode="External"/><Relationship Id="rId18" Type="http://schemas.openxmlformats.org/officeDocument/2006/relationships/hyperlink" Target="https://machungac-my.sharepoint.com/:b:/g/personal/dono_sunardi_machung_ac_id/ETYfGwOT5MJMv4p5edCKaocBRUKuCSzdMOF_oy4pIZfyjg?e=I2zIbm" TargetMode="External"/><Relationship Id="rId39" Type="http://schemas.openxmlformats.org/officeDocument/2006/relationships/hyperlink" Target="http://data.machung.ac.id/" TargetMode="External"/><Relationship Id="rId34" Type="http://schemas.openxmlformats.org/officeDocument/2006/relationships/hyperlink" Target="http://penjaminanmutu.machung.ac.id/index.php" TargetMode="External"/><Relationship Id="rId50" Type="http://schemas.openxmlformats.org/officeDocument/2006/relationships/hyperlink" Target="https://machungac-my.sharepoint.com/:b:/g/personal/lpm_machung_ac_id/EUbRIo5c8x9FnYORhJGZqRABnDHo1gWDsbgAQ0xoCMic4A?e=8Ah2zM" TargetMode="External"/><Relationship Id="rId55" Type="http://schemas.openxmlformats.org/officeDocument/2006/relationships/hyperlink" Target="https://e-learning.machung.ac.id/" TargetMode="External"/><Relationship Id="rId76" Type="http://schemas.openxmlformats.org/officeDocument/2006/relationships/hyperlink" Target="https://machungac-my.sharepoint.com/:b:/g/personal/lpm_machung_ac_id/EeImy2sLsZFJrmax1J15_80B-RwZ9O-3enUL-7k9FAH3eA?e=YT5n7q" TargetMode="External"/><Relationship Id="rId97" Type="http://schemas.openxmlformats.org/officeDocument/2006/relationships/image" Target="media/image19.png"/><Relationship Id="rId7" Type="http://schemas.openxmlformats.org/officeDocument/2006/relationships/image" Target="media/image1.jpeg"/><Relationship Id="rId71" Type="http://schemas.openxmlformats.org/officeDocument/2006/relationships/hyperlink" Target="https://machungac-my.sharepoint.com/:b:/g/personal/lpm_machung_ac_id/EdnQ-6R-wC1AiIINyPczpb8BMqyUjXfR7vQx-IMal8J57Q?e=wJo88X" TargetMode="External"/><Relationship Id="rId92" Type="http://schemas.openxmlformats.org/officeDocument/2006/relationships/image" Target="media/image15.png"/><Relationship Id="rId2" Type="http://schemas.openxmlformats.org/officeDocument/2006/relationships/numbering" Target="numbering.xml"/><Relationship Id="rId29" Type="http://schemas.openxmlformats.org/officeDocument/2006/relationships/hyperlink" Target="https://semar.machung.ac.id" TargetMode="External"/><Relationship Id="rId24" Type="http://schemas.openxmlformats.org/officeDocument/2006/relationships/image" Target="media/image3.png"/><Relationship Id="rId40" Type="http://schemas.openxmlformats.org/officeDocument/2006/relationships/hyperlink" Target="https://bit.ly/MitraUMC" TargetMode="External"/><Relationship Id="rId45" Type="http://schemas.openxmlformats.org/officeDocument/2006/relationships/hyperlink" Target="http://eksekutif.machung.ac.id" TargetMode="External"/><Relationship Id="rId66" Type="http://schemas.openxmlformats.org/officeDocument/2006/relationships/hyperlink" Target="https://machungac-my.sharepoint.com/:b:/g/personal/lilis_lestari_machung_ac_id/ER2UWJXqkMVNlkLYd-6WkFkBQUA8w-_nFBHqMVCYVR64fw?e=ubtbKa" TargetMode="External"/><Relationship Id="rId87" Type="http://schemas.openxmlformats.org/officeDocument/2006/relationships/image" Target="media/image10.png"/><Relationship Id="rId61" Type="http://schemas.openxmlformats.org/officeDocument/2006/relationships/hyperlink" Target="http://eksekutif.machung.ac.id/" TargetMode="External"/><Relationship Id="rId82" Type="http://schemas.openxmlformats.org/officeDocument/2006/relationships/hyperlink" Target="https://machungac-my.sharepoint.com/:b:/g/personal/lpm_machung_ac_id/EdnQ-6R-wC1AiIINyPczpb8BMqyUjXfR7vQx-IMal8J57Q?e=rPZpIY" TargetMode="External"/><Relationship Id="rId19" Type="http://schemas.openxmlformats.org/officeDocument/2006/relationships/hyperlink" Target="https://machungac-my.sharepoint.com/:b:/g/personal/lilis_lestari_machung_ac_id/EW3T1pknSQ5NhBNfssSW4WcB-qsbs6eKf5BqX1sARTYgtw?e=gCJtkA" TargetMode="External"/><Relationship Id="rId14" Type="http://schemas.openxmlformats.org/officeDocument/2006/relationships/hyperlink" Target="https://machungac-my.sharepoint.com/:b:/g/personal/lilis_lestari_machung_ac_id/Ee1FRukmHwlEjxvM-E6cuu4BW17HNCBe2VhOaan3FovvnQ?e=536pEN" TargetMode="External"/><Relationship Id="rId30" Type="http://schemas.openxmlformats.org/officeDocument/2006/relationships/image" Target="media/image6.png"/><Relationship Id="rId35" Type="http://schemas.openxmlformats.org/officeDocument/2006/relationships/hyperlink" Target="http://eksekutif.machung.ac.id/" TargetMode="External"/><Relationship Id="rId56" Type="http://schemas.openxmlformats.org/officeDocument/2006/relationships/hyperlink" Target="http://mahasiswa.machung.ac.id/" TargetMode="External"/><Relationship Id="rId77" Type="http://schemas.openxmlformats.org/officeDocument/2006/relationships/hyperlink" Target="https://machungac-my.sharepoint.com/:b:/g/personal/lpm_machung_ac_id/EUP0W38VRWxHrVfm3OXSxIYBupjBtfKvy9vapfZGUUsSDA?e=JGcwYc" TargetMode="External"/><Relationship Id="rId100" Type="http://schemas.openxmlformats.org/officeDocument/2006/relationships/theme" Target="theme/theme1.xml"/><Relationship Id="rId8" Type="http://schemas.openxmlformats.org/officeDocument/2006/relationships/hyperlink" Target="https://machungac-my.sharepoint.com/:b:/g/personal/lilis_lestari_machung_ac_id/EUuEznt2v2hGqCGZtkUCJtYBzeYt0nTPW0Y7f0Br9aNBag?e=f7rHmv" TargetMode="External"/><Relationship Id="rId51" Type="http://schemas.openxmlformats.org/officeDocument/2006/relationships/hyperlink" Target="https://semar.machung.ac.id/" TargetMode="External"/><Relationship Id="rId72" Type="http://schemas.openxmlformats.org/officeDocument/2006/relationships/hyperlink" Target="https://machungac-my.sharepoint.com/:b:/g/personal/lpm_machung_ac_id/EdnQ-6R-wC1AiIINyPczpb8BMqyUjXfR7vQx-IMal8J57Q?e=H75CVR" TargetMode="External"/><Relationship Id="rId93" Type="http://schemas.openxmlformats.org/officeDocument/2006/relationships/image" Target="media/image16.png"/><Relationship Id="rId98"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irfan.tri\Downloads\bandwith.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Evaluasi Sistem</a:t>
            </a:r>
            <a:r>
              <a:rPr lang="en-US" baseline="0"/>
              <a:t> Informasi Akademik</a:t>
            </a:r>
          </a:p>
          <a:p>
            <a:pPr>
              <a:defRPr/>
            </a:pPr>
            <a:r>
              <a:rPr lang="en-US" baseline="0"/>
              <a:t>TA 2023-2024</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[bandwith.xlsx]Sheet1!$C$1</c:f>
              <c:strCache>
                <c:ptCount val="1"/>
                <c:pt idx="0">
                  <c:v>Tidak Puas</c:v>
                </c:pt>
              </c:strCache>
            </c:strRef>
          </c:tx>
          <c:spPr>
            <a:solidFill>
              <a:schemeClr val="accent1"/>
            </a:solidFill>
            <a:ln>
              <a:noFill/>
            </a:ln>
            <a:effectLst/>
          </c:spPr>
          <c:invertIfNegative val="0"/>
          <c:cat>
            <c:strRef>
              <c:f>[bandwith.xlsx]Sheet1!$B$2:$B$8</c:f>
              <c:strCache>
                <c:ptCount val="7"/>
                <c:pt idx="0">
                  <c:v>Kemudahan dan kecepatan akses sistem informasi akademik (mahasiswa.machung.ac.id) (nilai, presensi, akses dari dalam dan luar kampus)</c:v>
                </c:pt>
                <c:pt idx="1">
                  <c:v>Kemudahan dan kecepatan akses on-line koleksi jurnal dan e-book perpustakaan</c:v>
                </c:pt>
                <c:pt idx="2">
                  <c:v>Ketersediaan fasilitas e-learning/ pembelajaran daring (e-learning.machung.ac.id)</c:v>
                </c:pt>
                <c:pt idx="3">
                  <c:v>Sistem informasi akademik (mahasiswa.machung.ac.id) menyediakan semua informasi yang dibutuhkan mahasiswa terkait kegiatan perkuliahan</c:v>
                </c:pt>
                <c:pt idx="4">
                  <c:v>Ketersediaan komputer publik di area kampus</c:v>
                </c:pt>
                <c:pt idx="5">
                  <c:v>Ketersediaan wifi di area kampus</c:v>
                </c:pt>
                <c:pt idx="6">
                  <c:v>Bandwith/kecepatan akses internet di area kampus</c:v>
                </c:pt>
              </c:strCache>
            </c:strRef>
          </c:cat>
          <c:val>
            <c:numRef>
              <c:f>[bandwith.xlsx]Sheet1!$C$2:$C$8</c:f>
              <c:numCache>
                <c:formatCode>0%</c:formatCode>
                <c:ptCount val="7"/>
                <c:pt idx="0">
                  <c:v>0.02</c:v>
                </c:pt>
                <c:pt idx="1">
                  <c:v>0.02</c:v>
                </c:pt>
                <c:pt idx="2">
                  <c:v>0.02</c:v>
                </c:pt>
                <c:pt idx="3">
                  <c:v>0.01</c:v>
                </c:pt>
                <c:pt idx="4">
                  <c:v>0.04</c:v>
                </c:pt>
                <c:pt idx="5">
                  <c:v>0.03</c:v>
                </c:pt>
                <c:pt idx="6">
                  <c:v>0.05</c:v>
                </c:pt>
              </c:numCache>
            </c:numRef>
          </c:val>
        </c:ser>
        <c:ser>
          <c:idx val="1"/>
          <c:order val="1"/>
          <c:tx>
            <c:strRef>
              <c:f>[bandwith.xlsx]Sheet1!$D$1</c:f>
              <c:strCache>
                <c:ptCount val="1"/>
                <c:pt idx="0">
                  <c:v>Kurang Puas</c:v>
                </c:pt>
              </c:strCache>
            </c:strRef>
          </c:tx>
          <c:spPr>
            <a:solidFill>
              <a:schemeClr val="accent2"/>
            </a:solidFill>
            <a:ln>
              <a:noFill/>
            </a:ln>
            <a:effectLst/>
          </c:spPr>
          <c:invertIfNegative val="0"/>
          <c:cat>
            <c:strRef>
              <c:f>[bandwith.xlsx]Sheet1!$B$2:$B$8</c:f>
              <c:strCache>
                <c:ptCount val="7"/>
                <c:pt idx="0">
                  <c:v>Kemudahan dan kecepatan akses sistem informasi akademik (mahasiswa.machung.ac.id) (nilai, presensi, akses dari dalam dan luar kampus)</c:v>
                </c:pt>
                <c:pt idx="1">
                  <c:v>Kemudahan dan kecepatan akses on-line koleksi jurnal dan e-book perpustakaan</c:v>
                </c:pt>
                <c:pt idx="2">
                  <c:v>Ketersediaan fasilitas e-learning/ pembelajaran daring (e-learning.machung.ac.id)</c:v>
                </c:pt>
                <c:pt idx="3">
                  <c:v>Sistem informasi akademik (mahasiswa.machung.ac.id) menyediakan semua informasi yang dibutuhkan mahasiswa terkait kegiatan perkuliahan</c:v>
                </c:pt>
                <c:pt idx="4">
                  <c:v>Ketersediaan komputer publik di area kampus</c:v>
                </c:pt>
                <c:pt idx="5">
                  <c:v>Ketersediaan wifi di area kampus</c:v>
                </c:pt>
                <c:pt idx="6">
                  <c:v>Bandwith/kecepatan akses internet di area kampus</c:v>
                </c:pt>
              </c:strCache>
            </c:strRef>
          </c:cat>
          <c:val>
            <c:numRef>
              <c:f>[bandwith.xlsx]Sheet1!$D$2:$D$8</c:f>
              <c:numCache>
                <c:formatCode>0%</c:formatCode>
                <c:ptCount val="7"/>
                <c:pt idx="0">
                  <c:v>0.12</c:v>
                </c:pt>
                <c:pt idx="1">
                  <c:v>0.14000000000000001</c:v>
                </c:pt>
                <c:pt idx="2">
                  <c:v>0.14000000000000001</c:v>
                </c:pt>
                <c:pt idx="3">
                  <c:v>0.12</c:v>
                </c:pt>
                <c:pt idx="4">
                  <c:v>0.13</c:v>
                </c:pt>
                <c:pt idx="5">
                  <c:v>0.14000000000000001</c:v>
                </c:pt>
                <c:pt idx="6">
                  <c:v>0.15</c:v>
                </c:pt>
              </c:numCache>
            </c:numRef>
          </c:val>
        </c:ser>
        <c:ser>
          <c:idx val="2"/>
          <c:order val="2"/>
          <c:tx>
            <c:strRef>
              <c:f>[bandwith.xlsx]Sheet1!$E$1</c:f>
              <c:strCache>
                <c:ptCount val="1"/>
                <c:pt idx="0">
                  <c:v>Cukup Puas</c:v>
                </c:pt>
              </c:strCache>
            </c:strRef>
          </c:tx>
          <c:spPr>
            <a:solidFill>
              <a:schemeClr val="accent3"/>
            </a:solidFill>
            <a:ln>
              <a:noFill/>
            </a:ln>
            <a:effectLst/>
          </c:spPr>
          <c:invertIfNegative val="0"/>
          <c:cat>
            <c:strRef>
              <c:f>[bandwith.xlsx]Sheet1!$B$2:$B$8</c:f>
              <c:strCache>
                <c:ptCount val="7"/>
                <c:pt idx="0">
                  <c:v>Kemudahan dan kecepatan akses sistem informasi akademik (mahasiswa.machung.ac.id) (nilai, presensi, akses dari dalam dan luar kampus)</c:v>
                </c:pt>
                <c:pt idx="1">
                  <c:v>Kemudahan dan kecepatan akses on-line koleksi jurnal dan e-book perpustakaan</c:v>
                </c:pt>
                <c:pt idx="2">
                  <c:v>Ketersediaan fasilitas e-learning/ pembelajaran daring (e-learning.machung.ac.id)</c:v>
                </c:pt>
                <c:pt idx="3">
                  <c:v>Sistem informasi akademik (mahasiswa.machung.ac.id) menyediakan semua informasi yang dibutuhkan mahasiswa terkait kegiatan perkuliahan</c:v>
                </c:pt>
                <c:pt idx="4">
                  <c:v>Ketersediaan komputer publik di area kampus</c:v>
                </c:pt>
                <c:pt idx="5">
                  <c:v>Ketersediaan wifi di area kampus</c:v>
                </c:pt>
                <c:pt idx="6">
                  <c:v>Bandwith/kecepatan akses internet di area kampus</c:v>
                </c:pt>
              </c:strCache>
            </c:strRef>
          </c:cat>
          <c:val>
            <c:numRef>
              <c:f>[bandwith.xlsx]Sheet1!$E$2:$E$8</c:f>
              <c:numCache>
                <c:formatCode>0%</c:formatCode>
                <c:ptCount val="7"/>
                <c:pt idx="0">
                  <c:v>0.42</c:v>
                </c:pt>
                <c:pt idx="1">
                  <c:v>0.46</c:v>
                </c:pt>
                <c:pt idx="2">
                  <c:v>0.45</c:v>
                </c:pt>
                <c:pt idx="3">
                  <c:v>0.47</c:v>
                </c:pt>
                <c:pt idx="4">
                  <c:v>0.44</c:v>
                </c:pt>
                <c:pt idx="5">
                  <c:v>0.43</c:v>
                </c:pt>
                <c:pt idx="6">
                  <c:v>0.43</c:v>
                </c:pt>
              </c:numCache>
            </c:numRef>
          </c:val>
        </c:ser>
        <c:ser>
          <c:idx val="3"/>
          <c:order val="3"/>
          <c:tx>
            <c:strRef>
              <c:f>[bandwith.xlsx]Sheet1!$F$1</c:f>
              <c:strCache>
                <c:ptCount val="1"/>
                <c:pt idx="0">
                  <c:v>Sangat Puas</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[bandwith.xlsx]Sheet1!$B$2:$B$8</c:f>
              <c:strCache>
                <c:ptCount val="7"/>
                <c:pt idx="0">
                  <c:v>Kemudahan dan kecepatan akses sistem informasi akademik (mahasiswa.machung.ac.id) (nilai, presensi, akses dari dalam dan luar kampus)</c:v>
                </c:pt>
                <c:pt idx="1">
                  <c:v>Kemudahan dan kecepatan akses on-line koleksi jurnal dan e-book perpustakaan</c:v>
                </c:pt>
                <c:pt idx="2">
                  <c:v>Ketersediaan fasilitas e-learning/ pembelajaran daring (e-learning.machung.ac.id)</c:v>
                </c:pt>
                <c:pt idx="3">
                  <c:v>Sistem informasi akademik (mahasiswa.machung.ac.id) menyediakan semua informasi yang dibutuhkan mahasiswa terkait kegiatan perkuliahan</c:v>
                </c:pt>
                <c:pt idx="4">
                  <c:v>Ketersediaan komputer publik di area kampus</c:v>
                </c:pt>
                <c:pt idx="5">
                  <c:v>Ketersediaan wifi di area kampus</c:v>
                </c:pt>
                <c:pt idx="6">
                  <c:v>Bandwith/kecepatan akses internet di area kampus</c:v>
                </c:pt>
              </c:strCache>
            </c:strRef>
          </c:cat>
          <c:val>
            <c:numRef>
              <c:f>[bandwith.xlsx]Sheet1!$F$2:$F$8</c:f>
              <c:numCache>
                <c:formatCode>0%</c:formatCode>
                <c:ptCount val="7"/>
                <c:pt idx="0">
                  <c:v>0.44</c:v>
                </c:pt>
                <c:pt idx="1">
                  <c:v>0.39</c:v>
                </c:pt>
                <c:pt idx="2">
                  <c:v>0.39</c:v>
                </c:pt>
                <c:pt idx="3">
                  <c:v>0.41</c:v>
                </c:pt>
                <c:pt idx="4">
                  <c:v>0.39</c:v>
                </c:pt>
                <c:pt idx="5">
                  <c:v>0.4</c:v>
                </c:pt>
                <c:pt idx="6">
                  <c:v>0.37</c:v>
                </c:pt>
              </c:numCache>
            </c:numRef>
          </c:val>
        </c:ser>
        <c:dLbls>
          <c:showLegendKey val="0"/>
          <c:showVal val="0"/>
          <c:showCatName val="0"/>
          <c:showSerName val="0"/>
          <c:showPercent val="0"/>
          <c:showBubbleSize val="0"/>
        </c:dLbls>
        <c:gapWidth val="150"/>
        <c:overlap val="100"/>
        <c:axId val="760604064"/>
        <c:axId val="760601344"/>
      </c:barChart>
      <c:catAx>
        <c:axId val="76060406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0601344"/>
        <c:crosses val="autoZero"/>
        <c:auto val="1"/>
        <c:lblAlgn val="ctr"/>
        <c:lblOffset val="100"/>
        <c:noMultiLvlLbl val="0"/>
      </c:catAx>
      <c:valAx>
        <c:axId val="760601344"/>
        <c:scaling>
          <c:orientation val="minMax"/>
          <c:max val="1"/>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06040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E0F4D0-7884-49C0-9720-BB60229DC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1329</TotalTime>
  <Pages>30</Pages>
  <Words>8109</Words>
  <Characters>46226</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Irfan Tri Raharjo, SE</dc:creator>
  <cp:keywords/>
  <dc:description/>
  <cp:lastModifiedBy>Irfan Tri Raharjo, SE</cp:lastModifiedBy>
  <cp:revision>59</cp:revision>
  <dcterms:created xsi:type="dcterms:W3CDTF">2024-12-17T01:07:00Z</dcterms:created>
  <dcterms:modified xsi:type="dcterms:W3CDTF">2024-12-24T08:52:00Z</dcterms:modified>
</cp:coreProperties>
</file>