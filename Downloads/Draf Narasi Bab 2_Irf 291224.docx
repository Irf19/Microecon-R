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D20F1C" w14:textId="77777777" w:rsidR="00855DAC" w:rsidRDefault="00855DAC" w:rsidP="00855DAC">
      <w:pPr>
        <w:ind w:left="149"/>
        <w:rPr>
          <w:rFonts w:ascii="Arial" w:eastAsia="Arial" w:hAnsi="Arial" w:cs="Arial"/>
          <w:sz w:val="24"/>
          <w:szCs w:val="24"/>
        </w:rPr>
      </w:pPr>
      <w:r>
        <w:rPr>
          <w:rFonts w:ascii="Arial" w:eastAsia="Arial" w:hAnsi="Arial" w:cs="Arial"/>
          <w:b/>
          <w:spacing w:val="-2"/>
          <w:sz w:val="24"/>
          <w:szCs w:val="24"/>
        </w:rPr>
        <w:t>S</w:t>
      </w:r>
      <w:r>
        <w:rPr>
          <w:rFonts w:ascii="Arial" w:eastAsia="Arial" w:hAnsi="Arial" w:cs="Arial"/>
          <w:b/>
          <w:sz w:val="24"/>
          <w:szCs w:val="24"/>
        </w:rPr>
        <w:t>i</w:t>
      </w:r>
      <w:r>
        <w:rPr>
          <w:rFonts w:ascii="Arial" w:eastAsia="Arial" w:hAnsi="Arial" w:cs="Arial"/>
          <w:b/>
          <w:spacing w:val="1"/>
          <w:sz w:val="24"/>
          <w:szCs w:val="24"/>
        </w:rPr>
        <w:t>s</w:t>
      </w:r>
      <w:r>
        <w:rPr>
          <w:rFonts w:ascii="Arial" w:eastAsia="Arial" w:hAnsi="Arial" w:cs="Arial"/>
          <w:b/>
          <w:sz w:val="24"/>
          <w:szCs w:val="24"/>
        </w:rPr>
        <w:t>tem</w:t>
      </w:r>
      <w:r>
        <w:rPr>
          <w:rFonts w:ascii="Arial" w:eastAsia="Arial" w:hAnsi="Arial" w:cs="Arial"/>
          <w:b/>
          <w:spacing w:val="-1"/>
          <w:sz w:val="24"/>
          <w:szCs w:val="24"/>
        </w:rPr>
        <w:t xml:space="preserve"> </w:t>
      </w: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z w:val="24"/>
          <w:szCs w:val="24"/>
        </w:rPr>
        <w:t>n</w:t>
      </w:r>
      <w:r>
        <w:rPr>
          <w:rFonts w:ascii="Arial" w:eastAsia="Arial" w:hAnsi="Arial" w:cs="Arial"/>
          <w:b/>
          <w:spacing w:val="-2"/>
          <w:sz w:val="24"/>
          <w:szCs w:val="24"/>
        </w:rPr>
        <w:t>j</w:t>
      </w:r>
      <w:r>
        <w:rPr>
          <w:rFonts w:ascii="Arial" w:eastAsia="Arial" w:hAnsi="Arial" w:cs="Arial"/>
          <w:b/>
          <w:spacing w:val="1"/>
          <w:sz w:val="24"/>
          <w:szCs w:val="24"/>
        </w:rPr>
        <w:t>a</w:t>
      </w:r>
      <w:r>
        <w:rPr>
          <w:rFonts w:ascii="Arial" w:eastAsia="Arial" w:hAnsi="Arial" w:cs="Arial"/>
          <w:b/>
          <w:sz w:val="24"/>
          <w:szCs w:val="24"/>
        </w:rPr>
        <w:t>min</w:t>
      </w:r>
      <w:r>
        <w:rPr>
          <w:rFonts w:ascii="Arial" w:eastAsia="Arial" w:hAnsi="Arial" w:cs="Arial"/>
          <w:b/>
          <w:spacing w:val="-1"/>
          <w:sz w:val="24"/>
          <w:szCs w:val="24"/>
        </w:rPr>
        <w:t>a</w:t>
      </w:r>
      <w:r>
        <w:rPr>
          <w:rFonts w:ascii="Arial" w:eastAsia="Arial" w:hAnsi="Arial" w:cs="Arial"/>
          <w:b/>
          <w:sz w:val="24"/>
          <w:szCs w:val="24"/>
        </w:rPr>
        <w:t>n M</w:t>
      </w:r>
      <w:r>
        <w:rPr>
          <w:rFonts w:ascii="Arial" w:eastAsia="Arial" w:hAnsi="Arial" w:cs="Arial"/>
          <w:b/>
          <w:spacing w:val="-1"/>
          <w:sz w:val="24"/>
          <w:szCs w:val="24"/>
        </w:rPr>
        <w:t>u</w:t>
      </w:r>
      <w:r>
        <w:rPr>
          <w:rFonts w:ascii="Arial" w:eastAsia="Arial" w:hAnsi="Arial" w:cs="Arial"/>
          <w:b/>
          <w:sz w:val="24"/>
          <w:szCs w:val="24"/>
        </w:rPr>
        <w:t>tu</w:t>
      </w:r>
    </w:p>
    <w:p w14:paraId="739A938A" w14:textId="77777777" w:rsidR="00855DAC" w:rsidRDefault="00855DAC" w:rsidP="00855DAC">
      <w:pPr>
        <w:spacing w:line="160" w:lineRule="exact"/>
        <w:rPr>
          <w:sz w:val="16"/>
          <w:szCs w:val="16"/>
        </w:rPr>
      </w:pPr>
    </w:p>
    <w:p w14:paraId="0C1B0468" w14:textId="77777777" w:rsidR="00855DAC" w:rsidRDefault="00855DAC" w:rsidP="00855DAC">
      <w:pPr>
        <w:spacing w:line="200" w:lineRule="exact"/>
      </w:pPr>
    </w:p>
    <w:p w14:paraId="0384B338" w14:textId="77777777" w:rsidR="00855DAC" w:rsidRDefault="00855DAC" w:rsidP="00855DAC">
      <w:pPr>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.1</w:t>
      </w:r>
      <w:r>
        <w:rPr>
          <w:rFonts w:ascii="Arial" w:eastAsia="Arial" w:hAnsi="Arial" w:cs="Arial"/>
          <w:spacing w:val="2"/>
          <w:sz w:val="24"/>
          <w:szCs w:val="24"/>
        </w:rPr>
        <w:t xml:space="preserve"> </w:t>
      </w:r>
      <w:r>
        <w:rPr>
          <w:rFonts w:ascii="Arial" w:eastAsia="Arial" w:hAnsi="Arial" w:cs="Arial"/>
          <w:sz w:val="24"/>
          <w:szCs w:val="24"/>
        </w:rPr>
        <w:t>Sis</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j</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in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Mutu</w:t>
      </w:r>
      <w:r>
        <w:rPr>
          <w:rFonts w:ascii="Arial" w:eastAsia="Arial" w:hAnsi="Arial" w:cs="Arial"/>
          <w:spacing w:val="2"/>
          <w:sz w:val="24"/>
          <w:szCs w:val="24"/>
        </w:rPr>
        <w:t xml:space="preserve"> </w:t>
      </w:r>
      <w:r>
        <w:rPr>
          <w:rFonts w:ascii="Arial" w:eastAsia="Arial" w:hAnsi="Arial" w:cs="Arial"/>
          <w:sz w:val="24"/>
          <w:szCs w:val="24"/>
        </w:rPr>
        <w:t>I</w:t>
      </w:r>
      <w:r>
        <w:rPr>
          <w:rFonts w:ascii="Arial" w:eastAsia="Arial" w:hAnsi="Arial" w:cs="Arial"/>
          <w:spacing w:val="1"/>
          <w:sz w:val="24"/>
          <w:szCs w:val="24"/>
        </w:rPr>
        <w:t>n</w:t>
      </w:r>
      <w:r>
        <w:rPr>
          <w:rFonts w:ascii="Arial" w:eastAsia="Arial" w:hAnsi="Arial" w:cs="Arial"/>
          <w:spacing w:val="-2"/>
          <w:sz w:val="24"/>
          <w:szCs w:val="24"/>
        </w:rPr>
        <w:t>t</w:t>
      </w:r>
      <w:r>
        <w:rPr>
          <w:rFonts w:ascii="Arial" w:eastAsia="Arial" w:hAnsi="Arial" w:cs="Arial"/>
          <w:spacing w:val="1"/>
          <w:sz w:val="24"/>
          <w:szCs w:val="24"/>
        </w:rPr>
        <w:t>e</w:t>
      </w:r>
      <w:r>
        <w:rPr>
          <w:rFonts w:ascii="Arial" w:eastAsia="Arial" w:hAnsi="Arial" w:cs="Arial"/>
          <w:sz w:val="24"/>
          <w:szCs w:val="24"/>
        </w:rPr>
        <w:t>rn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(SP</w:t>
      </w:r>
      <w:r>
        <w:rPr>
          <w:rFonts w:ascii="Arial" w:eastAsia="Arial" w:hAnsi="Arial" w:cs="Arial"/>
          <w:spacing w:val="-1"/>
          <w:sz w:val="24"/>
          <w:szCs w:val="24"/>
        </w:rPr>
        <w:t>M</w:t>
      </w:r>
      <w:r>
        <w:rPr>
          <w:rFonts w:ascii="Arial" w:eastAsia="Arial" w:hAnsi="Arial" w:cs="Arial"/>
          <w:sz w:val="24"/>
          <w:szCs w:val="24"/>
        </w:rPr>
        <w:t>I)</w:t>
      </w:r>
    </w:p>
    <w:p w14:paraId="14DC2FFB" w14:textId="77777777" w:rsidR="00DB0FF4" w:rsidRDefault="00DB0FF4" w:rsidP="00DB0FF4">
      <w:pPr>
        <w:spacing w:line="275" w:lineRule="auto"/>
        <w:ind w:right="64"/>
        <w:rPr>
          <w:sz w:val="15"/>
          <w:szCs w:val="15"/>
        </w:rPr>
      </w:pPr>
    </w:p>
    <w:p w14:paraId="5E297258" w14:textId="77777777" w:rsidR="00855DAC" w:rsidRDefault="007478E8" w:rsidP="00DB0FF4">
      <w:pPr>
        <w:spacing w:line="275" w:lineRule="auto"/>
        <w:ind w:right="64"/>
        <w:rPr>
          <w:rFonts w:ascii="Arial" w:eastAsia="Arial" w:hAnsi="Arial" w:cs="Arial"/>
          <w:i/>
          <w:color w:val="5B9BD5" w:themeColor="accent1"/>
          <w:sz w:val="24"/>
          <w:szCs w:val="24"/>
        </w:rPr>
      </w:pPr>
      <w:r>
        <w:rPr>
          <w:rFonts w:ascii="Arial" w:eastAsia="Arial" w:hAnsi="Arial" w:cs="Arial"/>
          <w:i/>
          <w:color w:val="5B9BD5" w:themeColor="accent1"/>
          <w:sz w:val="24"/>
          <w:szCs w:val="24"/>
        </w:rPr>
        <w:t>Uraian mengenai</w:t>
      </w:r>
      <w:r w:rsidR="00855DAC" w:rsidRPr="00DB0FF4">
        <w:rPr>
          <w:rFonts w:ascii="Arial" w:eastAsia="Arial" w:hAnsi="Arial" w:cs="Arial"/>
          <w:i/>
          <w:color w:val="5B9BD5" w:themeColor="accent1"/>
          <w:sz w:val="24"/>
          <w:szCs w:val="24"/>
        </w:rPr>
        <w:t xml:space="preserve"> </w:t>
      </w:r>
      <w:r w:rsidR="00855DAC" w:rsidRPr="00DB0FF4">
        <w:rPr>
          <w:rFonts w:ascii="Arial" w:eastAsia="Arial" w:hAnsi="Arial" w:cs="Arial"/>
          <w:i/>
          <w:color w:val="5B9BD5" w:themeColor="accent1"/>
          <w:spacing w:val="5"/>
          <w:sz w:val="24"/>
          <w:szCs w:val="24"/>
        </w:rPr>
        <w:t xml:space="preserve"> </w:t>
      </w:r>
      <w:r w:rsidR="00855DAC" w:rsidRPr="00DB0FF4">
        <w:rPr>
          <w:rFonts w:ascii="Arial" w:eastAsia="Arial" w:hAnsi="Arial" w:cs="Arial"/>
          <w:i/>
          <w:color w:val="5B9BD5" w:themeColor="accent1"/>
          <w:spacing w:val="1"/>
          <w:sz w:val="24"/>
          <w:szCs w:val="24"/>
        </w:rPr>
        <w:t>do</w:t>
      </w:r>
      <w:r w:rsidR="00855DAC" w:rsidRPr="00DB0FF4">
        <w:rPr>
          <w:rFonts w:ascii="Arial" w:eastAsia="Arial" w:hAnsi="Arial" w:cs="Arial"/>
          <w:i/>
          <w:color w:val="5B9BD5" w:themeColor="accent1"/>
          <w:spacing w:val="-2"/>
          <w:sz w:val="24"/>
          <w:szCs w:val="24"/>
        </w:rPr>
        <w:t>k</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pacing w:val="1"/>
          <w:sz w:val="24"/>
          <w:szCs w:val="24"/>
        </w:rPr>
        <w:t>m</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4"/>
          <w:sz w:val="24"/>
          <w:szCs w:val="24"/>
        </w:rPr>
        <w:t xml:space="preserve"> </w:t>
      </w:r>
      <w:r w:rsidR="00855DAC" w:rsidRPr="00DB0FF4">
        <w:rPr>
          <w:rFonts w:ascii="Arial" w:eastAsia="Arial" w:hAnsi="Arial" w:cs="Arial"/>
          <w:i/>
          <w:color w:val="5B9BD5" w:themeColor="accent1"/>
          <w:spacing w:val="3"/>
          <w:sz w:val="24"/>
          <w:szCs w:val="24"/>
        </w:rPr>
        <w:t>f</w:t>
      </w:r>
      <w:r w:rsidR="00855DAC" w:rsidRPr="00DB0FF4">
        <w:rPr>
          <w:rFonts w:ascii="Arial" w:eastAsia="Arial" w:hAnsi="Arial" w:cs="Arial"/>
          <w:i/>
          <w:color w:val="5B9BD5" w:themeColor="accent1"/>
          <w:spacing w:val="1"/>
          <w:sz w:val="24"/>
          <w:szCs w:val="24"/>
        </w:rPr>
        <w:t>o</w:t>
      </w:r>
      <w:r w:rsidR="00855DAC" w:rsidRPr="00DB0FF4">
        <w:rPr>
          <w:rFonts w:ascii="Arial" w:eastAsia="Arial" w:hAnsi="Arial" w:cs="Arial"/>
          <w:i/>
          <w:color w:val="5B9BD5" w:themeColor="accent1"/>
          <w:spacing w:val="-3"/>
          <w:sz w:val="24"/>
          <w:szCs w:val="24"/>
        </w:rPr>
        <w:t>r</w:t>
      </w:r>
      <w:r w:rsidR="00855DAC" w:rsidRPr="00DB0FF4">
        <w:rPr>
          <w:rFonts w:ascii="Arial" w:eastAsia="Arial" w:hAnsi="Arial" w:cs="Arial"/>
          <w:i/>
          <w:color w:val="5B9BD5" w:themeColor="accent1"/>
          <w:spacing w:val="1"/>
          <w:sz w:val="24"/>
          <w:szCs w:val="24"/>
        </w:rPr>
        <w:t>ma</w:t>
      </w:r>
      <w:r w:rsidR="00855DAC" w:rsidRPr="00DB0FF4">
        <w:rPr>
          <w:rFonts w:ascii="Arial" w:eastAsia="Arial" w:hAnsi="Arial" w:cs="Arial"/>
          <w:i/>
          <w:color w:val="5B9BD5" w:themeColor="accent1"/>
          <w:sz w:val="24"/>
          <w:szCs w:val="24"/>
        </w:rPr>
        <w:t xml:space="preserve">l </w:t>
      </w:r>
      <w:r w:rsidR="00855DAC" w:rsidRPr="00DB0FF4">
        <w:rPr>
          <w:rFonts w:ascii="Arial" w:eastAsia="Arial" w:hAnsi="Arial" w:cs="Arial"/>
          <w:i/>
          <w:color w:val="5B9BD5" w:themeColor="accent1"/>
          <w:spacing w:val="8"/>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t</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pacing w:val="1"/>
          <w:sz w:val="24"/>
          <w:szCs w:val="24"/>
        </w:rPr>
        <w:t>p</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6"/>
          <w:sz w:val="24"/>
          <w:szCs w:val="24"/>
        </w:rPr>
        <w:t xml:space="preserve"> </w:t>
      </w:r>
      <w:r w:rsidR="00855DAC" w:rsidRPr="00DB0FF4">
        <w:rPr>
          <w:rFonts w:ascii="Arial" w:eastAsia="Arial" w:hAnsi="Arial" w:cs="Arial"/>
          <w:i/>
          <w:color w:val="5B9BD5" w:themeColor="accent1"/>
          <w:spacing w:val="1"/>
          <w:sz w:val="24"/>
          <w:szCs w:val="24"/>
        </w:rPr>
        <w:t>un</w:t>
      </w:r>
      <w:r w:rsidR="00855DAC" w:rsidRPr="00DB0FF4">
        <w:rPr>
          <w:rFonts w:ascii="Arial" w:eastAsia="Arial" w:hAnsi="Arial" w:cs="Arial"/>
          <w:i/>
          <w:color w:val="5B9BD5" w:themeColor="accent1"/>
          <w:sz w:val="24"/>
          <w:szCs w:val="24"/>
        </w:rPr>
        <w:t>s</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z w:val="24"/>
          <w:szCs w:val="24"/>
        </w:rPr>
        <w:t xml:space="preserve">r </w:t>
      </w:r>
      <w:r w:rsidR="00855DAC" w:rsidRPr="00DB0FF4">
        <w:rPr>
          <w:rFonts w:ascii="Arial" w:eastAsia="Arial" w:hAnsi="Arial" w:cs="Arial"/>
          <w:i/>
          <w:color w:val="5B9BD5" w:themeColor="accent1"/>
          <w:spacing w:val="4"/>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z w:val="24"/>
          <w:szCs w:val="24"/>
        </w:rPr>
        <w:t>lak</w:t>
      </w:r>
      <w:r w:rsidR="00855DAC" w:rsidRPr="00DB0FF4">
        <w:rPr>
          <w:rFonts w:ascii="Arial" w:eastAsia="Arial" w:hAnsi="Arial" w:cs="Arial"/>
          <w:i/>
          <w:color w:val="5B9BD5" w:themeColor="accent1"/>
          <w:spacing w:val="-2"/>
          <w:sz w:val="24"/>
          <w:szCs w:val="24"/>
        </w:rPr>
        <w:t>s</w:t>
      </w:r>
      <w:r w:rsidR="00855DAC" w:rsidRPr="00DB0FF4">
        <w:rPr>
          <w:rFonts w:ascii="Arial" w:eastAsia="Arial" w:hAnsi="Arial" w:cs="Arial"/>
          <w:i/>
          <w:color w:val="5B9BD5" w:themeColor="accent1"/>
          <w:spacing w:val="1"/>
          <w:sz w:val="24"/>
          <w:szCs w:val="24"/>
        </w:rPr>
        <w:t>an</w:t>
      </w:r>
      <w:r w:rsidR="00855DAC" w:rsidRPr="00DB0FF4">
        <w:rPr>
          <w:rFonts w:ascii="Arial" w:eastAsia="Arial" w:hAnsi="Arial" w:cs="Arial"/>
          <w:i/>
          <w:color w:val="5B9BD5" w:themeColor="accent1"/>
          <w:sz w:val="24"/>
          <w:szCs w:val="24"/>
        </w:rPr>
        <w:t xml:space="preserve">a </w:t>
      </w:r>
      <w:r w:rsidR="00855DAC" w:rsidRPr="00DB0FF4">
        <w:rPr>
          <w:rFonts w:ascii="Arial" w:eastAsia="Arial" w:hAnsi="Arial" w:cs="Arial"/>
          <w:i/>
          <w:color w:val="5B9BD5" w:themeColor="accent1"/>
          <w:spacing w:val="5"/>
          <w:sz w:val="24"/>
          <w:szCs w:val="24"/>
        </w:rPr>
        <w:t xml:space="preserve"> </w:t>
      </w:r>
      <w:r w:rsidR="00855DAC" w:rsidRPr="00DB0FF4">
        <w:rPr>
          <w:rFonts w:ascii="Arial" w:eastAsia="Arial" w:hAnsi="Arial" w:cs="Arial"/>
          <w:i/>
          <w:color w:val="5B9BD5" w:themeColor="accent1"/>
          <w:spacing w:val="1"/>
          <w:sz w:val="24"/>
          <w:szCs w:val="24"/>
        </w:rPr>
        <w:t>p</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3"/>
          <w:sz w:val="24"/>
          <w:szCs w:val="24"/>
        </w:rPr>
        <w:t>j</w:t>
      </w:r>
      <w:r w:rsidR="00855DAC" w:rsidRPr="00DB0FF4">
        <w:rPr>
          <w:rFonts w:ascii="Arial" w:eastAsia="Arial" w:hAnsi="Arial" w:cs="Arial"/>
          <w:i/>
          <w:color w:val="5B9BD5" w:themeColor="accent1"/>
          <w:spacing w:val="1"/>
          <w:sz w:val="24"/>
          <w:szCs w:val="24"/>
        </w:rPr>
        <w:t>am</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2"/>
          <w:sz w:val="24"/>
          <w:szCs w:val="24"/>
        </w:rPr>
        <w:t>n</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n </w:t>
      </w:r>
      <w:r w:rsidR="00855DAC" w:rsidRPr="00DB0FF4">
        <w:rPr>
          <w:rFonts w:ascii="Arial" w:eastAsia="Arial" w:hAnsi="Arial" w:cs="Arial"/>
          <w:i/>
          <w:color w:val="5B9BD5" w:themeColor="accent1"/>
          <w:spacing w:val="1"/>
          <w:sz w:val="24"/>
          <w:szCs w:val="24"/>
        </w:rPr>
        <w:t>mu</w:t>
      </w:r>
      <w:r w:rsidR="00855DAC" w:rsidRPr="00DB0FF4">
        <w:rPr>
          <w:rFonts w:ascii="Arial" w:eastAsia="Arial" w:hAnsi="Arial" w:cs="Arial"/>
          <w:i/>
          <w:color w:val="5B9BD5" w:themeColor="accent1"/>
          <w:spacing w:val="-2"/>
          <w:sz w:val="24"/>
          <w:szCs w:val="24"/>
        </w:rPr>
        <w:t>t</w:t>
      </w:r>
      <w:r w:rsidR="00855DAC" w:rsidRPr="00DB0FF4">
        <w:rPr>
          <w:rFonts w:ascii="Arial" w:eastAsia="Arial" w:hAnsi="Arial" w:cs="Arial"/>
          <w:i/>
          <w:color w:val="5B9BD5" w:themeColor="accent1"/>
          <w:sz w:val="24"/>
          <w:szCs w:val="24"/>
        </w:rPr>
        <w:t>u</w:t>
      </w:r>
      <w:r w:rsidR="00855DAC" w:rsidRPr="00DB0FF4">
        <w:rPr>
          <w:rFonts w:ascii="Arial" w:eastAsia="Arial" w:hAnsi="Arial" w:cs="Arial"/>
          <w:i/>
          <w:color w:val="5B9BD5" w:themeColor="accent1"/>
          <w:spacing w:val="1"/>
          <w:sz w:val="24"/>
          <w:szCs w:val="24"/>
        </w:rPr>
        <w:t xml:space="preserve"> </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2"/>
          <w:sz w:val="24"/>
          <w:szCs w:val="24"/>
        </w:rPr>
        <w:t>t</w:t>
      </w:r>
      <w:r w:rsidR="00855DAC" w:rsidRPr="00DB0FF4">
        <w:rPr>
          <w:rFonts w:ascii="Arial" w:eastAsia="Arial" w:hAnsi="Arial" w:cs="Arial"/>
          <w:i/>
          <w:color w:val="5B9BD5" w:themeColor="accent1"/>
          <w:spacing w:val="1"/>
          <w:sz w:val="24"/>
          <w:szCs w:val="24"/>
        </w:rPr>
        <w:t>e</w:t>
      </w:r>
      <w:r w:rsidR="00855DAC" w:rsidRPr="00DB0FF4">
        <w:rPr>
          <w:rFonts w:ascii="Arial" w:eastAsia="Arial" w:hAnsi="Arial" w:cs="Arial"/>
          <w:i/>
          <w:color w:val="5B9BD5" w:themeColor="accent1"/>
          <w:sz w:val="24"/>
          <w:szCs w:val="24"/>
        </w:rPr>
        <w:t>rn</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 xml:space="preserve">l </w:t>
      </w:r>
      <w:r w:rsidR="00855DAC" w:rsidRPr="00DB0FF4">
        <w:rPr>
          <w:rFonts w:ascii="Arial" w:eastAsia="Arial" w:hAnsi="Arial" w:cs="Arial"/>
          <w:i/>
          <w:color w:val="5B9BD5" w:themeColor="accent1"/>
          <w:spacing w:val="1"/>
          <w:sz w:val="24"/>
          <w:szCs w:val="24"/>
        </w:rPr>
        <w:t>d</w:t>
      </w:r>
      <w:r w:rsidR="00855DAC" w:rsidRPr="00DB0FF4">
        <w:rPr>
          <w:rFonts w:ascii="Arial" w:eastAsia="Arial" w:hAnsi="Arial" w:cs="Arial"/>
          <w:i/>
          <w:color w:val="5B9BD5" w:themeColor="accent1"/>
          <w:sz w:val="24"/>
          <w:szCs w:val="24"/>
        </w:rPr>
        <w:t>i</w:t>
      </w:r>
      <w:r w:rsidR="00855DAC" w:rsidRPr="00DB0FF4">
        <w:rPr>
          <w:rFonts w:ascii="Arial" w:eastAsia="Arial" w:hAnsi="Arial" w:cs="Arial"/>
          <w:i/>
          <w:color w:val="5B9BD5" w:themeColor="accent1"/>
          <w:spacing w:val="-2"/>
          <w:sz w:val="24"/>
          <w:szCs w:val="24"/>
        </w:rPr>
        <w:t xml:space="preserve"> </w:t>
      </w:r>
      <w:r w:rsidR="00855DAC" w:rsidRPr="00DB0FF4">
        <w:rPr>
          <w:rFonts w:ascii="Arial" w:eastAsia="Arial" w:hAnsi="Arial" w:cs="Arial"/>
          <w:i/>
          <w:color w:val="5B9BD5" w:themeColor="accent1"/>
          <w:spacing w:val="1"/>
          <w:sz w:val="24"/>
          <w:szCs w:val="24"/>
        </w:rPr>
        <w:t>pe</w:t>
      </w:r>
      <w:r w:rsidR="00855DAC" w:rsidRPr="00DB0FF4">
        <w:rPr>
          <w:rFonts w:ascii="Arial" w:eastAsia="Arial" w:hAnsi="Arial" w:cs="Arial"/>
          <w:i/>
          <w:color w:val="5B9BD5" w:themeColor="accent1"/>
          <w:sz w:val="24"/>
          <w:szCs w:val="24"/>
        </w:rPr>
        <w:t>r</w:t>
      </w:r>
      <w:r w:rsidR="00855DAC" w:rsidRPr="00DB0FF4">
        <w:rPr>
          <w:rFonts w:ascii="Arial" w:eastAsia="Arial" w:hAnsi="Arial" w:cs="Arial"/>
          <w:i/>
          <w:color w:val="5B9BD5" w:themeColor="accent1"/>
          <w:spacing w:val="-2"/>
          <w:sz w:val="24"/>
          <w:szCs w:val="24"/>
        </w:rPr>
        <w:t>g</w:t>
      </w:r>
      <w:r w:rsidR="00855DAC" w:rsidRPr="00DB0FF4">
        <w:rPr>
          <w:rFonts w:ascii="Arial" w:eastAsia="Arial" w:hAnsi="Arial" w:cs="Arial"/>
          <w:i/>
          <w:color w:val="5B9BD5" w:themeColor="accent1"/>
          <w:spacing w:val="1"/>
          <w:sz w:val="24"/>
          <w:szCs w:val="24"/>
        </w:rPr>
        <w:t>u</w:t>
      </w:r>
      <w:r w:rsidR="00855DAC" w:rsidRPr="00DB0FF4">
        <w:rPr>
          <w:rFonts w:ascii="Arial" w:eastAsia="Arial" w:hAnsi="Arial" w:cs="Arial"/>
          <w:i/>
          <w:color w:val="5B9BD5" w:themeColor="accent1"/>
          <w:sz w:val="24"/>
          <w:szCs w:val="24"/>
        </w:rPr>
        <w:t>ru</w:t>
      </w:r>
      <w:r w:rsidR="00855DAC" w:rsidRPr="00DB0FF4">
        <w:rPr>
          <w:rFonts w:ascii="Arial" w:eastAsia="Arial" w:hAnsi="Arial" w:cs="Arial"/>
          <w:i/>
          <w:color w:val="5B9BD5" w:themeColor="accent1"/>
          <w:spacing w:val="1"/>
          <w:sz w:val="24"/>
          <w:szCs w:val="24"/>
        </w:rPr>
        <w:t>a</w:t>
      </w:r>
      <w:r w:rsidR="00855DAC" w:rsidRPr="00DB0FF4">
        <w:rPr>
          <w:rFonts w:ascii="Arial" w:eastAsia="Arial" w:hAnsi="Arial" w:cs="Arial"/>
          <w:i/>
          <w:color w:val="5B9BD5" w:themeColor="accent1"/>
          <w:sz w:val="24"/>
          <w:szCs w:val="24"/>
        </w:rPr>
        <w:t>n</w:t>
      </w:r>
      <w:r w:rsidR="00855DAC" w:rsidRPr="00DB0FF4">
        <w:rPr>
          <w:rFonts w:ascii="Arial" w:eastAsia="Arial" w:hAnsi="Arial" w:cs="Arial"/>
          <w:i/>
          <w:color w:val="5B9BD5" w:themeColor="accent1"/>
          <w:spacing w:val="-1"/>
          <w:sz w:val="24"/>
          <w:szCs w:val="24"/>
        </w:rPr>
        <w:t xml:space="preserve"> </w:t>
      </w:r>
      <w:r w:rsidR="00855DAC" w:rsidRPr="00DB0FF4">
        <w:rPr>
          <w:rFonts w:ascii="Arial" w:eastAsia="Arial" w:hAnsi="Arial" w:cs="Arial"/>
          <w:i/>
          <w:color w:val="5B9BD5" w:themeColor="accent1"/>
          <w:sz w:val="24"/>
          <w:szCs w:val="24"/>
        </w:rPr>
        <w:t>ti</w:t>
      </w:r>
      <w:r w:rsidR="00855DAC" w:rsidRPr="00DB0FF4">
        <w:rPr>
          <w:rFonts w:ascii="Arial" w:eastAsia="Arial" w:hAnsi="Arial" w:cs="Arial"/>
          <w:i/>
          <w:color w:val="5B9BD5" w:themeColor="accent1"/>
          <w:spacing w:val="1"/>
          <w:sz w:val="24"/>
          <w:szCs w:val="24"/>
        </w:rPr>
        <w:t>n</w:t>
      </w:r>
      <w:r w:rsidR="00855DAC" w:rsidRPr="00DB0FF4">
        <w:rPr>
          <w:rFonts w:ascii="Arial" w:eastAsia="Arial" w:hAnsi="Arial" w:cs="Arial"/>
          <w:i/>
          <w:color w:val="5B9BD5" w:themeColor="accent1"/>
          <w:spacing w:val="-1"/>
          <w:sz w:val="24"/>
          <w:szCs w:val="24"/>
        </w:rPr>
        <w:t>gg</w:t>
      </w:r>
      <w:r w:rsidR="00DB0FF4" w:rsidRPr="00DB0FF4">
        <w:rPr>
          <w:rFonts w:ascii="Arial" w:eastAsia="Arial" w:hAnsi="Arial" w:cs="Arial"/>
          <w:i/>
          <w:color w:val="5B9BD5" w:themeColor="accent1"/>
          <w:sz w:val="24"/>
          <w:szCs w:val="24"/>
        </w:rPr>
        <w:t>i</w:t>
      </w:r>
    </w:p>
    <w:p w14:paraId="771482B7" w14:textId="77777777" w:rsidR="00585CFD" w:rsidRDefault="007478E8" w:rsidP="00193035">
      <w:pPr>
        <w:spacing w:line="270" w:lineRule="auto"/>
        <w:ind w:right="81"/>
        <w:rPr>
          <w:rFonts w:ascii="Arial" w:eastAsia="Arial" w:hAnsi="Arial" w:cs="Arial"/>
          <w:color w:val="000000"/>
          <w:sz w:val="24"/>
          <w:szCs w:val="24"/>
        </w:rPr>
      </w:pPr>
      <w:r>
        <w:rPr>
          <w:rFonts w:ascii="Arial" w:eastAsia="Arial" w:hAnsi="Arial" w:cs="Arial"/>
          <w:sz w:val="24"/>
          <w:szCs w:val="24"/>
        </w:rPr>
        <w:t xml:space="preserve">Organ pelaksana penjaminan mutu di Universitas Ma Chung dibentuk sejak awal pendirian universitas melalui </w:t>
      </w:r>
      <w:r w:rsidR="00193035">
        <w:rPr>
          <w:rFonts w:ascii="Arial" w:eastAsia="Arial" w:hAnsi="Arial" w:cs="Arial"/>
          <w:spacing w:val="1"/>
          <w:sz w:val="24"/>
          <w:szCs w:val="24"/>
        </w:rPr>
        <w:t xml:space="preserve">Surat Keputusan Rektor Universitas Ma Chung dengan nomor </w:t>
      </w:r>
      <w:hyperlink r:id="rId6">
        <w:r w:rsidR="00193035">
          <w:rPr>
            <w:rFonts w:ascii="Arial" w:eastAsia="Arial" w:hAnsi="Arial" w:cs="Arial"/>
            <w:color w:val="0462C1"/>
            <w:spacing w:val="1"/>
            <w:sz w:val="24"/>
            <w:szCs w:val="24"/>
            <w:u w:val="thick" w:color="0462C1"/>
          </w:rPr>
          <w:t xml:space="preserve"> 0</w:t>
        </w:r>
        <w:r w:rsidR="00193035">
          <w:rPr>
            <w:rFonts w:ascii="Arial" w:eastAsia="Arial" w:hAnsi="Arial" w:cs="Arial"/>
            <w:color w:val="0462C1"/>
            <w:spacing w:val="-3"/>
            <w:sz w:val="24"/>
            <w:szCs w:val="24"/>
            <w:u w:val="thick" w:color="0462C1"/>
          </w:rPr>
          <w:t>0</w:t>
        </w:r>
        <w:r w:rsidR="00193035">
          <w:rPr>
            <w:rFonts w:ascii="Arial" w:eastAsia="Arial" w:hAnsi="Arial" w:cs="Arial"/>
            <w:color w:val="0462C1"/>
            <w:spacing w:val="1"/>
            <w:sz w:val="24"/>
            <w:szCs w:val="24"/>
            <w:u w:val="thick" w:color="0462C1"/>
          </w:rPr>
          <w:t>35</w:t>
        </w:r>
        <w:r w:rsidR="00193035">
          <w:rPr>
            <w:rFonts w:ascii="Arial" w:eastAsia="Arial" w:hAnsi="Arial" w:cs="Arial"/>
            <w:color w:val="0462C1"/>
            <w:sz w:val="24"/>
            <w:szCs w:val="24"/>
            <w:u w:val="thick" w:color="0462C1"/>
          </w:rPr>
          <w:t>A</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z w:val="24"/>
            <w:szCs w:val="24"/>
            <w:u w:val="thick" w:color="0462C1"/>
          </w:rPr>
          <w:t>Ma</w:t>
        </w:r>
        <w:r w:rsidR="00193035">
          <w:rPr>
            <w:rFonts w:ascii="Arial" w:eastAsia="Arial" w:hAnsi="Arial" w:cs="Arial"/>
            <w:color w:val="0462C1"/>
            <w:spacing w:val="3"/>
            <w:sz w:val="24"/>
            <w:szCs w:val="24"/>
            <w:u w:val="thick" w:color="0462C1"/>
          </w:rPr>
          <w:t xml:space="preserve"> </w:t>
        </w:r>
        <w:r w:rsidR="00193035">
          <w:rPr>
            <w:rFonts w:ascii="Arial" w:eastAsia="Arial" w:hAnsi="Arial" w:cs="Arial"/>
            <w:color w:val="0462C1"/>
            <w:spacing w:val="1"/>
            <w:sz w:val="24"/>
            <w:szCs w:val="24"/>
            <w:u w:val="thick" w:color="0462C1"/>
          </w:rPr>
          <w:t>Ch</w:t>
        </w:r>
        <w:r w:rsidR="00193035">
          <w:rPr>
            <w:rFonts w:ascii="Arial" w:eastAsia="Arial" w:hAnsi="Arial" w:cs="Arial"/>
            <w:color w:val="0462C1"/>
            <w:spacing w:val="-3"/>
            <w:sz w:val="24"/>
            <w:szCs w:val="24"/>
            <w:u w:val="thick" w:color="0462C1"/>
          </w:rPr>
          <w:t>u</w:t>
        </w:r>
        <w:r w:rsidR="00193035">
          <w:rPr>
            <w:rFonts w:ascii="Arial" w:eastAsia="Arial" w:hAnsi="Arial" w:cs="Arial"/>
            <w:color w:val="0462C1"/>
            <w:spacing w:val="1"/>
            <w:sz w:val="24"/>
            <w:szCs w:val="24"/>
            <w:u w:val="thick" w:color="0462C1"/>
          </w:rPr>
          <w:t>ng</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z w:val="24"/>
            <w:szCs w:val="24"/>
            <w:u w:val="thick" w:color="0462C1"/>
          </w:rPr>
          <w:t>S</w:t>
        </w:r>
        <w:r w:rsidR="00193035">
          <w:rPr>
            <w:rFonts w:ascii="Arial" w:eastAsia="Arial" w:hAnsi="Arial" w:cs="Arial"/>
            <w:color w:val="0462C1"/>
            <w:spacing w:val="5"/>
            <w:sz w:val="24"/>
            <w:szCs w:val="24"/>
            <w:u w:val="thick" w:color="0462C1"/>
          </w:rPr>
          <w:t>K</w:t>
        </w:r>
        <w:r w:rsidR="00193035">
          <w:rPr>
            <w:rFonts w:ascii="Arial" w:eastAsia="Arial" w:hAnsi="Arial" w:cs="Arial"/>
            <w:color w:val="0462C1"/>
            <w:spacing w:val="-5"/>
            <w:sz w:val="24"/>
            <w:szCs w:val="24"/>
            <w:u w:val="thick" w:color="0462C1"/>
          </w:rPr>
          <w:t>-</w:t>
        </w:r>
        <w:r w:rsidR="00193035">
          <w:rPr>
            <w:rFonts w:ascii="Arial" w:eastAsia="Arial" w:hAnsi="Arial" w:cs="Arial"/>
            <w:color w:val="0462C1"/>
            <w:spacing w:val="1"/>
            <w:sz w:val="24"/>
            <w:szCs w:val="24"/>
            <w:u w:val="thick" w:color="0462C1"/>
          </w:rPr>
          <w:t>Re</w:t>
        </w:r>
        <w:r w:rsidR="00193035">
          <w:rPr>
            <w:rFonts w:ascii="Arial" w:eastAsia="Arial" w:hAnsi="Arial" w:cs="Arial"/>
            <w:color w:val="0462C1"/>
            <w:sz w:val="24"/>
            <w:szCs w:val="24"/>
            <w:u w:val="thick" w:color="0462C1"/>
          </w:rPr>
          <w:t>k</w:t>
        </w:r>
        <w:r w:rsidR="00193035">
          <w:rPr>
            <w:rFonts w:ascii="Arial" w:eastAsia="Arial" w:hAnsi="Arial" w:cs="Arial"/>
            <w:color w:val="0462C1"/>
            <w:spacing w:val="-1"/>
            <w:sz w:val="24"/>
            <w:szCs w:val="24"/>
            <w:u w:val="thick" w:color="0462C1"/>
          </w:rPr>
          <w:t>/I</w:t>
        </w:r>
        <w:r w:rsidR="00193035">
          <w:rPr>
            <w:rFonts w:ascii="Arial" w:eastAsia="Arial" w:hAnsi="Arial" w:cs="Arial"/>
            <w:color w:val="0462C1"/>
            <w:sz w:val="24"/>
            <w:szCs w:val="24"/>
            <w:u w:val="thick" w:color="0462C1"/>
          </w:rPr>
          <w:t>X</w:t>
        </w:r>
        <w:r w:rsidR="00193035">
          <w:rPr>
            <w:rFonts w:ascii="Arial" w:eastAsia="Arial" w:hAnsi="Arial" w:cs="Arial"/>
            <w:color w:val="0462C1"/>
            <w:spacing w:val="-1"/>
            <w:sz w:val="24"/>
            <w:szCs w:val="24"/>
            <w:u w:val="thick" w:color="0462C1"/>
          </w:rPr>
          <w:t>/</w:t>
        </w:r>
        <w:r w:rsidR="00193035">
          <w:rPr>
            <w:rFonts w:ascii="Arial" w:eastAsia="Arial" w:hAnsi="Arial" w:cs="Arial"/>
            <w:color w:val="0462C1"/>
            <w:spacing w:val="1"/>
            <w:sz w:val="24"/>
            <w:szCs w:val="24"/>
            <w:u w:val="thick" w:color="0462C1"/>
          </w:rPr>
          <w:t>200</w:t>
        </w:r>
        <w:r w:rsidR="00193035">
          <w:rPr>
            <w:rFonts w:ascii="Arial" w:eastAsia="Arial" w:hAnsi="Arial" w:cs="Arial"/>
            <w:color w:val="0462C1"/>
            <w:spacing w:val="3"/>
            <w:sz w:val="24"/>
            <w:szCs w:val="24"/>
            <w:u w:val="thick" w:color="0462C1"/>
          </w:rPr>
          <w:t>7</w:t>
        </w:r>
      </w:hyperlink>
      <w:r w:rsidR="00193035">
        <w:rPr>
          <w:rFonts w:ascii="Arial" w:eastAsia="Arial" w:hAnsi="Arial" w:cs="Arial"/>
          <w:color w:val="000000"/>
          <w:sz w:val="24"/>
          <w:szCs w:val="24"/>
        </w:rPr>
        <w:t xml:space="preserve"> tertanggal 3 September 2007 tentang Pembentukan Direktorat Penjaminan Mutu </w:t>
      </w:r>
      <w:r w:rsidR="00585CFD">
        <w:rPr>
          <w:rFonts w:ascii="Arial" w:eastAsia="Arial" w:hAnsi="Arial" w:cs="Arial"/>
          <w:color w:val="000000"/>
          <w:sz w:val="24"/>
          <w:szCs w:val="24"/>
        </w:rPr>
        <w:t xml:space="preserve">(DPM) </w:t>
      </w:r>
      <w:r w:rsidR="00193035">
        <w:rPr>
          <w:rFonts w:ascii="Arial" w:eastAsia="Arial" w:hAnsi="Arial" w:cs="Arial"/>
          <w:color w:val="000000"/>
          <w:sz w:val="24"/>
          <w:szCs w:val="24"/>
        </w:rPr>
        <w:t xml:space="preserve">Universitas Ma Chung. </w:t>
      </w:r>
    </w:p>
    <w:p w14:paraId="68E7A422" w14:textId="77777777" w:rsidR="00371FAF" w:rsidRDefault="00585CFD"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Melalui S</w:t>
      </w:r>
      <w:r w:rsidR="003001E3">
        <w:rPr>
          <w:rFonts w:ascii="Arial" w:eastAsia="Arial" w:hAnsi="Arial" w:cs="Arial"/>
          <w:color w:val="000000"/>
          <w:sz w:val="24"/>
          <w:szCs w:val="24"/>
        </w:rPr>
        <w:t xml:space="preserve">urat </w:t>
      </w:r>
      <w:r>
        <w:rPr>
          <w:rFonts w:ascii="Arial" w:eastAsia="Arial" w:hAnsi="Arial" w:cs="Arial"/>
          <w:color w:val="000000"/>
          <w:sz w:val="24"/>
          <w:szCs w:val="24"/>
        </w:rPr>
        <w:t>K</w:t>
      </w:r>
      <w:r w:rsidR="003001E3">
        <w:rPr>
          <w:rFonts w:ascii="Arial" w:eastAsia="Arial" w:hAnsi="Arial" w:cs="Arial"/>
          <w:color w:val="000000"/>
          <w:sz w:val="24"/>
          <w:szCs w:val="24"/>
        </w:rPr>
        <w:t>eputusan</w:t>
      </w:r>
      <w:r>
        <w:rPr>
          <w:rFonts w:ascii="Arial" w:eastAsia="Arial" w:hAnsi="Arial" w:cs="Arial"/>
          <w:color w:val="000000"/>
          <w:sz w:val="24"/>
          <w:szCs w:val="24"/>
        </w:rPr>
        <w:t xml:space="preserve"> Rektor nomor 0001/MACHUNG/SK-REK/I/2020 tentang Organisasi dan Tata Kerja di Lingkungan Universitas Ma Chung, DPM berganti nama menjadi Lembaga Penjaminan Mutu (LPM). </w:t>
      </w:r>
      <w:r w:rsidR="00371FAF">
        <w:rPr>
          <w:rFonts w:ascii="Arial" w:eastAsia="Arial" w:hAnsi="Arial" w:cs="Arial"/>
          <w:color w:val="000000"/>
          <w:sz w:val="24"/>
          <w:szCs w:val="24"/>
        </w:rPr>
        <w:t>Melalui perubahan Statuta Universitas Ma Chung Tahun 2022, saat ini LPM telah bertransformasi menjadi Lembaga Penjaminan Mutu dan Pengawasan Internal (LPMPI).</w:t>
      </w:r>
    </w:p>
    <w:p w14:paraId="19909DB9" w14:textId="77777777" w:rsidR="00371FAF" w:rsidRDefault="00371FAF" w:rsidP="00193035">
      <w:pPr>
        <w:spacing w:line="270" w:lineRule="auto"/>
        <w:ind w:right="81"/>
        <w:rPr>
          <w:rFonts w:ascii="Arial" w:eastAsia="Arial" w:hAnsi="Arial" w:cs="Arial"/>
          <w:color w:val="000000"/>
          <w:sz w:val="24"/>
          <w:szCs w:val="24"/>
        </w:rPr>
      </w:pPr>
    </w:p>
    <w:p w14:paraId="5BFF6EDD" w14:textId="77777777" w:rsidR="00124CB6" w:rsidRDefault="00371FAF"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 xml:space="preserve">Sistem pelaksanaan penjaminan mutu di Universitas Ma Chung menggunakan model gabungan, yaitu dengan mengintegrasikan SPMI pada manajemen perguruan tinggi/melekat pada para pengelola </w:t>
      </w:r>
      <w:r w:rsidR="00124CB6">
        <w:rPr>
          <w:rFonts w:ascii="Arial" w:eastAsia="Arial" w:hAnsi="Arial" w:cs="Arial"/>
          <w:color w:val="000000"/>
          <w:sz w:val="24"/>
          <w:szCs w:val="24"/>
        </w:rPr>
        <w:t>serta</w:t>
      </w:r>
      <w:r>
        <w:rPr>
          <w:rFonts w:ascii="Arial" w:eastAsia="Arial" w:hAnsi="Arial" w:cs="Arial"/>
          <w:color w:val="000000"/>
          <w:sz w:val="24"/>
          <w:szCs w:val="24"/>
        </w:rPr>
        <w:t xml:space="preserve"> melalui unit khusus yang mengkoordinasikan Sistem Penjaminan Mutu (SPM) dan</w:t>
      </w:r>
      <w:r w:rsidR="00143486">
        <w:rPr>
          <w:rFonts w:ascii="Arial" w:eastAsia="Arial" w:hAnsi="Arial" w:cs="Arial"/>
          <w:color w:val="000000"/>
          <w:sz w:val="24"/>
          <w:szCs w:val="24"/>
        </w:rPr>
        <w:t xml:space="preserve"> Satuan Pengawas Internal (SPI). Pada aras fakultas terdapat Koordinator Penjaminan Mutu (KPM) yang diangkat melalui Surat Keputusan Rektor. KPM melakukan monitoring mu</w:t>
      </w:r>
      <w:r w:rsidR="00124CB6">
        <w:rPr>
          <w:rFonts w:ascii="Arial" w:eastAsia="Arial" w:hAnsi="Arial" w:cs="Arial"/>
          <w:color w:val="000000"/>
          <w:sz w:val="24"/>
          <w:szCs w:val="24"/>
        </w:rPr>
        <w:t xml:space="preserve">tu setiap fakultas secara rutin dan melaporkan hasilnya kepada Kepala LPMPI. Selain itu pada </w:t>
      </w:r>
      <w:r w:rsidR="003001E3">
        <w:rPr>
          <w:rFonts w:ascii="Arial" w:eastAsia="Arial" w:hAnsi="Arial" w:cs="Arial"/>
          <w:color w:val="000000"/>
          <w:sz w:val="24"/>
          <w:szCs w:val="24"/>
        </w:rPr>
        <w:t xml:space="preserve">pelaksanaan kegiatan audit mutu internal (AMI), LPMPI dibantu oleh auditor internal yang diangkat melalui Surat Keputusan Rektor. </w:t>
      </w:r>
      <w:r w:rsidR="00870822">
        <w:rPr>
          <w:rFonts w:ascii="Arial" w:eastAsia="Arial" w:hAnsi="Arial" w:cs="Arial"/>
          <w:color w:val="000000"/>
          <w:sz w:val="24"/>
          <w:szCs w:val="24"/>
        </w:rPr>
        <w:t>Auditor internal terdiri</w:t>
      </w:r>
      <w:r w:rsidR="00124CB6">
        <w:rPr>
          <w:rFonts w:ascii="Arial" w:eastAsia="Arial" w:hAnsi="Arial" w:cs="Arial"/>
          <w:color w:val="000000"/>
          <w:sz w:val="24"/>
          <w:szCs w:val="24"/>
        </w:rPr>
        <w:t xml:space="preserve"> dari para auditor internal bidang akademik dan auditor internal bidang non akademik. </w:t>
      </w:r>
    </w:p>
    <w:p w14:paraId="714CF803" w14:textId="77777777" w:rsidR="00124CB6" w:rsidRDefault="00124CB6" w:rsidP="00193035">
      <w:pPr>
        <w:spacing w:line="270" w:lineRule="auto"/>
        <w:ind w:right="81"/>
        <w:rPr>
          <w:rFonts w:ascii="Arial" w:eastAsia="Arial" w:hAnsi="Arial" w:cs="Arial"/>
          <w:color w:val="000000"/>
          <w:sz w:val="24"/>
          <w:szCs w:val="24"/>
        </w:rPr>
      </w:pPr>
    </w:p>
    <w:p w14:paraId="30D3823A" w14:textId="77777777" w:rsidR="00870822" w:rsidRDefault="00870822" w:rsidP="00870822">
      <w:pPr>
        <w:spacing w:line="271" w:lineRule="auto"/>
        <w:ind w:right="473"/>
        <w:jc w:val="both"/>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f</w:t>
      </w:r>
      <w:r>
        <w:rPr>
          <w:rFonts w:ascii="Arial" w:eastAsia="Arial" w:hAnsi="Arial" w:cs="Arial"/>
          <w:spacing w:val="1"/>
          <w:sz w:val="24"/>
          <w:szCs w:val="24"/>
        </w:rPr>
        <w:t>ung</w:t>
      </w:r>
      <w:r>
        <w:rPr>
          <w:rFonts w:ascii="Arial" w:eastAsia="Arial" w:hAnsi="Arial" w:cs="Arial"/>
          <w:sz w:val="24"/>
          <w:szCs w:val="24"/>
        </w:rPr>
        <w:t>s</w:t>
      </w:r>
      <w:r>
        <w:rPr>
          <w:rFonts w:ascii="Arial" w:eastAsia="Arial" w:hAnsi="Arial" w:cs="Arial"/>
          <w:spacing w:val="1"/>
          <w:sz w:val="24"/>
          <w:szCs w:val="24"/>
        </w:rPr>
        <w:t>io</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1"/>
          <w:sz w:val="24"/>
          <w:szCs w:val="24"/>
        </w:rPr>
        <w:t xml:space="preserve"> o</w:t>
      </w:r>
      <w:r>
        <w:rPr>
          <w:rFonts w:ascii="Arial" w:eastAsia="Arial" w:hAnsi="Arial" w:cs="Arial"/>
          <w:sz w:val="24"/>
          <w:szCs w:val="24"/>
        </w:rPr>
        <w:t>r</w:t>
      </w:r>
      <w:r>
        <w:rPr>
          <w:rFonts w:ascii="Arial" w:eastAsia="Arial" w:hAnsi="Arial" w:cs="Arial"/>
          <w:spacing w:val="-3"/>
          <w:sz w:val="24"/>
          <w:szCs w:val="24"/>
        </w:rPr>
        <w:t>g</w:t>
      </w:r>
      <w:r>
        <w:rPr>
          <w:rFonts w:ascii="Arial" w:eastAsia="Arial" w:hAnsi="Arial" w:cs="Arial"/>
          <w:spacing w:val="1"/>
          <w:sz w:val="24"/>
          <w:szCs w:val="24"/>
        </w:rPr>
        <w:t>ani</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 xml:space="preserve"> 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pacing w:val="-3"/>
          <w:sz w:val="24"/>
          <w:szCs w:val="24"/>
        </w:rPr>
        <w:t>a</w:t>
      </w:r>
      <w:r>
        <w:rPr>
          <w:rFonts w:ascii="Arial" w:eastAsia="Arial" w:hAnsi="Arial" w:cs="Arial"/>
          <w:sz w:val="24"/>
          <w:szCs w:val="24"/>
        </w:rPr>
        <w:t xml:space="preserve">i </w:t>
      </w:r>
      <w:r>
        <w:rPr>
          <w:rFonts w:ascii="Arial" w:eastAsia="Arial" w:hAnsi="Arial" w:cs="Arial"/>
          <w:spacing w:val="1"/>
          <w:sz w:val="24"/>
          <w:szCs w:val="24"/>
        </w:rPr>
        <w:t>den</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3"/>
          <w:sz w:val="24"/>
          <w:szCs w:val="24"/>
        </w:rPr>
        <w:t>g</w:t>
      </w:r>
      <w:r>
        <w:rPr>
          <w:rFonts w:ascii="Arial" w:eastAsia="Arial" w:hAnsi="Arial" w:cs="Arial"/>
          <w:spacing w:val="1"/>
          <w:sz w:val="24"/>
          <w:szCs w:val="24"/>
        </w:rPr>
        <w:t>ani</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a</w:t>
      </w:r>
      <w:r>
        <w:rPr>
          <w:rFonts w:ascii="Arial" w:eastAsia="Arial" w:hAnsi="Arial" w:cs="Arial"/>
          <w:spacing w:val="5"/>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3"/>
          <w:sz w:val="24"/>
          <w:szCs w:val="24"/>
        </w:rPr>
        <w:t>j</w:t>
      </w:r>
      <w:r>
        <w:rPr>
          <w:rFonts w:ascii="Arial" w:eastAsia="Arial" w:hAnsi="Arial" w:cs="Arial"/>
          <w:sz w:val="24"/>
          <w:szCs w:val="24"/>
        </w:rPr>
        <w:t>a</w:t>
      </w:r>
      <w:r>
        <w:rPr>
          <w:rFonts w:ascii="Arial" w:eastAsia="Arial" w:hAnsi="Arial" w:cs="Arial"/>
          <w:spacing w:val="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 xml:space="preserve">n </w:t>
      </w:r>
      <w:r>
        <w:rPr>
          <w:rFonts w:ascii="Arial" w:eastAsia="Arial" w:hAnsi="Arial" w:cs="Arial"/>
          <w:spacing w:val="1"/>
          <w:sz w:val="24"/>
          <w:szCs w:val="24"/>
        </w:rPr>
        <w:t>201</w:t>
      </w:r>
      <w:r>
        <w:rPr>
          <w:rFonts w:ascii="Arial" w:eastAsia="Arial" w:hAnsi="Arial" w:cs="Arial"/>
          <w:sz w:val="24"/>
          <w:szCs w:val="24"/>
        </w:rPr>
        <w:t xml:space="preserve">9 </w:t>
      </w:r>
      <w:r>
        <w:rPr>
          <w:rFonts w:ascii="Arial" w:eastAsia="Arial" w:hAnsi="Arial" w:cs="Arial"/>
          <w:spacing w:val="1"/>
          <w:sz w:val="24"/>
          <w:szCs w:val="24"/>
        </w:rPr>
        <w:t>di</w:t>
      </w:r>
      <w:r>
        <w:rPr>
          <w:rFonts w:ascii="Arial" w:eastAsia="Arial" w:hAnsi="Arial" w:cs="Arial"/>
          <w:spacing w:val="-3"/>
          <w:sz w:val="24"/>
          <w:szCs w:val="24"/>
        </w:rPr>
        <w:t>ga</w:t>
      </w:r>
      <w:r>
        <w:rPr>
          <w:rFonts w:ascii="Arial" w:eastAsia="Arial" w:hAnsi="Arial" w:cs="Arial"/>
          <w:sz w:val="24"/>
          <w:szCs w:val="24"/>
        </w:rPr>
        <w:t>m</w:t>
      </w:r>
      <w:r>
        <w:rPr>
          <w:rFonts w:ascii="Arial" w:eastAsia="Arial" w:hAnsi="Arial" w:cs="Arial"/>
          <w:spacing w:val="1"/>
          <w:sz w:val="24"/>
          <w:szCs w:val="24"/>
        </w:rPr>
        <w:t>ba</w:t>
      </w:r>
      <w:r>
        <w:rPr>
          <w:rFonts w:ascii="Arial" w:eastAsia="Arial" w:hAnsi="Arial" w:cs="Arial"/>
          <w:sz w:val="24"/>
          <w:szCs w:val="24"/>
        </w:rPr>
        <w:t>rk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pad</w:t>
      </w:r>
      <w:r>
        <w:rPr>
          <w:rFonts w:ascii="Arial" w:eastAsia="Arial" w:hAnsi="Arial" w:cs="Arial"/>
          <w:sz w:val="24"/>
          <w:szCs w:val="24"/>
        </w:rPr>
        <w:t xml:space="preserve">a </w:t>
      </w:r>
      <w:r>
        <w:rPr>
          <w:rFonts w:ascii="Arial" w:eastAsia="Arial" w:hAnsi="Arial" w:cs="Arial"/>
          <w:spacing w:val="1"/>
          <w:sz w:val="24"/>
          <w:szCs w:val="24"/>
        </w:rPr>
        <w:t>g</w:t>
      </w:r>
      <w:r>
        <w:rPr>
          <w:rFonts w:ascii="Arial" w:eastAsia="Arial" w:hAnsi="Arial" w:cs="Arial"/>
          <w:spacing w:val="-3"/>
          <w:sz w:val="24"/>
          <w:szCs w:val="24"/>
        </w:rPr>
        <w:t>a</w:t>
      </w:r>
      <w:r>
        <w:rPr>
          <w:rFonts w:ascii="Arial" w:eastAsia="Arial" w:hAnsi="Arial" w:cs="Arial"/>
          <w:sz w:val="24"/>
          <w:szCs w:val="24"/>
        </w:rPr>
        <w:t>m</w:t>
      </w:r>
      <w:r>
        <w:rPr>
          <w:rFonts w:ascii="Arial" w:eastAsia="Arial" w:hAnsi="Arial" w:cs="Arial"/>
          <w:spacing w:val="1"/>
          <w:sz w:val="24"/>
          <w:szCs w:val="24"/>
        </w:rPr>
        <w:t>ba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pacing w:val="-5"/>
          <w:sz w:val="24"/>
          <w:szCs w:val="24"/>
        </w:rPr>
        <w:t>r</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w:t>
      </w:r>
    </w:p>
    <w:p w14:paraId="3D37BDB7" w14:textId="77777777" w:rsidR="00870822" w:rsidRDefault="00870822" w:rsidP="00870822">
      <w:pPr>
        <w:spacing w:before="10" w:line="100" w:lineRule="exact"/>
        <w:rPr>
          <w:sz w:val="11"/>
          <w:szCs w:val="11"/>
        </w:rPr>
      </w:pPr>
    </w:p>
    <w:p w14:paraId="1E75FCBC" w14:textId="77777777" w:rsidR="00870822" w:rsidRDefault="00870822" w:rsidP="00870822">
      <w:pPr>
        <w:spacing w:line="200" w:lineRule="exact"/>
      </w:pPr>
    </w:p>
    <w:p w14:paraId="2F6D7750" w14:textId="77777777" w:rsidR="00870822" w:rsidRDefault="00870822" w:rsidP="00870822">
      <w:pPr>
        <w:jc w:val="center"/>
      </w:pPr>
      <w:r>
        <w:rPr>
          <w:noProof/>
        </w:rPr>
        <w:drawing>
          <wp:inline distT="0" distB="0" distL="0" distR="0" wp14:anchorId="5B4CF8D2" wp14:editId="32F27106">
            <wp:extent cx="5265119" cy="27325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7421" cy="2764902"/>
                    </a:xfrm>
                    <a:prstGeom prst="rect">
                      <a:avLst/>
                    </a:prstGeom>
                    <a:noFill/>
                    <a:ln>
                      <a:noFill/>
                    </a:ln>
                  </pic:spPr>
                </pic:pic>
              </a:graphicData>
            </a:graphic>
          </wp:inline>
        </w:drawing>
      </w:r>
    </w:p>
    <w:p w14:paraId="158708B0" w14:textId="77777777" w:rsidR="00870822" w:rsidRDefault="00870822" w:rsidP="00870822">
      <w:pPr>
        <w:spacing w:line="200" w:lineRule="exact"/>
      </w:pPr>
    </w:p>
    <w:p w14:paraId="78650C7E" w14:textId="77777777" w:rsidR="00870822" w:rsidRDefault="00870822" w:rsidP="00870822">
      <w:pPr>
        <w:spacing w:line="200" w:lineRule="exact"/>
      </w:pPr>
      <w:r>
        <w:t>Gambar X. Struktur Organisasi Penjaminan Mutu</w:t>
      </w:r>
    </w:p>
    <w:p w14:paraId="579D45B1" w14:textId="77777777" w:rsidR="00870822" w:rsidRDefault="00870822" w:rsidP="00870822">
      <w:pPr>
        <w:spacing w:before="1" w:line="260" w:lineRule="exact"/>
        <w:rPr>
          <w:sz w:val="26"/>
          <w:szCs w:val="26"/>
        </w:rPr>
      </w:pPr>
    </w:p>
    <w:p w14:paraId="47878452" w14:textId="77777777" w:rsidR="00870822" w:rsidRDefault="00870822" w:rsidP="00870822">
      <w:pPr>
        <w:spacing w:line="270" w:lineRule="auto"/>
        <w:ind w:right="467"/>
        <w:jc w:val="both"/>
        <w:rPr>
          <w:rFonts w:ascii="Arial" w:eastAsia="Arial" w:hAnsi="Arial" w:cs="Arial"/>
          <w:sz w:val="24"/>
          <w:szCs w:val="24"/>
        </w:rPr>
      </w:pPr>
      <w:r>
        <w:rPr>
          <w:rFonts w:ascii="Arial" w:eastAsia="Arial" w:hAnsi="Arial" w:cs="Arial"/>
          <w:spacing w:val="1"/>
          <w:sz w:val="24"/>
          <w:szCs w:val="24"/>
        </w:rPr>
        <w:lastRenderedPageBreak/>
        <w:t>Le</w:t>
      </w:r>
      <w:r>
        <w:rPr>
          <w:rFonts w:ascii="Arial" w:eastAsia="Arial" w:hAnsi="Arial" w:cs="Arial"/>
          <w:sz w:val="24"/>
          <w:szCs w:val="24"/>
        </w:rPr>
        <w:t>m</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ada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pela</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pacing w:val="-3"/>
          <w:sz w:val="24"/>
          <w:szCs w:val="24"/>
        </w:rPr>
        <w:t>g</w:t>
      </w:r>
      <w:r>
        <w:rPr>
          <w:rFonts w:ascii="Arial" w:eastAsia="Arial" w:hAnsi="Arial" w:cs="Arial"/>
          <w:spacing w:val="1"/>
          <w:sz w:val="24"/>
          <w:szCs w:val="24"/>
        </w:rPr>
        <w:t>gu</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jaw</w:t>
      </w:r>
      <w:r>
        <w:rPr>
          <w:rFonts w:ascii="Arial" w:eastAsia="Arial" w:hAnsi="Arial" w:cs="Arial"/>
          <w:spacing w:val="-3"/>
          <w:sz w:val="24"/>
          <w:szCs w:val="24"/>
        </w:rPr>
        <w:t>a</w:t>
      </w:r>
      <w:r>
        <w:rPr>
          <w:rFonts w:ascii="Arial" w:eastAsia="Arial" w:hAnsi="Arial" w:cs="Arial"/>
          <w:sz w:val="24"/>
          <w:szCs w:val="24"/>
        </w:rPr>
        <w:t>b</w:t>
      </w:r>
      <w:r>
        <w:rPr>
          <w:rFonts w:ascii="Arial" w:eastAsia="Arial" w:hAnsi="Arial" w:cs="Arial"/>
          <w:spacing w:val="1"/>
          <w:sz w:val="24"/>
          <w:szCs w:val="24"/>
        </w:rPr>
        <w:t xml:space="preserve"> 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 xml:space="preserve">m </w:t>
      </w:r>
      <w:r>
        <w:rPr>
          <w:rFonts w:ascii="Arial" w:eastAsia="Arial" w:hAnsi="Arial" w:cs="Arial"/>
          <w:spacing w:val="1"/>
          <w:sz w:val="24"/>
          <w:szCs w:val="24"/>
        </w:rPr>
        <w:t>ha</w:t>
      </w:r>
      <w:r>
        <w:rPr>
          <w:rFonts w:ascii="Arial" w:eastAsia="Arial" w:hAnsi="Arial" w:cs="Arial"/>
          <w:sz w:val="24"/>
          <w:szCs w:val="24"/>
        </w:rPr>
        <w:t xml:space="preserve">l </w:t>
      </w:r>
      <w:r>
        <w:rPr>
          <w:rFonts w:ascii="Arial" w:eastAsia="Arial" w:hAnsi="Arial" w:cs="Arial"/>
          <w:spacing w:val="1"/>
          <w:sz w:val="24"/>
          <w:szCs w:val="24"/>
        </w:rPr>
        <w:t>pen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2"/>
          <w:sz w:val="24"/>
          <w:szCs w:val="24"/>
        </w:rPr>
        <w:t xml:space="preserve"> </w:t>
      </w:r>
      <w:r>
        <w:rPr>
          <w:rFonts w:ascii="Arial" w:eastAsia="Arial" w:hAnsi="Arial" w:cs="Arial"/>
          <w:spacing w:val="1"/>
          <w:sz w:val="24"/>
          <w:szCs w:val="24"/>
        </w:rPr>
        <w:t>bid</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3"/>
          <w:sz w:val="24"/>
          <w:szCs w:val="24"/>
        </w:rPr>
        <w:t>d</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 xml:space="preserve">k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1"/>
          <w:sz w:val="24"/>
          <w:szCs w:val="24"/>
        </w:rPr>
        <w:t>no</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pacing w:val="-3"/>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 xml:space="preserve">k. </w:t>
      </w:r>
      <w:r>
        <w:rPr>
          <w:rFonts w:ascii="Arial" w:eastAsia="Arial" w:hAnsi="Arial" w:cs="Arial"/>
          <w:spacing w:val="1"/>
          <w:sz w:val="24"/>
          <w:szCs w:val="24"/>
        </w:rPr>
        <w:t>L</w:t>
      </w:r>
      <w:r>
        <w:rPr>
          <w:rFonts w:ascii="Arial" w:eastAsia="Arial" w:hAnsi="Arial" w:cs="Arial"/>
          <w:sz w:val="24"/>
          <w:szCs w:val="24"/>
        </w:rPr>
        <w:t xml:space="preserve">PMPI </w:t>
      </w:r>
      <w:r>
        <w:rPr>
          <w:rFonts w:ascii="Arial" w:eastAsia="Arial" w:hAnsi="Arial" w:cs="Arial"/>
          <w:spacing w:val="1"/>
          <w:sz w:val="24"/>
          <w:szCs w:val="24"/>
        </w:rPr>
        <w:t>dipi</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i</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ole</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al</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le</w:t>
      </w:r>
      <w:r>
        <w:rPr>
          <w:rFonts w:ascii="Arial" w:eastAsia="Arial" w:hAnsi="Arial" w:cs="Arial"/>
          <w:spacing w:val="-5"/>
          <w:sz w:val="24"/>
          <w:szCs w:val="24"/>
        </w:rPr>
        <w:t>m</w:t>
      </w:r>
      <w:r>
        <w:rPr>
          <w:rFonts w:ascii="Arial" w:eastAsia="Arial" w:hAnsi="Arial" w:cs="Arial"/>
          <w:spacing w:val="1"/>
          <w:sz w:val="24"/>
          <w:szCs w:val="24"/>
        </w:rPr>
        <w:t>ba</w:t>
      </w:r>
      <w:r>
        <w:rPr>
          <w:rFonts w:ascii="Arial" w:eastAsia="Arial" w:hAnsi="Arial" w:cs="Arial"/>
          <w:spacing w:val="-3"/>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6"/>
          <w:sz w:val="24"/>
          <w:szCs w:val="24"/>
        </w:rPr>
        <w:t>t</w:t>
      </w:r>
      <w:r>
        <w:rPr>
          <w:rFonts w:ascii="Arial" w:eastAsia="Arial" w:hAnsi="Arial" w:cs="Arial"/>
          <w:spacing w:val="1"/>
          <w:sz w:val="24"/>
          <w:szCs w:val="24"/>
        </w:rPr>
        <w:t>ang</w:t>
      </w:r>
      <w:r>
        <w:rPr>
          <w:rFonts w:ascii="Arial" w:eastAsia="Arial" w:hAnsi="Arial" w:cs="Arial"/>
          <w:spacing w:val="-3"/>
          <w:sz w:val="24"/>
          <w:szCs w:val="24"/>
        </w:rPr>
        <w:t>g</w:t>
      </w:r>
      <w:r>
        <w:rPr>
          <w:rFonts w:ascii="Arial" w:eastAsia="Arial" w:hAnsi="Arial" w:cs="Arial"/>
          <w:spacing w:val="1"/>
          <w:sz w:val="24"/>
          <w:szCs w:val="24"/>
        </w:rPr>
        <w:t>un</w:t>
      </w:r>
      <w:r>
        <w:rPr>
          <w:rFonts w:ascii="Arial" w:eastAsia="Arial" w:hAnsi="Arial" w:cs="Arial"/>
          <w:sz w:val="24"/>
          <w:szCs w:val="24"/>
        </w:rPr>
        <w:t xml:space="preserve">g </w:t>
      </w:r>
      <w:r>
        <w:rPr>
          <w:rFonts w:ascii="Arial" w:eastAsia="Arial" w:hAnsi="Arial" w:cs="Arial"/>
          <w:spacing w:val="1"/>
          <w:sz w:val="24"/>
          <w:szCs w:val="24"/>
        </w:rPr>
        <w:t>jaw</w:t>
      </w:r>
      <w:r>
        <w:rPr>
          <w:rFonts w:ascii="Arial" w:eastAsia="Arial" w:hAnsi="Arial" w:cs="Arial"/>
          <w:spacing w:val="-3"/>
          <w:sz w:val="24"/>
          <w:szCs w:val="24"/>
        </w:rPr>
        <w:t>a</w:t>
      </w:r>
      <w:r>
        <w:rPr>
          <w:rFonts w:ascii="Arial" w:eastAsia="Arial" w:hAnsi="Arial" w:cs="Arial"/>
          <w:sz w:val="24"/>
          <w:szCs w:val="24"/>
        </w:rPr>
        <w:t>b k</w:t>
      </w:r>
      <w:r>
        <w:rPr>
          <w:rFonts w:ascii="Arial" w:eastAsia="Arial" w:hAnsi="Arial" w:cs="Arial"/>
          <w:spacing w:val="1"/>
          <w:sz w:val="24"/>
          <w:szCs w:val="24"/>
        </w:rPr>
        <w:t>epa</w:t>
      </w:r>
      <w:r>
        <w:rPr>
          <w:rFonts w:ascii="Arial" w:eastAsia="Arial" w:hAnsi="Arial" w:cs="Arial"/>
          <w:spacing w:val="-3"/>
          <w:sz w:val="24"/>
          <w:szCs w:val="24"/>
        </w:rPr>
        <w:t>d</w:t>
      </w:r>
      <w:r>
        <w:rPr>
          <w:rFonts w:ascii="Arial" w:eastAsia="Arial" w:hAnsi="Arial" w:cs="Arial"/>
          <w:sz w:val="24"/>
          <w:szCs w:val="24"/>
        </w:rPr>
        <w:t>a R</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p>
    <w:p w14:paraId="34EC22A5" w14:textId="77777777" w:rsidR="00870822" w:rsidRDefault="00870822" w:rsidP="00870822">
      <w:pPr>
        <w:spacing w:before="5" w:line="100" w:lineRule="exact"/>
        <w:rPr>
          <w:sz w:val="11"/>
          <w:szCs w:val="11"/>
        </w:rPr>
      </w:pPr>
    </w:p>
    <w:p w14:paraId="61F9DA26" w14:textId="77777777" w:rsidR="00870822" w:rsidRDefault="00870822" w:rsidP="00870822">
      <w:pPr>
        <w:spacing w:line="200" w:lineRule="exact"/>
      </w:pPr>
    </w:p>
    <w:p w14:paraId="4932C536" w14:textId="77777777" w:rsidR="00870822" w:rsidRDefault="00870822" w:rsidP="00870822">
      <w:pPr>
        <w:spacing w:line="270" w:lineRule="auto"/>
        <w:ind w:right="81"/>
        <w:rPr>
          <w:rFonts w:ascii="Arial" w:eastAsia="Arial" w:hAnsi="Arial" w:cs="Arial"/>
          <w:color w:val="000000"/>
          <w:sz w:val="24"/>
          <w:szCs w:val="24"/>
        </w:rPr>
      </w:pP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la</w:t>
      </w:r>
      <w:r>
        <w:rPr>
          <w:rFonts w:ascii="Arial" w:eastAsia="Arial" w:hAnsi="Arial" w:cs="Arial"/>
          <w:sz w:val="24"/>
          <w:szCs w:val="24"/>
        </w:rPr>
        <w:t>ks</w:t>
      </w:r>
      <w:r>
        <w:rPr>
          <w:rFonts w:ascii="Arial" w:eastAsia="Arial" w:hAnsi="Arial" w:cs="Arial"/>
          <w:spacing w:val="-3"/>
          <w:sz w:val="24"/>
          <w:szCs w:val="24"/>
        </w:rPr>
        <w:t>a</w:t>
      </w:r>
      <w:r>
        <w:rPr>
          <w:rFonts w:ascii="Arial" w:eastAsia="Arial" w:hAnsi="Arial" w:cs="Arial"/>
          <w:spacing w:val="1"/>
          <w:sz w:val="24"/>
          <w:szCs w:val="24"/>
        </w:rPr>
        <w:t>naa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 xml:space="preserve">s </w:t>
      </w:r>
      <w:r>
        <w:rPr>
          <w:rFonts w:ascii="Arial" w:eastAsia="Arial" w:hAnsi="Arial" w:cs="Arial"/>
          <w:spacing w:val="-3"/>
          <w:sz w:val="24"/>
          <w:szCs w:val="24"/>
        </w:rPr>
        <w:t>p</w:t>
      </w:r>
      <w:r>
        <w:rPr>
          <w:rFonts w:ascii="Arial" w:eastAsia="Arial" w:hAnsi="Arial" w:cs="Arial"/>
          <w:spacing w:val="1"/>
          <w:sz w:val="24"/>
          <w:szCs w:val="24"/>
        </w:rPr>
        <w:t>enja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1"/>
          <w:sz w:val="24"/>
          <w:szCs w:val="24"/>
        </w:rPr>
        <w:t xml:space="preserve"> bida</w:t>
      </w:r>
      <w:r>
        <w:rPr>
          <w:rFonts w:ascii="Arial" w:eastAsia="Arial" w:hAnsi="Arial" w:cs="Arial"/>
          <w:spacing w:val="-3"/>
          <w:sz w:val="24"/>
          <w:szCs w:val="24"/>
        </w:rPr>
        <w:t>n</w:t>
      </w:r>
      <w:r>
        <w:rPr>
          <w:rFonts w:ascii="Arial" w:eastAsia="Arial" w:hAnsi="Arial" w:cs="Arial"/>
          <w:sz w:val="24"/>
          <w:szCs w:val="24"/>
        </w:rPr>
        <w:t xml:space="preserve">g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L</w:t>
      </w:r>
      <w:r>
        <w:rPr>
          <w:rFonts w:ascii="Arial" w:eastAsia="Arial" w:hAnsi="Arial" w:cs="Arial"/>
          <w:sz w:val="24"/>
          <w:szCs w:val="24"/>
        </w:rPr>
        <w:t>P</w:t>
      </w:r>
      <w:r>
        <w:rPr>
          <w:rFonts w:ascii="Arial" w:eastAsia="Arial" w:hAnsi="Arial" w:cs="Arial"/>
          <w:spacing w:val="2"/>
          <w:sz w:val="24"/>
          <w:szCs w:val="24"/>
        </w:rPr>
        <w:t>M</w:t>
      </w:r>
      <w:r>
        <w:rPr>
          <w:rFonts w:ascii="Arial" w:eastAsia="Arial" w:hAnsi="Arial" w:cs="Arial"/>
          <w:sz w:val="24"/>
          <w:szCs w:val="24"/>
        </w:rPr>
        <w:t>PI</w:t>
      </w:r>
      <w:r>
        <w:rPr>
          <w:rFonts w:ascii="Arial" w:eastAsia="Arial" w:hAnsi="Arial" w:cs="Arial"/>
          <w:spacing w:val="2"/>
          <w:sz w:val="24"/>
          <w:szCs w:val="24"/>
        </w:rPr>
        <w:t xml:space="preserve"> </w:t>
      </w:r>
      <w:r>
        <w:rPr>
          <w:rFonts w:ascii="Arial" w:eastAsia="Arial" w:hAnsi="Arial" w:cs="Arial"/>
          <w:spacing w:val="1"/>
          <w:sz w:val="24"/>
          <w:szCs w:val="24"/>
        </w:rPr>
        <w:t>diban</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ole</w:t>
      </w:r>
      <w:r>
        <w:rPr>
          <w:rFonts w:ascii="Arial" w:eastAsia="Arial" w:hAnsi="Arial" w:cs="Arial"/>
          <w:sz w:val="24"/>
          <w:szCs w:val="24"/>
        </w:rPr>
        <w:t>h</w:t>
      </w:r>
      <w:r>
        <w:rPr>
          <w:rFonts w:ascii="Arial" w:eastAsia="Arial" w:hAnsi="Arial" w:cs="Arial"/>
          <w:spacing w:val="4"/>
          <w:sz w:val="24"/>
          <w:szCs w:val="24"/>
        </w:rPr>
        <w:t xml:space="preserve"> </w:t>
      </w:r>
      <w:r>
        <w:rPr>
          <w:rFonts w:ascii="Arial" w:eastAsia="Arial" w:hAnsi="Arial" w:cs="Arial"/>
          <w:spacing w:val="-5"/>
          <w:sz w:val="24"/>
          <w:szCs w:val="24"/>
        </w:rPr>
        <w:t>k</w:t>
      </w:r>
      <w:r>
        <w:rPr>
          <w:rFonts w:ascii="Arial" w:eastAsia="Arial" w:hAnsi="Arial" w:cs="Arial"/>
          <w:spacing w:val="1"/>
          <w:sz w:val="24"/>
          <w:szCs w:val="24"/>
        </w:rPr>
        <w:t>oo</w:t>
      </w:r>
      <w:r>
        <w:rPr>
          <w:rFonts w:ascii="Arial" w:eastAsia="Arial" w:hAnsi="Arial" w:cs="Arial"/>
          <w:sz w:val="24"/>
          <w:szCs w:val="24"/>
        </w:rPr>
        <w:t>r</w:t>
      </w:r>
      <w:r>
        <w:rPr>
          <w:rFonts w:ascii="Arial" w:eastAsia="Arial" w:hAnsi="Arial" w:cs="Arial"/>
          <w:spacing w:val="-3"/>
          <w:sz w:val="24"/>
          <w:szCs w:val="24"/>
        </w:rPr>
        <w:t>d</w:t>
      </w:r>
      <w:r>
        <w:rPr>
          <w:rFonts w:ascii="Arial" w:eastAsia="Arial" w:hAnsi="Arial" w:cs="Arial"/>
          <w:spacing w:val="1"/>
          <w:sz w:val="24"/>
          <w:szCs w:val="24"/>
        </w:rPr>
        <w:t>ina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3"/>
          <w:sz w:val="24"/>
          <w:szCs w:val="24"/>
        </w:rPr>
        <w:t xml:space="preserve"> </w:t>
      </w:r>
      <w:r>
        <w:rPr>
          <w:rFonts w:ascii="Arial" w:eastAsia="Arial" w:hAnsi="Arial" w:cs="Arial"/>
          <w:spacing w:val="-3"/>
          <w:sz w:val="24"/>
          <w:szCs w:val="24"/>
        </w:rPr>
        <w:t>pe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z w:val="24"/>
          <w:szCs w:val="24"/>
        </w:rPr>
        <w:t xml:space="preserve">(KPM) </w:t>
      </w:r>
      <w:r>
        <w:rPr>
          <w:rFonts w:ascii="Arial" w:eastAsia="Arial" w:hAnsi="Arial" w:cs="Arial"/>
          <w:spacing w:val="-1"/>
          <w:sz w:val="24"/>
          <w:szCs w:val="24"/>
        </w:rPr>
        <w:t>f</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ul</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edang</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1"/>
          <w:sz w:val="24"/>
          <w:szCs w:val="24"/>
        </w:rPr>
        <w:t xml:space="preserve"> bid</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1"/>
          <w:sz w:val="24"/>
          <w:szCs w:val="24"/>
        </w:rPr>
        <w:t xml:space="preserve"> no</w:t>
      </w:r>
      <w:r>
        <w:rPr>
          <w:rFonts w:ascii="Arial" w:eastAsia="Arial" w:hAnsi="Arial" w:cs="Arial"/>
          <w:sz w:val="24"/>
          <w:szCs w:val="24"/>
        </w:rPr>
        <w:t xml:space="preserve">n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 xml:space="preserve"> L</w:t>
      </w:r>
      <w:r>
        <w:rPr>
          <w:rFonts w:ascii="Arial" w:eastAsia="Arial" w:hAnsi="Arial" w:cs="Arial"/>
          <w:sz w:val="24"/>
          <w:szCs w:val="24"/>
        </w:rPr>
        <w:t>P</w:t>
      </w:r>
      <w:r>
        <w:rPr>
          <w:rFonts w:ascii="Arial" w:eastAsia="Arial" w:hAnsi="Arial" w:cs="Arial"/>
          <w:spacing w:val="2"/>
          <w:sz w:val="24"/>
          <w:szCs w:val="24"/>
        </w:rPr>
        <w:t>M</w:t>
      </w:r>
      <w:r>
        <w:rPr>
          <w:rFonts w:ascii="Arial" w:eastAsia="Arial" w:hAnsi="Arial" w:cs="Arial"/>
          <w:sz w:val="24"/>
          <w:szCs w:val="24"/>
        </w:rPr>
        <w:t xml:space="preserve">PI </w:t>
      </w:r>
      <w:r>
        <w:rPr>
          <w:rFonts w:ascii="Arial" w:eastAsia="Arial" w:hAnsi="Arial" w:cs="Arial"/>
          <w:spacing w:val="1"/>
          <w:sz w:val="24"/>
          <w:szCs w:val="24"/>
        </w:rPr>
        <w:t>diban</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7"/>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oo</w:t>
      </w:r>
      <w:r>
        <w:rPr>
          <w:rFonts w:ascii="Arial" w:eastAsia="Arial" w:hAnsi="Arial" w:cs="Arial"/>
          <w:sz w:val="24"/>
          <w:szCs w:val="24"/>
        </w:rPr>
        <w:t>r</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6"/>
          <w:sz w:val="24"/>
          <w:szCs w:val="24"/>
        </w:rPr>
        <w:t xml:space="preserve"> </w:t>
      </w:r>
      <w:r>
        <w:rPr>
          <w:rFonts w:ascii="Arial" w:eastAsia="Arial" w:hAnsi="Arial" w:cs="Arial"/>
          <w:spacing w:val="-3"/>
          <w:sz w:val="24"/>
          <w:szCs w:val="24"/>
        </w:rPr>
        <w:t>pe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s</w:t>
      </w:r>
      <w:r>
        <w:rPr>
          <w:rFonts w:ascii="Arial" w:eastAsia="Arial" w:hAnsi="Arial" w:cs="Arial"/>
          <w:spacing w:val="1"/>
          <w:sz w:val="24"/>
          <w:szCs w:val="24"/>
        </w:rPr>
        <w:t xml:space="preserve"> d</w:t>
      </w:r>
      <w:r>
        <w:rPr>
          <w:rFonts w:ascii="Arial" w:eastAsia="Arial" w:hAnsi="Arial" w:cs="Arial"/>
          <w:sz w:val="24"/>
          <w:szCs w:val="24"/>
        </w:rPr>
        <w:t>i</w:t>
      </w:r>
      <w:r>
        <w:rPr>
          <w:rFonts w:ascii="Arial" w:eastAsia="Arial" w:hAnsi="Arial" w:cs="Arial"/>
          <w:spacing w:val="3"/>
          <w:sz w:val="24"/>
          <w:szCs w:val="24"/>
        </w:rPr>
        <w:t xml:space="preserve"> </w:t>
      </w: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3"/>
          <w:sz w:val="24"/>
          <w:szCs w:val="24"/>
        </w:rPr>
        <w:t>b</w:t>
      </w:r>
      <w:r>
        <w:rPr>
          <w:rFonts w:ascii="Arial" w:eastAsia="Arial" w:hAnsi="Arial" w:cs="Arial"/>
          <w:spacing w:val="1"/>
          <w:sz w:val="24"/>
          <w:szCs w:val="24"/>
        </w:rPr>
        <w:t>aga</w:t>
      </w:r>
      <w:r>
        <w:rPr>
          <w:rFonts w:ascii="Arial" w:eastAsia="Arial" w:hAnsi="Arial" w:cs="Arial"/>
          <w:spacing w:val="-1"/>
          <w:sz w:val="24"/>
          <w:szCs w:val="24"/>
        </w:rPr>
        <w:t>/</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dan</w:t>
      </w:r>
      <w:r>
        <w:rPr>
          <w:rFonts w:ascii="Arial" w:eastAsia="Arial" w:hAnsi="Arial" w:cs="Arial"/>
          <w:spacing w:val="-1"/>
          <w:sz w:val="24"/>
          <w:szCs w:val="24"/>
        </w:rPr>
        <w:t>/</w:t>
      </w:r>
      <w:r>
        <w:rPr>
          <w:rFonts w:ascii="Arial" w:eastAsia="Arial" w:hAnsi="Arial" w:cs="Arial"/>
          <w:spacing w:val="-3"/>
          <w:sz w:val="24"/>
          <w:szCs w:val="24"/>
        </w:rPr>
        <w:t>b</w:t>
      </w:r>
      <w:r>
        <w:rPr>
          <w:rFonts w:ascii="Arial" w:eastAsia="Arial" w:hAnsi="Arial" w:cs="Arial"/>
          <w:spacing w:val="1"/>
          <w:sz w:val="24"/>
          <w:szCs w:val="24"/>
        </w:rPr>
        <w:t>i</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z w:val="24"/>
          <w:szCs w:val="24"/>
        </w:rPr>
        <w:t xml:space="preserve">, </w:t>
      </w:r>
      <w:r>
        <w:rPr>
          <w:rFonts w:ascii="Arial" w:eastAsia="Arial" w:hAnsi="Arial" w:cs="Arial"/>
          <w:spacing w:val="1"/>
          <w:sz w:val="24"/>
          <w:szCs w:val="24"/>
        </w:rPr>
        <w:t>h</w:t>
      </w:r>
      <w:r>
        <w:rPr>
          <w:rFonts w:ascii="Arial" w:eastAsia="Arial" w:hAnsi="Arial" w:cs="Arial"/>
          <w:spacing w:val="-3"/>
          <w:sz w:val="24"/>
          <w:szCs w:val="24"/>
        </w:rPr>
        <w:t>i</w:t>
      </w:r>
      <w:r>
        <w:rPr>
          <w:rFonts w:ascii="Arial" w:eastAsia="Arial" w:hAnsi="Arial" w:cs="Arial"/>
          <w:spacing w:val="1"/>
          <w:sz w:val="24"/>
          <w:szCs w:val="24"/>
        </w:rPr>
        <w:t>ngg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uni</w:t>
      </w:r>
      <w:r>
        <w:rPr>
          <w:rFonts w:ascii="Arial" w:eastAsia="Arial" w:hAnsi="Arial" w:cs="Arial"/>
          <w:sz w:val="24"/>
          <w:szCs w:val="24"/>
        </w:rPr>
        <w:t xml:space="preserve">t </w:t>
      </w:r>
      <w:r>
        <w:rPr>
          <w:rFonts w:ascii="Arial" w:eastAsia="Arial" w:hAnsi="Arial" w:cs="Arial"/>
          <w:spacing w:val="1"/>
          <w:sz w:val="24"/>
          <w:szCs w:val="24"/>
        </w:rPr>
        <w:t>pela</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2"/>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ni</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w:t>
      </w:r>
      <w:r>
        <w:rPr>
          <w:rFonts w:ascii="Arial" w:eastAsia="Arial" w:hAnsi="Arial" w:cs="Arial"/>
          <w:spacing w:val="1"/>
          <w:sz w:val="24"/>
          <w:szCs w:val="24"/>
        </w:rPr>
        <w:t>U</w:t>
      </w:r>
      <w:r>
        <w:rPr>
          <w:rFonts w:ascii="Arial" w:eastAsia="Arial" w:hAnsi="Arial" w:cs="Arial"/>
          <w:sz w:val="24"/>
          <w:szCs w:val="24"/>
        </w:rPr>
        <w:t>P</w:t>
      </w:r>
      <w:r>
        <w:rPr>
          <w:rFonts w:ascii="Arial" w:eastAsia="Arial" w:hAnsi="Arial" w:cs="Arial"/>
          <w:spacing w:val="-1"/>
          <w:sz w:val="24"/>
          <w:szCs w:val="24"/>
        </w:rPr>
        <w:t>T</w:t>
      </w:r>
      <w:r>
        <w:rPr>
          <w:rFonts w:ascii="Arial" w:eastAsia="Arial" w:hAnsi="Arial" w:cs="Arial"/>
          <w:sz w:val="24"/>
          <w:szCs w:val="24"/>
        </w:rPr>
        <w:t>). K</w:t>
      </w:r>
      <w:r>
        <w:rPr>
          <w:rFonts w:ascii="Arial" w:eastAsia="Arial" w:hAnsi="Arial" w:cs="Arial"/>
          <w:spacing w:val="1"/>
          <w:sz w:val="24"/>
          <w:szCs w:val="24"/>
        </w:rPr>
        <w:t>eduan</w:t>
      </w:r>
      <w:r>
        <w:rPr>
          <w:rFonts w:ascii="Arial" w:eastAsia="Arial" w:hAnsi="Arial" w:cs="Arial"/>
          <w:sz w:val="24"/>
          <w:szCs w:val="24"/>
        </w:rPr>
        <w:t>ya</w:t>
      </w:r>
      <w:r>
        <w:rPr>
          <w:rFonts w:ascii="Arial" w:eastAsia="Arial" w:hAnsi="Arial" w:cs="Arial"/>
          <w:spacing w:val="2"/>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2"/>
          <w:sz w:val="24"/>
          <w:szCs w:val="24"/>
        </w:rPr>
        <w:t xml:space="preserve"> </w:t>
      </w:r>
      <w:r>
        <w:rPr>
          <w:rFonts w:ascii="Arial" w:eastAsia="Arial" w:hAnsi="Arial" w:cs="Arial"/>
          <w:spacing w:val="1"/>
          <w:sz w:val="24"/>
          <w:szCs w:val="24"/>
        </w:rPr>
        <w:t>jaw</w:t>
      </w:r>
      <w:r>
        <w:rPr>
          <w:rFonts w:ascii="Arial" w:eastAsia="Arial" w:hAnsi="Arial" w:cs="Arial"/>
          <w:spacing w:val="-3"/>
          <w:sz w:val="24"/>
          <w:szCs w:val="24"/>
        </w:rPr>
        <w:t>a</w:t>
      </w:r>
      <w:r>
        <w:rPr>
          <w:rFonts w:ascii="Arial" w:eastAsia="Arial" w:hAnsi="Arial" w:cs="Arial"/>
          <w:sz w:val="24"/>
          <w:szCs w:val="24"/>
        </w:rPr>
        <w:t>b k</w:t>
      </w:r>
      <w:r>
        <w:rPr>
          <w:rFonts w:ascii="Arial" w:eastAsia="Arial" w:hAnsi="Arial" w:cs="Arial"/>
          <w:spacing w:val="1"/>
          <w:sz w:val="24"/>
          <w:szCs w:val="24"/>
        </w:rPr>
        <w:t>epa</w:t>
      </w:r>
      <w:r>
        <w:rPr>
          <w:rFonts w:ascii="Arial" w:eastAsia="Arial" w:hAnsi="Arial" w:cs="Arial"/>
          <w:spacing w:val="-3"/>
          <w:sz w:val="24"/>
          <w:szCs w:val="24"/>
        </w:rPr>
        <w:t>d</w:t>
      </w:r>
      <w:r w:rsidR="0085320D">
        <w:rPr>
          <w:rFonts w:ascii="Arial" w:eastAsia="Arial" w:hAnsi="Arial" w:cs="Arial"/>
          <w:sz w:val="24"/>
          <w:szCs w:val="24"/>
        </w:rPr>
        <w:t xml:space="preserve">a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a</w:t>
      </w:r>
      <w:r>
        <w:rPr>
          <w:rFonts w:ascii="Arial" w:eastAsia="Arial" w:hAnsi="Arial" w:cs="Arial"/>
          <w:spacing w:val="1"/>
          <w:sz w:val="24"/>
          <w:szCs w:val="24"/>
        </w:rPr>
        <w:t>l</w:t>
      </w:r>
      <w:r w:rsidR="0085320D">
        <w:rPr>
          <w:rFonts w:ascii="Arial" w:eastAsia="Arial" w:hAnsi="Arial" w:cs="Arial"/>
          <w:sz w:val="24"/>
          <w:szCs w:val="24"/>
        </w:rPr>
        <w:t xml:space="preserve">a </w:t>
      </w:r>
      <w:r>
        <w:rPr>
          <w:rFonts w:ascii="Arial" w:eastAsia="Arial" w:hAnsi="Arial" w:cs="Arial"/>
          <w:spacing w:val="1"/>
          <w:sz w:val="24"/>
          <w:szCs w:val="24"/>
        </w:rPr>
        <w:t>L</w:t>
      </w:r>
      <w:r>
        <w:rPr>
          <w:rFonts w:ascii="Arial" w:eastAsia="Arial" w:hAnsi="Arial" w:cs="Arial"/>
          <w:sz w:val="24"/>
          <w:szCs w:val="24"/>
        </w:rPr>
        <w:t>P</w:t>
      </w:r>
      <w:r>
        <w:rPr>
          <w:rFonts w:ascii="Arial" w:eastAsia="Arial" w:hAnsi="Arial" w:cs="Arial"/>
          <w:spacing w:val="3"/>
          <w:sz w:val="24"/>
          <w:szCs w:val="24"/>
        </w:rPr>
        <w:t>M</w:t>
      </w:r>
      <w:r>
        <w:rPr>
          <w:rFonts w:ascii="Arial" w:eastAsia="Arial" w:hAnsi="Arial" w:cs="Arial"/>
          <w:sz w:val="24"/>
          <w:szCs w:val="24"/>
        </w:rPr>
        <w:t>P</w:t>
      </w:r>
      <w:r>
        <w:rPr>
          <w:rFonts w:ascii="Arial" w:eastAsia="Arial" w:hAnsi="Arial" w:cs="Arial"/>
          <w:spacing w:val="-1"/>
          <w:sz w:val="24"/>
          <w:szCs w:val="24"/>
        </w:rPr>
        <w:t>I</w:t>
      </w:r>
      <w:r>
        <w:rPr>
          <w:rFonts w:ascii="Arial" w:eastAsia="Arial" w:hAnsi="Arial" w:cs="Arial"/>
          <w:sz w:val="24"/>
          <w:szCs w:val="24"/>
        </w:rPr>
        <w:t xml:space="preserve">.  </w:t>
      </w:r>
      <w:r>
        <w:rPr>
          <w:rFonts w:ascii="Arial" w:eastAsia="Arial" w:hAnsi="Arial" w:cs="Arial"/>
          <w:spacing w:val="4"/>
          <w:sz w:val="24"/>
          <w:szCs w:val="24"/>
        </w:rPr>
        <w:t xml:space="preserve"> </w:t>
      </w:r>
    </w:p>
    <w:p w14:paraId="3BC4878D" w14:textId="77777777" w:rsidR="00870822" w:rsidRDefault="00870822" w:rsidP="00193035">
      <w:pPr>
        <w:spacing w:line="270" w:lineRule="auto"/>
        <w:ind w:right="81"/>
        <w:rPr>
          <w:rFonts w:ascii="Arial" w:eastAsia="Arial" w:hAnsi="Arial" w:cs="Arial"/>
          <w:color w:val="000000"/>
          <w:sz w:val="24"/>
          <w:szCs w:val="24"/>
        </w:rPr>
      </w:pPr>
    </w:p>
    <w:p w14:paraId="7D910B61" w14:textId="77777777" w:rsidR="00371FAF" w:rsidRDefault="00124CB6" w:rsidP="00193035">
      <w:pPr>
        <w:spacing w:line="270" w:lineRule="auto"/>
        <w:ind w:right="81"/>
        <w:rPr>
          <w:rFonts w:ascii="Arial" w:eastAsia="Arial" w:hAnsi="Arial" w:cs="Arial"/>
          <w:color w:val="000000"/>
          <w:sz w:val="24"/>
          <w:szCs w:val="24"/>
        </w:rPr>
      </w:pPr>
      <w:r>
        <w:rPr>
          <w:rFonts w:ascii="Arial" w:eastAsia="Arial" w:hAnsi="Arial" w:cs="Arial"/>
          <w:color w:val="000000"/>
          <w:sz w:val="24"/>
          <w:szCs w:val="24"/>
        </w:rPr>
        <w:t>Lebih lanjut dasar formal penetapan unsur pelaksana penjaminan mutu internal di Universitas Ma Chung disajikan pada tabel berikut</w:t>
      </w:r>
    </w:p>
    <w:p w14:paraId="406E7C4D" w14:textId="77777777" w:rsidR="00124CB6" w:rsidRDefault="00124CB6" w:rsidP="00124CB6">
      <w:pPr>
        <w:rPr>
          <w:rFonts w:ascii="Arial" w:eastAsia="Arial" w:hAnsi="Arial" w:cs="Arial"/>
          <w:b/>
          <w:spacing w:val="1"/>
          <w:sz w:val="24"/>
          <w:szCs w:val="24"/>
        </w:rPr>
      </w:pPr>
    </w:p>
    <w:p w14:paraId="69A37DBF" w14:textId="77777777" w:rsidR="00124CB6" w:rsidRDefault="00124CB6" w:rsidP="00124CB6">
      <w:pPr>
        <w:rPr>
          <w:rFonts w:ascii="Arial" w:eastAsia="Arial" w:hAnsi="Arial" w:cs="Arial"/>
          <w:sz w:val="24"/>
          <w:szCs w:val="24"/>
        </w:rPr>
      </w:pPr>
      <w:r>
        <w:rPr>
          <w:rFonts w:ascii="Arial" w:eastAsia="Arial" w:hAnsi="Arial" w:cs="Arial"/>
          <w:b/>
          <w:spacing w:val="1"/>
          <w:sz w:val="24"/>
          <w:szCs w:val="24"/>
        </w:rPr>
        <w:t>Das</w:t>
      </w:r>
      <w:r>
        <w:rPr>
          <w:rFonts w:ascii="Arial" w:eastAsia="Arial" w:hAnsi="Arial" w:cs="Arial"/>
          <w:b/>
          <w:spacing w:val="-3"/>
          <w:sz w:val="24"/>
          <w:szCs w:val="24"/>
        </w:rPr>
        <w:t>a</w:t>
      </w:r>
      <w:r>
        <w:rPr>
          <w:rFonts w:ascii="Arial" w:eastAsia="Arial" w:hAnsi="Arial" w:cs="Arial"/>
          <w:b/>
          <w:sz w:val="24"/>
          <w:szCs w:val="24"/>
        </w:rPr>
        <w:t xml:space="preserve">r </w:t>
      </w:r>
      <w:r>
        <w:rPr>
          <w:rFonts w:ascii="Arial" w:eastAsia="Arial" w:hAnsi="Arial" w:cs="Arial"/>
          <w:b/>
          <w:spacing w:val="-2"/>
          <w:sz w:val="24"/>
          <w:szCs w:val="24"/>
        </w:rPr>
        <w:t>Fo</w:t>
      </w:r>
      <w:r>
        <w:rPr>
          <w:rFonts w:ascii="Arial" w:eastAsia="Arial" w:hAnsi="Arial" w:cs="Arial"/>
          <w:b/>
          <w:spacing w:val="1"/>
          <w:sz w:val="24"/>
          <w:szCs w:val="24"/>
        </w:rPr>
        <w:t>rma</w:t>
      </w:r>
      <w:r>
        <w:rPr>
          <w:rFonts w:ascii="Arial" w:eastAsia="Arial" w:hAnsi="Arial" w:cs="Arial"/>
          <w:b/>
          <w:sz w:val="24"/>
          <w:szCs w:val="24"/>
        </w:rPr>
        <w:t>l</w:t>
      </w:r>
      <w:r>
        <w:rPr>
          <w:rFonts w:ascii="Arial" w:eastAsia="Arial" w:hAnsi="Arial" w:cs="Arial"/>
          <w:b/>
          <w:spacing w:val="-3"/>
          <w:sz w:val="24"/>
          <w:szCs w:val="24"/>
        </w:rPr>
        <w:t xml:space="preserve"> </w:t>
      </w:r>
      <w:r>
        <w:rPr>
          <w:rFonts w:ascii="Arial" w:eastAsia="Arial" w:hAnsi="Arial" w:cs="Arial"/>
          <w:b/>
          <w:sz w:val="24"/>
          <w:szCs w:val="24"/>
        </w:rPr>
        <w:t>P</w:t>
      </w:r>
      <w:r>
        <w:rPr>
          <w:rFonts w:ascii="Arial" w:eastAsia="Arial" w:hAnsi="Arial" w:cs="Arial"/>
          <w:b/>
          <w:spacing w:val="1"/>
          <w:sz w:val="24"/>
          <w:szCs w:val="24"/>
        </w:rPr>
        <w:t>e</w:t>
      </w:r>
      <w:r>
        <w:rPr>
          <w:rFonts w:ascii="Arial" w:eastAsia="Arial" w:hAnsi="Arial" w:cs="Arial"/>
          <w:b/>
          <w:spacing w:val="-2"/>
          <w:sz w:val="24"/>
          <w:szCs w:val="24"/>
        </w:rPr>
        <w:t>n</w:t>
      </w:r>
      <w:r>
        <w:rPr>
          <w:rFonts w:ascii="Arial" w:eastAsia="Arial" w:hAnsi="Arial" w:cs="Arial"/>
          <w:b/>
          <w:spacing w:val="1"/>
          <w:sz w:val="24"/>
          <w:szCs w:val="24"/>
        </w:rPr>
        <w:t>e</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pacing w:val="-2"/>
          <w:sz w:val="24"/>
          <w:szCs w:val="24"/>
        </w:rPr>
        <w:t>p</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3"/>
          <w:sz w:val="24"/>
          <w:szCs w:val="24"/>
        </w:rPr>
        <w:t xml:space="preserve"> </w:t>
      </w:r>
      <w:r>
        <w:rPr>
          <w:rFonts w:ascii="Arial" w:eastAsia="Arial" w:hAnsi="Arial" w:cs="Arial"/>
          <w:b/>
          <w:spacing w:val="1"/>
          <w:sz w:val="24"/>
          <w:szCs w:val="24"/>
        </w:rPr>
        <w:t>U</w:t>
      </w:r>
      <w:r>
        <w:rPr>
          <w:rFonts w:ascii="Arial" w:eastAsia="Arial" w:hAnsi="Arial" w:cs="Arial"/>
          <w:b/>
          <w:spacing w:val="-2"/>
          <w:sz w:val="24"/>
          <w:szCs w:val="24"/>
        </w:rPr>
        <w:t>n</w:t>
      </w:r>
      <w:r>
        <w:rPr>
          <w:rFonts w:ascii="Arial" w:eastAsia="Arial" w:hAnsi="Arial" w:cs="Arial"/>
          <w:b/>
          <w:spacing w:val="1"/>
          <w:sz w:val="24"/>
          <w:szCs w:val="24"/>
        </w:rPr>
        <w:t>s</w:t>
      </w:r>
      <w:r>
        <w:rPr>
          <w:rFonts w:ascii="Arial" w:eastAsia="Arial" w:hAnsi="Arial" w:cs="Arial"/>
          <w:b/>
          <w:spacing w:val="-2"/>
          <w:sz w:val="24"/>
          <w:szCs w:val="24"/>
        </w:rPr>
        <w:t>u</w:t>
      </w:r>
      <w:r>
        <w:rPr>
          <w:rFonts w:ascii="Arial" w:eastAsia="Arial" w:hAnsi="Arial" w:cs="Arial"/>
          <w:b/>
          <w:sz w:val="24"/>
          <w:szCs w:val="24"/>
        </w:rPr>
        <w:t>r P</w:t>
      </w:r>
      <w:r>
        <w:rPr>
          <w:rFonts w:ascii="Arial" w:eastAsia="Arial" w:hAnsi="Arial" w:cs="Arial"/>
          <w:b/>
          <w:spacing w:val="1"/>
          <w:sz w:val="24"/>
          <w:szCs w:val="24"/>
        </w:rPr>
        <w:t>e</w:t>
      </w:r>
      <w:r>
        <w:rPr>
          <w:rFonts w:ascii="Arial" w:eastAsia="Arial" w:hAnsi="Arial" w:cs="Arial"/>
          <w:b/>
          <w:spacing w:val="-2"/>
          <w:sz w:val="24"/>
          <w:szCs w:val="24"/>
        </w:rPr>
        <w:t>nj</w:t>
      </w:r>
      <w:r>
        <w:rPr>
          <w:rFonts w:ascii="Arial" w:eastAsia="Arial" w:hAnsi="Arial" w:cs="Arial"/>
          <w:b/>
          <w:spacing w:val="1"/>
          <w:sz w:val="24"/>
          <w:szCs w:val="24"/>
        </w:rPr>
        <w:t>am</w:t>
      </w:r>
      <w:r>
        <w:rPr>
          <w:rFonts w:ascii="Arial" w:eastAsia="Arial" w:hAnsi="Arial" w:cs="Arial"/>
          <w:b/>
          <w:spacing w:val="-2"/>
          <w:sz w:val="24"/>
          <w:szCs w:val="24"/>
        </w:rPr>
        <w:t>in</w:t>
      </w:r>
      <w:r>
        <w:rPr>
          <w:rFonts w:ascii="Arial" w:eastAsia="Arial" w:hAnsi="Arial" w:cs="Arial"/>
          <w:b/>
          <w:spacing w:val="1"/>
          <w:sz w:val="24"/>
          <w:szCs w:val="24"/>
        </w:rPr>
        <w:t>a</w:t>
      </w:r>
      <w:r>
        <w:rPr>
          <w:rFonts w:ascii="Arial" w:eastAsia="Arial" w:hAnsi="Arial" w:cs="Arial"/>
          <w:b/>
          <w:sz w:val="24"/>
          <w:szCs w:val="24"/>
        </w:rPr>
        <w:t>n</w:t>
      </w:r>
      <w:r>
        <w:rPr>
          <w:rFonts w:ascii="Arial" w:eastAsia="Arial" w:hAnsi="Arial" w:cs="Arial"/>
          <w:b/>
          <w:spacing w:val="2"/>
          <w:sz w:val="24"/>
          <w:szCs w:val="24"/>
        </w:rPr>
        <w:t xml:space="preserve"> </w:t>
      </w:r>
      <w:r>
        <w:rPr>
          <w:rFonts w:ascii="Arial" w:eastAsia="Arial" w:hAnsi="Arial" w:cs="Arial"/>
          <w:b/>
          <w:sz w:val="24"/>
          <w:szCs w:val="24"/>
        </w:rPr>
        <w:t>M</w:t>
      </w:r>
      <w:r>
        <w:rPr>
          <w:rFonts w:ascii="Arial" w:eastAsia="Arial" w:hAnsi="Arial" w:cs="Arial"/>
          <w:b/>
          <w:spacing w:val="-2"/>
          <w:sz w:val="24"/>
          <w:szCs w:val="24"/>
        </w:rPr>
        <w:t>u</w:t>
      </w:r>
      <w:r>
        <w:rPr>
          <w:rFonts w:ascii="Arial" w:eastAsia="Arial" w:hAnsi="Arial" w:cs="Arial"/>
          <w:b/>
          <w:sz w:val="24"/>
          <w:szCs w:val="24"/>
        </w:rPr>
        <w:t>tu</w:t>
      </w:r>
      <w:r>
        <w:rPr>
          <w:rFonts w:ascii="Arial" w:eastAsia="Arial" w:hAnsi="Arial" w:cs="Arial"/>
          <w:b/>
          <w:spacing w:val="-3"/>
          <w:sz w:val="24"/>
          <w:szCs w:val="24"/>
        </w:rPr>
        <w:t xml:space="preserve"> </w:t>
      </w:r>
      <w:r>
        <w:rPr>
          <w:rFonts w:ascii="Arial" w:eastAsia="Arial" w:hAnsi="Arial" w:cs="Arial"/>
          <w:b/>
          <w:spacing w:val="1"/>
          <w:sz w:val="24"/>
          <w:szCs w:val="24"/>
        </w:rPr>
        <w:t>U</w:t>
      </w:r>
      <w:r>
        <w:rPr>
          <w:rFonts w:ascii="Arial" w:eastAsia="Arial" w:hAnsi="Arial" w:cs="Arial"/>
          <w:b/>
          <w:spacing w:val="-2"/>
          <w:sz w:val="24"/>
          <w:szCs w:val="24"/>
        </w:rPr>
        <w:t>ni</w:t>
      </w:r>
      <w:r>
        <w:rPr>
          <w:rFonts w:ascii="Arial" w:eastAsia="Arial" w:hAnsi="Arial" w:cs="Arial"/>
          <w:b/>
          <w:spacing w:val="1"/>
          <w:sz w:val="24"/>
          <w:szCs w:val="24"/>
        </w:rPr>
        <w:t>vers</w:t>
      </w:r>
      <w:r>
        <w:rPr>
          <w:rFonts w:ascii="Arial" w:eastAsia="Arial" w:hAnsi="Arial" w:cs="Arial"/>
          <w:b/>
          <w:spacing w:val="-2"/>
          <w:sz w:val="24"/>
          <w:szCs w:val="24"/>
        </w:rPr>
        <w:t>i</w:t>
      </w:r>
      <w:r>
        <w:rPr>
          <w:rFonts w:ascii="Arial" w:eastAsia="Arial" w:hAnsi="Arial" w:cs="Arial"/>
          <w:b/>
          <w:sz w:val="24"/>
          <w:szCs w:val="24"/>
        </w:rPr>
        <w:t>t</w:t>
      </w:r>
      <w:r>
        <w:rPr>
          <w:rFonts w:ascii="Arial" w:eastAsia="Arial" w:hAnsi="Arial" w:cs="Arial"/>
          <w:b/>
          <w:spacing w:val="1"/>
          <w:sz w:val="24"/>
          <w:szCs w:val="24"/>
        </w:rPr>
        <w:t>a</w:t>
      </w:r>
      <w:r>
        <w:rPr>
          <w:rFonts w:ascii="Arial" w:eastAsia="Arial" w:hAnsi="Arial" w:cs="Arial"/>
          <w:b/>
          <w:sz w:val="24"/>
          <w:szCs w:val="24"/>
        </w:rPr>
        <w:t xml:space="preserve">s Ma </w:t>
      </w:r>
      <w:r>
        <w:rPr>
          <w:rFonts w:ascii="Arial" w:eastAsia="Arial" w:hAnsi="Arial" w:cs="Arial"/>
          <w:b/>
          <w:spacing w:val="1"/>
          <w:sz w:val="24"/>
          <w:szCs w:val="24"/>
        </w:rPr>
        <w:t>C</w:t>
      </w:r>
      <w:r>
        <w:rPr>
          <w:rFonts w:ascii="Arial" w:eastAsia="Arial" w:hAnsi="Arial" w:cs="Arial"/>
          <w:b/>
          <w:spacing w:val="-2"/>
          <w:sz w:val="24"/>
          <w:szCs w:val="24"/>
        </w:rPr>
        <w:t>hun</w:t>
      </w:r>
      <w:r>
        <w:rPr>
          <w:rFonts w:ascii="Arial" w:eastAsia="Arial" w:hAnsi="Arial" w:cs="Arial"/>
          <w:b/>
          <w:sz w:val="24"/>
          <w:szCs w:val="24"/>
        </w:rPr>
        <w:t>g</w:t>
      </w:r>
    </w:p>
    <w:p w14:paraId="401BF82E" w14:textId="77777777" w:rsidR="00124CB6" w:rsidRDefault="00124CB6" w:rsidP="00124CB6">
      <w:pPr>
        <w:spacing w:before="5" w:line="280" w:lineRule="exact"/>
        <w:rPr>
          <w:sz w:val="28"/>
          <w:szCs w:val="28"/>
        </w:rPr>
      </w:pPr>
    </w:p>
    <w:p w14:paraId="0C0CD6DA" w14:textId="77777777" w:rsidR="00124CB6" w:rsidRDefault="00124CB6" w:rsidP="00124CB6">
      <w:pPr>
        <w:spacing w:line="300" w:lineRule="atLeast"/>
        <w:ind w:left="101" w:right="81" w:firstLine="720"/>
        <w:jc w:val="both"/>
        <w:rPr>
          <w:rFonts w:ascii="Arial" w:eastAsia="Arial" w:hAnsi="Arial" w:cs="Arial"/>
          <w:sz w:val="24"/>
          <w:szCs w:val="24"/>
        </w:rPr>
      </w:pP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1"/>
          <w:sz w:val="24"/>
          <w:szCs w:val="24"/>
        </w:rPr>
        <w:t>b</w:t>
      </w:r>
      <w:r>
        <w:rPr>
          <w:rFonts w:ascii="Arial" w:eastAsia="Arial" w:hAnsi="Arial" w:cs="Arial"/>
          <w:spacing w:val="-3"/>
          <w:sz w:val="24"/>
          <w:szCs w:val="24"/>
        </w:rPr>
        <w:t>a</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7"/>
          <w:sz w:val="24"/>
          <w:szCs w:val="24"/>
        </w:rPr>
        <w:t xml:space="preserve"> </w:t>
      </w:r>
      <w:r>
        <w:rPr>
          <w:rFonts w:ascii="Arial" w:eastAsia="Arial" w:hAnsi="Arial" w:cs="Arial"/>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ina</w:t>
      </w:r>
      <w:r>
        <w:rPr>
          <w:rFonts w:ascii="Arial" w:eastAsia="Arial" w:hAnsi="Arial" w:cs="Arial"/>
          <w:sz w:val="24"/>
          <w:szCs w:val="24"/>
        </w:rPr>
        <w:t>n</w:t>
      </w:r>
      <w:r>
        <w:rPr>
          <w:rFonts w:ascii="Arial" w:eastAsia="Arial" w:hAnsi="Arial" w:cs="Arial"/>
          <w:spacing w:val="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7"/>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7"/>
          <w:sz w:val="24"/>
          <w:szCs w:val="24"/>
        </w:rPr>
        <w:t xml:space="preserve"> </w:t>
      </w:r>
      <w:r>
        <w:rPr>
          <w:rFonts w:ascii="Arial" w:eastAsia="Arial" w:hAnsi="Arial" w:cs="Arial"/>
          <w:sz w:val="24"/>
          <w:szCs w:val="24"/>
        </w:rPr>
        <w:t>P</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pacing w:val="-3"/>
          <w:sz w:val="24"/>
          <w:szCs w:val="24"/>
        </w:rPr>
        <w:t>a</w:t>
      </w:r>
      <w:r>
        <w:rPr>
          <w:rFonts w:ascii="Arial" w:eastAsia="Arial" w:hAnsi="Arial" w:cs="Arial"/>
          <w:spacing w:val="1"/>
          <w:sz w:val="24"/>
          <w:szCs w:val="24"/>
        </w:rPr>
        <w:t>wa</w:t>
      </w:r>
      <w:r>
        <w:rPr>
          <w:rFonts w:ascii="Arial" w:eastAsia="Arial" w:hAnsi="Arial" w:cs="Arial"/>
          <w:sz w:val="24"/>
          <w:szCs w:val="24"/>
        </w:rPr>
        <w:t>s</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7"/>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w:t>
      </w:r>
      <w:r>
        <w:rPr>
          <w:rFonts w:ascii="Arial" w:eastAsia="Arial" w:hAnsi="Arial" w:cs="Arial"/>
          <w:spacing w:val="7"/>
          <w:sz w:val="24"/>
          <w:szCs w:val="24"/>
        </w:rPr>
        <w:t xml:space="preserve"> </w:t>
      </w:r>
      <w:r>
        <w:rPr>
          <w:rFonts w:ascii="Arial" w:eastAsia="Arial" w:hAnsi="Arial" w:cs="Arial"/>
          <w:spacing w:val="-5"/>
          <w:sz w:val="24"/>
          <w:szCs w:val="24"/>
        </w:rPr>
        <w:t>s</w:t>
      </w:r>
      <w:r>
        <w:rPr>
          <w:rFonts w:ascii="Arial" w:eastAsia="Arial" w:hAnsi="Arial" w:cs="Arial"/>
          <w:spacing w:val="1"/>
          <w:sz w:val="24"/>
          <w:szCs w:val="24"/>
        </w:rPr>
        <w:t>eb</w:t>
      </w:r>
      <w:r>
        <w:rPr>
          <w:rFonts w:ascii="Arial" w:eastAsia="Arial" w:hAnsi="Arial" w:cs="Arial"/>
          <w:spacing w:val="-3"/>
          <w:sz w:val="24"/>
          <w:szCs w:val="24"/>
        </w:rPr>
        <w:t>a</w:t>
      </w:r>
      <w:r>
        <w:rPr>
          <w:rFonts w:ascii="Arial" w:eastAsia="Arial" w:hAnsi="Arial" w:cs="Arial"/>
          <w:spacing w:val="1"/>
          <w:sz w:val="24"/>
          <w:szCs w:val="24"/>
        </w:rPr>
        <w:t>ga</w:t>
      </w:r>
      <w:r>
        <w:rPr>
          <w:rFonts w:ascii="Arial" w:eastAsia="Arial" w:hAnsi="Arial" w:cs="Arial"/>
          <w:sz w:val="24"/>
          <w:szCs w:val="24"/>
        </w:rPr>
        <w:t>i</w:t>
      </w:r>
      <w:r>
        <w:rPr>
          <w:rFonts w:ascii="Arial" w:eastAsia="Arial" w:hAnsi="Arial" w:cs="Arial"/>
          <w:spacing w:val="2"/>
          <w:sz w:val="24"/>
          <w:szCs w:val="24"/>
        </w:rPr>
        <w:t xml:space="preserve"> </w:t>
      </w:r>
      <w:r>
        <w:rPr>
          <w:rFonts w:ascii="Arial" w:eastAsia="Arial" w:hAnsi="Arial" w:cs="Arial"/>
          <w:spacing w:val="1"/>
          <w:sz w:val="24"/>
          <w:szCs w:val="24"/>
        </w:rPr>
        <w:t>un</w:t>
      </w: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pe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 xml:space="preserve">a </w:t>
      </w:r>
      <w:r>
        <w:rPr>
          <w:rFonts w:ascii="Arial" w:eastAsia="Arial" w:hAnsi="Arial" w:cs="Arial"/>
          <w:spacing w:val="1"/>
          <w:sz w:val="24"/>
          <w:szCs w:val="24"/>
        </w:rPr>
        <w:t>pen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 xml:space="preserve">h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di</w:t>
      </w:r>
      <w:r>
        <w:rPr>
          <w:rFonts w:ascii="Arial" w:eastAsia="Arial" w:hAnsi="Arial" w:cs="Arial"/>
          <w:spacing w:val="-3"/>
          <w:sz w:val="24"/>
          <w:szCs w:val="24"/>
        </w:rPr>
        <w:t>b</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w:t>
      </w:r>
    </w:p>
    <w:p w14:paraId="639B3060" w14:textId="77777777" w:rsidR="00124CB6" w:rsidRDefault="00124CB6" w:rsidP="00124CB6">
      <w:pPr>
        <w:spacing w:before="8" w:line="140" w:lineRule="exact"/>
        <w:rPr>
          <w:sz w:val="14"/>
          <w:szCs w:val="14"/>
        </w:rPr>
      </w:pPr>
    </w:p>
    <w:p w14:paraId="539BC225" w14:textId="77777777" w:rsidR="00124CB6" w:rsidRDefault="00124CB6" w:rsidP="00124CB6">
      <w:pPr>
        <w:spacing w:line="200" w:lineRule="exact"/>
      </w:pPr>
    </w:p>
    <w:tbl>
      <w:tblPr>
        <w:tblW w:w="9354" w:type="dxa"/>
        <w:tblInd w:w="99" w:type="dxa"/>
        <w:tblLayout w:type="fixed"/>
        <w:tblCellMar>
          <w:left w:w="0" w:type="dxa"/>
          <w:right w:w="0" w:type="dxa"/>
        </w:tblCellMar>
        <w:tblLook w:val="01E0" w:firstRow="1" w:lastRow="1" w:firstColumn="1" w:lastColumn="1" w:noHBand="0" w:noVBand="0"/>
      </w:tblPr>
      <w:tblGrid>
        <w:gridCol w:w="560"/>
        <w:gridCol w:w="2496"/>
        <w:gridCol w:w="2521"/>
        <w:gridCol w:w="3777"/>
      </w:tblGrid>
      <w:tr w:rsidR="00124CB6" w14:paraId="54F1FDAA" w14:textId="77777777" w:rsidTr="00A43A97">
        <w:trPr>
          <w:trHeight w:hRule="exact" w:val="625"/>
          <w:tblHeader/>
        </w:trPr>
        <w:tc>
          <w:tcPr>
            <w:tcW w:w="560" w:type="dxa"/>
            <w:tcBorders>
              <w:top w:val="single" w:sz="5" w:space="0" w:color="000000"/>
              <w:left w:val="single" w:sz="5" w:space="0" w:color="000000"/>
              <w:bottom w:val="single" w:sz="5" w:space="0" w:color="000000"/>
              <w:right w:val="single" w:sz="5" w:space="0" w:color="000000"/>
            </w:tcBorders>
            <w:shd w:val="clear" w:color="auto" w:fill="D0CECE"/>
          </w:tcPr>
          <w:p w14:paraId="1973D52B" w14:textId="77777777" w:rsidR="00124CB6" w:rsidRDefault="00124CB6" w:rsidP="00124CB6">
            <w:pPr>
              <w:spacing w:line="260" w:lineRule="exact"/>
              <w:ind w:left="104"/>
              <w:rPr>
                <w:rFonts w:ascii="Arial" w:eastAsia="Arial" w:hAnsi="Arial" w:cs="Arial"/>
                <w:sz w:val="24"/>
                <w:szCs w:val="24"/>
              </w:rPr>
            </w:pPr>
            <w:r>
              <w:rPr>
                <w:rFonts w:ascii="Arial" w:eastAsia="Arial" w:hAnsi="Arial" w:cs="Arial"/>
                <w:b/>
                <w:spacing w:val="2"/>
                <w:sz w:val="24"/>
                <w:szCs w:val="24"/>
              </w:rPr>
              <w:t>No</w:t>
            </w:r>
          </w:p>
        </w:tc>
        <w:tc>
          <w:tcPr>
            <w:tcW w:w="2496" w:type="dxa"/>
            <w:tcBorders>
              <w:top w:val="single" w:sz="5" w:space="0" w:color="000000"/>
              <w:left w:val="single" w:sz="5" w:space="0" w:color="000000"/>
              <w:bottom w:val="single" w:sz="5" w:space="0" w:color="000000"/>
              <w:right w:val="single" w:sz="5" w:space="0" w:color="000000"/>
            </w:tcBorders>
            <w:shd w:val="clear" w:color="auto" w:fill="D0CECE"/>
          </w:tcPr>
          <w:p w14:paraId="0BC5904A"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b/>
                <w:sz w:val="24"/>
                <w:szCs w:val="24"/>
              </w:rPr>
              <w:t>S</w:t>
            </w:r>
            <w:r>
              <w:rPr>
                <w:rFonts w:ascii="Arial" w:eastAsia="Arial" w:hAnsi="Arial" w:cs="Arial"/>
                <w:b/>
                <w:spacing w:val="-2"/>
                <w:sz w:val="24"/>
                <w:szCs w:val="24"/>
              </w:rPr>
              <w:t>u</w:t>
            </w:r>
            <w:r>
              <w:rPr>
                <w:rFonts w:ascii="Arial" w:eastAsia="Arial" w:hAnsi="Arial" w:cs="Arial"/>
                <w:b/>
                <w:spacing w:val="1"/>
                <w:sz w:val="24"/>
                <w:szCs w:val="24"/>
              </w:rPr>
              <w:t>m</w:t>
            </w:r>
            <w:r>
              <w:rPr>
                <w:rFonts w:ascii="Arial" w:eastAsia="Arial" w:hAnsi="Arial" w:cs="Arial"/>
                <w:b/>
                <w:spacing w:val="-2"/>
                <w:sz w:val="24"/>
                <w:szCs w:val="24"/>
              </w:rPr>
              <w:t>b</w:t>
            </w:r>
            <w:r>
              <w:rPr>
                <w:rFonts w:ascii="Arial" w:eastAsia="Arial" w:hAnsi="Arial" w:cs="Arial"/>
                <w:b/>
                <w:spacing w:val="1"/>
                <w:sz w:val="24"/>
                <w:szCs w:val="24"/>
              </w:rPr>
              <w:t>e</w:t>
            </w:r>
            <w:r>
              <w:rPr>
                <w:rFonts w:ascii="Arial" w:eastAsia="Arial" w:hAnsi="Arial" w:cs="Arial"/>
                <w:b/>
                <w:sz w:val="24"/>
                <w:szCs w:val="24"/>
              </w:rPr>
              <w:t xml:space="preserve">r </w:t>
            </w:r>
            <w:r>
              <w:rPr>
                <w:rFonts w:ascii="Arial" w:eastAsia="Arial" w:hAnsi="Arial" w:cs="Arial"/>
                <w:b/>
                <w:spacing w:val="1"/>
                <w:sz w:val="24"/>
                <w:szCs w:val="24"/>
              </w:rPr>
              <w:t>R</w:t>
            </w:r>
            <w:r>
              <w:rPr>
                <w:rFonts w:ascii="Arial" w:eastAsia="Arial" w:hAnsi="Arial" w:cs="Arial"/>
                <w:b/>
                <w:spacing w:val="-2"/>
                <w:sz w:val="24"/>
                <w:szCs w:val="24"/>
              </w:rPr>
              <w:t>uju</w:t>
            </w:r>
            <w:r>
              <w:rPr>
                <w:rFonts w:ascii="Arial" w:eastAsia="Arial" w:hAnsi="Arial" w:cs="Arial"/>
                <w:b/>
                <w:spacing w:val="1"/>
                <w:sz w:val="24"/>
                <w:szCs w:val="24"/>
              </w:rPr>
              <w:t>ka</w:t>
            </w:r>
            <w:r>
              <w:rPr>
                <w:rFonts w:ascii="Arial" w:eastAsia="Arial" w:hAnsi="Arial" w:cs="Arial"/>
                <w:b/>
                <w:sz w:val="24"/>
                <w:szCs w:val="24"/>
              </w:rPr>
              <w:t>n</w:t>
            </w:r>
          </w:p>
        </w:tc>
        <w:tc>
          <w:tcPr>
            <w:tcW w:w="2521" w:type="dxa"/>
            <w:tcBorders>
              <w:top w:val="single" w:sz="5" w:space="0" w:color="000000"/>
              <w:left w:val="single" w:sz="5" w:space="0" w:color="000000"/>
              <w:bottom w:val="single" w:sz="5" w:space="0" w:color="000000"/>
              <w:right w:val="single" w:sz="5" w:space="0" w:color="000000"/>
            </w:tcBorders>
            <w:shd w:val="clear" w:color="auto" w:fill="D0CECE"/>
          </w:tcPr>
          <w:p w14:paraId="353D2D2B"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b/>
                <w:spacing w:val="1"/>
                <w:sz w:val="24"/>
                <w:szCs w:val="24"/>
              </w:rPr>
              <w:t>N</w:t>
            </w:r>
            <w:r>
              <w:rPr>
                <w:rFonts w:ascii="Arial" w:eastAsia="Arial" w:hAnsi="Arial" w:cs="Arial"/>
                <w:b/>
                <w:spacing w:val="-2"/>
                <w:sz w:val="24"/>
                <w:szCs w:val="24"/>
              </w:rPr>
              <w:t>o</w:t>
            </w:r>
            <w:r>
              <w:rPr>
                <w:rFonts w:ascii="Arial" w:eastAsia="Arial" w:hAnsi="Arial" w:cs="Arial"/>
                <w:b/>
                <w:spacing w:val="1"/>
                <w:sz w:val="24"/>
                <w:szCs w:val="24"/>
              </w:rPr>
              <w:t>m</w:t>
            </w:r>
            <w:r>
              <w:rPr>
                <w:rFonts w:ascii="Arial" w:eastAsia="Arial" w:hAnsi="Arial" w:cs="Arial"/>
                <w:b/>
                <w:spacing w:val="-2"/>
                <w:sz w:val="24"/>
                <w:szCs w:val="24"/>
              </w:rPr>
              <w:t>o</w:t>
            </w:r>
            <w:r>
              <w:rPr>
                <w:rFonts w:ascii="Arial" w:eastAsia="Arial" w:hAnsi="Arial" w:cs="Arial"/>
                <w:b/>
                <w:sz w:val="24"/>
                <w:szCs w:val="24"/>
              </w:rPr>
              <w:t xml:space="preserve">r </w:t>
            </w:r>
            <w:r>
              <w:rPr>
                <w:rFonts w:ascii="Arial" w:eastAsia="Arial" w:hAnsi="Arial" w:cs="Arial"/>
                <w:b/>
                <w:spacing w:val="1"/>
                <w:sz w:val="24"/>
                <w:szCs w:val="24"/>
              </w:rPr>
              <w:t>D</w:t>
            </w:r>
            <w:r>
              <w:rPr>
                <w:rFonts w:ascii="Arial" w:eastAsia="Arial" w:hAnsi="Arial" w:cs="Arial"/>
                <w:b/>
                <w:spacing w:val="-2"/>
                <w:sz w:val="24"/>
                <w:szCs w:val="24"/>
              </w:rPr>
              <w:t>o</w:t>
            </w:r>
            <w:r>
              <w:rPr>
                <w:rFonts w:ascii="Arial" w:eastAsia="Arial" w:hAnsi="Arial" w:cs="Arial"/>
                <w:b/>
                <w:spacing w:val="1"/>
                <w:sz w:val="24"/>
                <w:szCs w:val="24"/>
              </w:rPr>
              <w:t>k</w:t>
            </w:r>
            <w:r>
              <w:rPr>
                <w:rFonts w:ascii="Arial" w:eastAsia="Arial" w:hAnsi="Arial" w:cs="Arial"/>
                <w:b/>
                <w:spacing w:val="-2"/>
                <w:sz w:val="24"/>
                <w:szCs w:val="24"/>
              </w:rPr>
              <w:t>u</w:t>
            </w:r>
            <w:r>
              <w:rPr>
                <w:rFonts w:ascii="Arial" w:eastAsia="Arial" w:hAnsi="Arial" w:cs="Arial"/>
                <w:b/>
                <w:spacing w:val="1"/>
                <w:sz w:val="24"/>
                <w:szCs w:val="24"/>
              </w:rPr>
              <w:t>me</w:t>
            </w:r>
            <w:r>
              <w:rPr>
                <w:rFonts w:ascii="Arial" w:eastAsia="Arial" w:hAnsi="Arial" w:cs="Arial"/>
                <w:b/>
                <w:sz w:val="24"/>
                <w:szCs w:val="24"/>
              </w:rPr>
              <w:t>n</w:t>
            </w:r>
          </w:p>
        </w:tc>
        <w:tc>
          <w:tcPr>
            <w:tcW w:w="3777" w:type="dxa"/>
            <w:tcBorders>
              <w:top w:val="single" w:sz="5" w:space="0" w:color="000000"/>
              <w:left w:val="single" w:sz="5" w:space="0" w:color="000000"/>
              <w:bottom w:val="single" w:sz="5" w:space="0" w:color="000000"/>
              <w:right w:val="single" w:sz="5" w:space="0" w:color="000000"/>
            </w:tcBorders>
            <w:shd w:val="clear" w:color="auto" w:fill="D0CECE"/>
          </w:tcPr>
          <w:p w14:paraId="06FA8CA3" w14:textId="77777777" w:rsidR="00124CB6" w:rsidRDefault="00124CB6" w:rsidP="00124CB6">
            <w:pPr>
              <w:spacing w:line="260" w:lineRule="exact"/>
              <w:ind w:left="1234"/>
              <w:rPr>
                <w:rFonts w:ascii="Arial" w:eastAsia="Arial" w:hAnsi="Arial" w:cs="Arial"/>
                <w:sz w:val="24"/>
                <w:szCs w:val="24"/>
              </w:rPr>
            </w:pPr>
            <w:r>
              <w:rPr>
                <w:rFonts w:ascii="Arial" w:eastAsia="Arial" w:hAnsi="Arial" w:cs="Arial"/>
                <w:b/>
                <w:sz w:val="24"/>
                <w:szCs w:val="24"/>
              </w:rPr>
              <w:t>P</w:t>
            </w:r>
            <w:r>
              <w:rPr>
                <w:rFonts w:ascii="Arial" w:eastAsia="Arial" w:hAnsi="Arial" w:cs="Arial"/>
                <w:b/>
                <w:spacing w:val="1"/>
                <w:sz w:val="24"/>
                <w:szCs w:val="24"/>
              </w:rPr>
              <w:t>er</w:t>
            </w:r>
            <w:r>
              <w:rPr>
                <w:rFonts w:ascii="Arial" w:eastAsia="Arial" w:hAnsi="Arial" w:cs="Arial"/>
                <w:b/>
                <w:spacing w:val="-2"/>
                <w:sz w:val="24"/>
                <w:szCs w:val="24"/>
              </w:rPr>
              <w:t>n</w:t>
            </w:r>
            <w:r>
              <w:rPr>
                <w:rFonts w:ascii="Arial" w:eastAsia="Arial" w:hAnsi="Arial" w:cs="Arial"/>
                <w:b/>
                <w:spacing w:val="-3"/>
                <w:sz w:val="24"/>
                <w:szCs w:val="24"/>
              </w:rPr>
              <w:t>y</w:t>
            </w:r>
            <w:r>
              <w:rPr>
                <w:rFonts w:ascii="Arial" w:eastAsia="Arial" w:hAnsi="Arial" w:cs="Arial"/>
                <w:b/>
                <w:spacing w:val="1"/>
                <w:sz w:val="24"/>
                <w:szCs w:val="24"/>
              </w:rPr>
              <w:t>a</w:t>
            </w:r>
            <w:r>
              <w:rPr>
                <w:rFonts w:ascii="Arial" w:eastAsia="Arial" w:hAnsi="Arial" w:cs="Arial"/>
                <w:b/>
                <w:sz w:val="24"/>
                <w:szCs w:val="24"/>
              </w:rPr>
              <w:t>t</w:t>
            </w:r>
            <w:r>
              <w:rPr>
                <w:rFonts w:ascii="Arial" w:eastAsia="Arial" w:hAnsi="Arial" w:cs="Arial"/>
                <w:b/>
                <w:spacing w:val="1"/>
                <w:sz w:val="24"/>
                <w:szCs w:val="24"/>
              </w:rPr>
              <w:t>aa</w:t>
            </w:r>
            <w:r>
              <w:rPr>
                <w:rFonts w:ascii="Arial" w:eastAsia="Arial" w:hAnsi="Arial" w:cs="Arial"/>
                <w:b/>
                <w:sz w:val="24"/>
                <w:szCs w:val="24"/>
              </w:rPr>
              <w:t>n</w:t>
            </w:r>
          </w:p>
        </w:tc>
      </w:tr>
      <w:tr w:rsidR="00124CB6" w14:paraId="455F8D21" w14:textId="77777777" w:rsidTr="00124CB6">
        <w:trPr>
          <w:trHeight w:val="8647"/>
        </w:trPr>
        <w:tc>
          <w:tcPr>
            <w:tcW w:w="560" w:type="dxa"/>
            <w:tcBorders>
              <w:top w:val="single" w:sz="5" w:space="0" w:color="000000"/>
              <w:left w:val="single" w:sz="5" w:space="0" w:color="000000"/>
              <w:right w:val="single" w:sz="5" w:space="0" w:color="000000"/>
            </w:tcBorders>
          </w:tcPr>
          <w:p w14:paraId="629D424A" w14:textId="77777777" w:rsidR="00124CB6" w:rsidRDefault="00124CB6" w:rsidP="00124CB6">
            <w:pPr>
              <w:spacing w:line="260" w:lineRule="exact"/>
              <w:ind w:left="104"/>
              <w:rPr>
                <w:rFonts w:ascii="Arial" w:eastAsia="Arial" w:hAnsi="Arial" w:cs="Arial"/>
                <w:sz w:val="24"/>
                <w:szCs w:val="24"/>
              </w:rPr>
            </w:pPr>
            <w:r>
              <w:rPr>
                <w:rFonts w:ascii="Arial" w:eastAsia="Arial" w:hAnsi="Arial" w:cs="Arial"/>
                <w:sz w:val="24"/>
                <w:szCs w:val="24"/>
              </w:rPr>
              <w:t>1</w:t>
            </w:r>
          </w:p>
        </w:tc>
        <w:tc>
          <w:tcPr>
            <w:tcW w:w="2496" w:type="dxa"/>
            <w:tcBorders>
              <w:top w:val="single" w:sz="5" w:space="0" w:color="000000"/>
              <w:left w:val="single" w:sz="5" w:space="0" w:color="000000"/>
              <w:right w:val="single" w:sz="5" w:space="0" w:color="000000"/>
            </w:tcBorders>
          </w:tcPr>
          <w:p w14:paraId="4605016D"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5"/>
                <w:sz w:val="24"/>
                <w:szCs w:val="24"/>
              </w:rPr>
              <w:t>r</w:t>
            </w:r>
            <w:r>
              <w:rPr>
                <w:rFonts w:ascii="Arial" w:eastAsia="Arial" w:hAnsi="Arial" w:cs="Arial"/>
                <w:sz w:val="24"/>
                <w:szCs w:val="24"/>
              </w:rPr>
              <w:t>i</w:t>
            </w:r>
          </w:p>
          <w:p w14:paraId="491485B1" w14:textId="77777777" w:rsidR="00124CB6" w:rsidRDefault="00124CB6" w:rsidP="00124CB6">
            <w:pPr>
              <w:spacing w:before="34" w:line="271" w:lineRule="auto"/>
              <w:ind w:left="99" w:right="87"/>
              <w:rPr>
                <w:rFonts w:ascii="Arial" w:eastAsia="Arial" w:hAnsi="Arial" w:cs="Arial"/>
                <w:sz w:val="24"/>
                <w:szCs w:val="24"/>
              </w:rPr>
            </w:pPr>
            <w:r>
              <w:rPr>
                <w:rFonts w:ascii="Arial" w:eastAsia="Arial" w:hAnsi="Arial" w:cs="Arial"/>
                <w:spacing w:val="1"/>
                <w:sz w:val="24"/>
                <w:szCs w:val="24"/>
              </w:rPr>
              <w:t>Ri</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nol</w:t>
            </w:r>
            <w:r>
              <w:rPr>
                <w:rFonts w:ascii="Arial" w:eastAsia="Arial" w:hAnsi="Arial" w:cs="Arial"/>
                <w:spacing w:val="-3"/>
                <w:sz w:val="24"/>
                <w:szCs w:val="24"/>
              </w:rPr>
              <w:t>o</w:t>
            </w:r>
            <w:r>
              <w:rPr>
                <w:rFonts w:ascii="Arial" w:eastAsia="Arial" w:hAnsi="Arial" w:cs="Arial"/>
                <w:spacing w:val="1"/>
                <w:sz w:val="24"/>
                <w:szCs w:val="24"/>
              </w:rPr>
              <w:t>gi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 P</w:t>
            </w:r>
            <w:r>
              <w:rPr>
                <w:rFonts w:ascii="Arial" w:eastAsia="Arial" w:hAnsi="Arial" w:cs="Arial"/>
                <w:spacing w:val="1"/>
                <w:sz w:val="24"/>
                <w:szCs w:val="24"/>
              </w:rPr>
              <w:t>end</w:t>
            </w:r>
            <w:r>
              <w:rPr>
                <w:rFonts w:ascii="Arial" w:eastAsia="Arial" w:hAnsi="Arial" w:cs="Arial"/>
                <w:spacing w:val="-3"/>
                <w:sz w:val="24"/>
                <w:szCs w:val="24"/>
              </w:rPr>
              <w:t>i</w:t>
            </w:r>
            <w:r>
              <w:rPr>
                <w:rFonts w:ascii="Arial" w:eastAsia="Arial" w:hAnsi="Arial" w:cs="Arial"/>
                <w:spacing w:val="1"/>
                <w:sz w:val="24"/>
                <w:szCs w:val="24"/>
              </w:rPr>
              <w:t>di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z w:val="24"/>
                <w:szCs w:val="24"/>
              </w:rPr>
              <w:t xml:space="preserve">i </w:t>
            </w:r>
            <w:r>
              <w:rPr>
                <w:rFonts w:ascii="Arial" w:eastAsia="Arial" w:hAnsi="Arial" w:cs="Arial"/>
                <w:spacing w:val="1"/>
                <w:sz w:val="24"/>
                <w:szCs w:val="24"/>
              </w:rPr>
              <w:t>Rep</w:t>
            </w:r>
            <w:r>
              <w:rPr>
                <w:rFonts w:ascii="Arial" w:eastAsia="Arial" w:hAnsi="Arial" w:cs="Arial"/>
                <w:spacing w:val="-3"/>
                <w:sz w:val="24"/>
                <w:szCs w:val="24"/>
              </w:rPr>
              <w:t>u</w:t>
            </w:r>
            <w:r>
              <w:rPr>
                <w:rFonts w:ascii="Arial" w:eastAsia="Arial" w:hAnsi="Arial" w:cs="Arial"/>
                <w:spacing w:val="1"/>
                <w:sz w:val="24"/>
                <w:szCs w:val="24"/>
              </w:rPr>
              <w:t>bli</w:t>
            </w:r>
            <w:r>
              <w:rPr>
                <w:rFonts w:ascii="Arial" w:eastAsia="Arial" w:hAnsi="Arial" w:cs="Arial"/>
                <w:sz w:val="24"/>
                <w:szCs w:val="24"/>
              </w:rPr>
              <w:t>k</w:t>
            </w:r>
            <w:r>
              <w:rPr>
                <w:rFonts w:ascii="Arial" w:eastAsia="Arial" w:hAnsi="Arial" w:cs="Arial"/>
                <w:spacing w:val="-1"/>
                <w:sz w:val="24"/>
                <w:szCs w:val="24"/>
              </w:rPr>
              <w:t xml:space="preserve"> I</w:t>
            </w:r>
            <w:r>
              <w:rPr>
                <w:rFonts w:ascii="Arial" w:eastAsia="Arial" w:hAnsi="Arial" w:cs="Arial"/>
                <w:spacing w:val="1"/>
                <w:sz w:val="24"/>
                <w:szCs w:val="24"/>
              </w:rPr>
              <w:t>nd</w:t>
            </w:r>
            <w:r>
              <w:rPr>
                <w:rFonts w:ascii="Arial" w:eastAsia="Arial" w:hAnsi="Arial" w:cs="Arial"/>
                <w:spacing w:val="-3"/>
                <w:sz w:val="24"/>
                <w:szCs w:val="24"/>
              </w:rPr>
              <w:t>o</w:t>
            </w:r>
            <w:r>
              <w:rPr>
                <w:rFonts w:ascii="Arial" w:eastAsia="Arial" w:hAnsi="Arial" w:cs="Arial"/>
                <w:spacing w:val="1"/>
                <w:sz w:val="24"/>
                <w:szCs w:val="24"/>
              </w:rPr>
              <w:t>ne</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z w:val="24"/>
                <w:szCs w:val="24"/>
              </w:rPr>
              <w:t>a</w:t>
            </w:r>
          </w:p>
        </w:tc>
        <w:tc>
          <w:tcPr>
            <w:tcW w:w="2521" w:type="dxa"/>
            <w:tcBorders>
              <w:top w:val="single" w:sz="5" w:space="0" w:color="000000"/>
              <w:left w:val="single" w:sz="5" w:space="0" w:color="000000"/>
              <w:right w:val="single" w:sz="5" w:space="0" w:color="000000"/>
            </w:tcBorders>
          </w:tcPr>
          <w:p w14:paraId="3359C200" w14:textId="77777777" w:rsidR="00124CB6" w:rsidRDefault="00124CB6" w:rsidP="00124CB6">
            <w:pPr>
              <w:spacing w:line="260" w:lineRule="exact"/>
              <w:ind w:left="99"/>
              <w:rPr>
                <w:rFonts w:ascii="Arial" w:eastAsia="Arial" w:hAnsi="Arial" w:cs="Arial"/>
                <w:sz w:val="24"/>
                <w:szCs w:val="24"/>
              </w:rPr>
            </w:pPr>
            <w:hyperlink r:id="rId8">
              <w:r>
                <w:rPr>
                  <w:rFonts w:ascii="Arial" w:eastAsia="Arial" w:hAnsi="Arial" w:cs="Arial"/>
                  <w:color w:val="0462C1"/>
                  <w:spacing w:val="1"/>
                  <w:sz w:val="24"/>
                  <w:szCs w:val="24"/>
                  <w:u w:val="thick" w:color="0462C1"/>
                </w:rPr>
                <w:t>6</w:t>
              </w:r>
              <w:r>
                <w:rPr>
                  <w:rFonts w:ascii="Arial" w:eastAsia="Arial" w:hAnsi="Arial" w:cs="Arial"/>
                  <w:color w:val="0462C1"/>
                  <w:sz w:val="24"/>
                  <w:szCs w:val="24"/>
                  <w:u w:val="thick" w:color="0462C1"/>
                </w:rPr>
                <w:t xml:space="preserve">2 </w:t>
              </w:r>
              <w:r>
                <w:rPr>
                  <w:rFonts w:ascii="Arial" w:eastAsia="Arial" w:hAnsi="Arial" w:cs="Arial"/>
                  <w:color w:val="0462C1"/>
                  <w:spacing w:val="-1"/>
                  <w:sz w:val="24"/>
                  <w:szCs w:val="24"/>
                  <w:u w:val="thick" w:color="0462C1"/>
                </w:rPr>
                <w:t>t</w:t>
              </w:r>
              <w:r>
                <w:rPr>
                  <w:rFonts w:ascii="Arial" w:eastAsia="Arial" w:hAnsi="Arial" w:cs="Arial"/>
                  <w:color w:val="0462C1"/>
                  <w:spacing w:val="1"/>
                  <w:sz w:val="24"/>
                  <w:szCs w:val="24"/>
                  <w:u w:val="thick" w:color="0462C1"/>
                </w:rPr>
                <w:t>ahu</w:t>
              </w:r>
              <w:r>
                <w:rPr>
                  <w:rFonts w:ascii="Arial" w:eastAsia="Arial" w:hAnsi="Arial" w:cs="Arial"/>
                  <w:color w:val="0462C1"/>
                  <w:sz w:val="24"/>
                  <w:szCs w:val="24"/>
                  <w:u w:val="thick" w:color="0462C1"/>
                </w:rPr>
                <w:t xml:space="preserve">n </w:t>
              </w:r>
              <w:r>
                <w:rPr>
                  <w:rFonts w:ascii="Arial" w:eastAsia="Arial" w:hAnsi="Arial" w:cs="Arial"/>
                  <w:color w:val="0462C1"/>
                  <w:spacing w:val="1"/>
                  <w:sz w:val="24"/>
                  <w:szCs w:val="24"/>
                  <w:u w:val="thick" w:color="0462C1"/>
                </w:rPr>
                <w:t>2</w:t>
              </w:r>
              <w:r>
                <w:rPr>
                  <w:rFonts w:ascii="Arial" w:eastAsia="Arial" w:hAnsi="Arial" w:cs="Arial"/>
                  <w:color w:val="0462C1"/>
                  <w:spacing w:val="-3"/>
                  <w:sz w:val="24"/>
                  <w:szCs w:val="24"/>
                  <w:u w:val="thick" w:color="0462C1"/>
                </w:rPr>
                <w:t>0</w:t>
              </w:r>
              <w:r>
                <w:rPr>
                  <w:rFonts w:ascii="Arial" w:eastAsia="Arial" w:hAnsi="Arial" w:cs="Arial"/>
                  <w:color w:val="0462C1"/>
                  <w:spacing w:val="1"/>
                  <w:sz w:val="24"/>
                  <w:szCs w:val="24"/>
                  <w:u w:val="thick" w:color="0462C1"/>
                </w:rPr>
                <w:t>1</w:t>
              </w:r>
              <w:r>
                <w:rPr>
                  <w:rFonts w:ascii="Arial" w:eastAsia="Arial" w:hAnsi="Arial" w:cs="Arial"/>
                  <w:color w:val="0462C1"/>
                  <w:sz w:val="24"/>
                  <w:szCs w:val="24"/>
                  <w:u w:val="thick" w:color="0462C1"/>
                </w:rPr>
                <w:t>6</w:t>
              </w:r>
            </w:hyperlink>
          </w:p>
        </w:tc>
        <w:tc>
          <w:tcPr>
            <w:tcW w:w="3777" w:type="dxa"/>
            <w:tcBorders>
              <w:top w:val="single" w:sz="5" w:space="0" w:color="000000"/>
              <w:left w:val="single" w:sz="5" w:space="0" w:color="000000"/>
              <w:right w:val="single" w:sz="5" w:space="0" w:color="000000"/>
            </w:tcBorders>
          </w:tcPr>
          <w:p w14:paraId="157446A8" w14:textId="77777777" w:rsidR="00124CB6" w:rsidRDefault="00124CB6" w:rsidP="00124CB6">
            <w:pPr>
              <w:spacing w:line="260" w:lineRule="exact"/>
              <w:ind w:left="104"/>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z w:val="24"/>
                <w:szCs w:val="24"/>
              </w:rPr>
              <w:t>g S</w:t>
            </w:r>
            <w:r>
              <w:rPr>
                <w:rFonts w:ascii="Arial" w:eastAsia="Arial" w:hAnsi="Arial" w:cs="Arial"/>
                <w:spacing w:val="2"/>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n</w:t>
            </w:r>
          </w:p>
          <w:p w14:paraId="28C7478A" w14:textId="77777777" w:rsidR="00124CB6" w:rsidRDefault="00124CB6" w:rsidP="00124CB6">
            <w:pPr>
              <w:spacing w:before="34"/>
              <w:ind w:left="104"/>
              <w:rPr>
                <w:rFonts w:ascii="Arial" w:eastAsia="Arial" w:hAnsi="Arial" w:cs="Arial"/>
                <w:sz w:val="24"/>
                <w:szCs w:val="24"/>
              </w:rPr>
            </w:pP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 P</w:t>
            </w:r>
            <w:r>
              <w:rPr>
                <w:rFonts w:ascii="Arial" w:eastAsia="Arial" w:hAnsi="Arial" w:cs="Arial"/>
                <w:spacing w:val="1"/>
                <w:sz w:val="24"/>
                <w:szCs w:val="24"/>
              </w:rPr>
              <w:t>endi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ggi</w:t>
            </w:r>
            <w:r>
              <w:rPr>
                <w:rFonts w:ascii="Arial" w:eastAsia="Arial" w:hAnsi="Arial" w:cs="Arial"/>
                <w:sz w:val="24"/>
                <w:szCs w:val="24"/>
              </w:rPr>
              <w:t>.</w:t>
            </w:r>
          </w:p>
          <w:p w14:paraId="00104EEE" w14:textId="77777777" w:rsidR="00124CB6" w:rsidRDefault="00124CB6" w:rsidP="00124CB6">
            <w:pPr>
              <w:spacing w:before="9" w:line="140" w:lineRule="exact"/>
              <w:rPr>
                <w:sz w:val="14"/>
                <w:szCs w:val="14"/>
              </w:rPr>
            </w:pPr>
          </w:p>
          <w:p w14:paraId="0CB0B31E" w14:textId="77777777" w:rsidR="00124CB6" w:rsidRDefault="00124CB6" w:rsidP="00124CB6">
            <w:pPr>
              <w:spacing w:line="200" w:lineRule="exact"/>
            </w:pPr>
          </w:p>
          <w:p w14:paraId="71D43148" w14:textId="77777777" w:rsidR="00124CB6" w:rsidRDefault="00124CB6" w:rsidP="00124CB6">
            <w:pPr>
              <w:spacing w:line="271" w:lineRule="auto"/>
              <w:ind w:left="104" w:right="390"/>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g</w:t>
            </w:r>
            <w:r>
              <w:rPr>
                <w:rFonts w:ascii="Arial" w:eastAsia="Arial" w:hAnsi="Arial" w:cs="Arial"/>
                <w:sz w:val="24"/>
                <w:szCs w:val="24"/>
              </w:rPr>
              <w:t xml:space="preserve">i </w:t>
            </w:r>
            <w:r>
              <w:rPr>
                <w:rFonts w:ascii="Arial" w:eastAsia="Arial" w:hAnsi="Arial" w:cs="Arial"/>
                <w:spacing w:val="1"/>
                <w:sz w:val="24"/>
                <w:szCs w:val="24"/>
              </w:rPr>
              <w:t>ha</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s m</w:t>
            </w:r>
            <w:r>
              <w:rPr>
                <w:rFonts w:ascii="Arial" w:eastAsia="Arial" w:hAnsi="Arial" w:cs="Arial"/>
                <w:spacing w:val="1"/>
                <w:sz w:val="24"/>
                <w:szCs w:val="24"/>
              </w:rPr>
              <w:t>engi</w:t>
            </w:r>
            <w:r>
              <w:rPr>
                <w:rFonts w:ascii="Arial" w:eastAsia="Arial" w:hAnsi="Arial" w:cs="Arial"/>
                <w:spacing w:val="-5"/>
                <w:sz w:val="24"/>
                <w:szCs w:val="24"/>
              </w:rPr>
              <w:t>m</w:t>
            </w:r>
            <w:r>
              <w:rPr>
                <w:rFonts w:ascii="Arial" w:eastAsia="Arial" w:hAnsi="Arial" w:cs="Arial"/>
                <w:spacing w:val="1"/>
                <w:sz w:val="24"/>
                <w:szCs w:val="24"/>
              </w:rPr>
              <w:t>ple</w:t>
            </w:r>
            <w:r>
              <w:rPr>
                <w:rFonts w:ascii="Arial" w:eastAsia="Arial" w:hAnsi="Arial" w:cs="Arial"/>
                <w:spacing w:val="-5"/>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SPMI </w:t>
            </w:r>
            <w:r>
              <w:rPr>
                <w:rFonts w:ascii="Arial" w:eastAsia="Arial" w:hAnsi="Arial" w:cs="Arial"/>
                <w:spacing w:val="1"/>
                <w:sz w:val="24"/>
                <w:szCs w:val="24"/>
              </w:rPr>
              <w:t>pad</w:t>
            </w:r>
            <w:r>
              <w:rPr>
                <w:rFonts w:ascii="Arial" w:eastAsia="Arial" w:hAnsi="Arial" w:cs="Arial"/>
                <w:sz w:val="24"/>
                <w:szCs w:val="24"/>
              </w:rPr>
              <w:t>a s</w:t>
            </w:r>
            <w:r>
              <w:rPr>
                <w:rFonts w:ascii="Arial" w:eastAsia="Arial" w:hAnsi="Arial" w:cs="Arial"/>
                <w:spacing w:val="1"/>
                <w:sz w:val="24"/>
                <w:szCs w:val="24"/>
              </w:rPr>
              <w:t>e</w:t>
            </w:r>
            <w:r>
              <w:rPr>
                <w:rFonts w:ascii="Arial" w:eastAsia="Arial" w:hAnsi="Arial" w:cs="Arial"/>
                <w:spacing w:val="-5"/>
                <w:sz w:val="24"/>
                <w:szCs w:val="24"/>
              </w:rPr>
              <w:t>m</w:t>
            </w:r>
            <w:r>
              <w:rPr>
                <w:rFonts w:ascii="Arial" w:eastAsia="Arial" w:hAnsi="Arial" w:cs="Arial"/>
                <w:spacing w:val="1"/>
                <w:sz w:val="24"/>
                <w:szCs w:val="24"/>
              </w:rPr>
              <w:t>u</w:t>
            </w:r>
            <w:r>
              <w:rPr>
                <w:rFonts w:ascii="Arial" w:eastAsia="Arial" w:hAnsi="Arial" w:cs="Arial"/>
                <w:sz w:val="24"/>
                <w:szCs w:val="24"/>
              </w:rPr>
              <w:t xml:space="preserve">a </w:t>
            </w:r>
            <w:r>
              <w:rPr>
                <w:rFonts w:ascii="Arial" w:eastAsia="Arial" w:hAnsi="Arial" w:cs="Arial"/>
                <w:spacing w:val="1"/>
                <w:sz w:val="24"/>
                <w:szCs w:val="24"/>
              </w:rPr>
              <w:t>bi</w:t>
            </w:r>
            <w:r>
              <w:rPr>
                <w:rFonts w:ascii="Arial" w:eastAsia="Arial" w:hAnsi="Arial" w:cs="Arial"/>
                <w:spacing w:val="-3"/>
                <w:sz w:val="24"/>
                <w:szCs w:val="24"/>
              </w:rPr>
              <w:t>d</w:t>
            </w:r>
            <w:r>
              <w:rPr>
                <w:rFonts w:ascii="Arial" w:eastAsia="Arial" w:hAnsi="Arial" w:cs="Arial"/>
                <w:spacing w:val="1"/>
                <w:sz w:val="24"/>
                <w:szCs w:val="24"/>
              </w:rPr>
              <w:t>an</w:t>
            </w:r>
            <w:r>
              <w:rPr>
                <w:rFonts w:ascii="Arial" w:eastAsia="Arial" w:hAnsi="Arial" w:cs="Arial"/>
                <w:sz w:val="24"/>
                <w:szCs w:val="24"/>
              </w:rPr>
              <w:t>g k</w:t>
            </w:r>
            <w:r>
              <w:rPr>
                <w:rFonts w:ascii="Arial" w:eastAsia="Arial" w:hAnsi="Arial" w:cs="Arial"/>
                <w:spacing w:val="-3"/>
                <w:sz w:val="24"/>
                <w:szCs w:val="24"/>
              </w:rPr>
              <w:t>e</w:t>
            </w:r>
            <w:r>
              <w:rPr>
                <w:rFonts w:ascii="Arial" w:eastAsia="Arial" w:hAnsi="Arial" w:cs="Arial"/>
                <w:spacing w:val="1"/>
                <w:sz w:val="24"/>
                <w:szCs w:val="24"/>
              </w:rPr>
              <w:t>gia</w:t>
            </w:r>
            <w:r>
              <w:rPr>
                <w:rFonts w:ascii="Arial" w:eastAsia="Arial" w:hAnsi="Arial" w:cs="Arial"/>
                <w:spacing w:val="-1"/>
                <w:sz w:val="24"/>
                <w:szCs w:val="24"/>
              </w:rPr>
              <w:t>t</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pe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pacing w:val="-5"/>
                <w:sz w:val="24"/>
                <w:szCs w:val="24"/>
              </w:rPr>
              <w:t>r</w:t>
            </w:r>
            <w:r>
              <w:rPr>
                <w:rFonts w:ascii="Arial" w:eastAsia="Arial" w:hAnsi="Arial" w:cs="Arial"/>
                <w:spacing w:val="1"/>
                <w:sz w:val="24"/>
                <w:szCs w:val="24"/>
              </w:rPr>
              <w:t>ua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w:t>
            </w:r>
            <w:r>
              <w:rPr>
                <w:rFonts w:ascii="Arial" w:eastAsia="Arial" w:hAnsi="Arial" w:cs="Arial"/>
                <w:spacing w:val="-3"/>
                <w:sz w:val="24"/>
                <w:szCs w:val="24"/>
              </w:rPr>
              <w:t>g</w:t>
            </w:r>
            <w:r>
              <w:rPr>
                <w:rFonts w:ascii="Arial" w:eastAsia="Arial" w:hAnsi="Arial" w:cs="Arial"/>
                <w:spacing w:val="1"/>
                <w:sz w:val="24"/>
                <w:szCs w:val="24"/>
              </w:rPr>
              <w:t>gi</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ai</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b</w:t>
            </w:r>
            <w:r>
              <w:rPr>
                <w:rFonts w:ascii="Arial" w:eastAsia="Arial" w:hAnsi="Arial" w:cs="Arial"/>
                <w:spacing w:val="-3"/>
                <w:sz w:val="24"/>
                <w:szCs w:val="24"/>
              </w:rPr>
              <w:t>i</w:t>
            </w:r>
            <w:r>
              <w:rPr>
                <w:rFonts w:ascii="Arial" w:eastAsia="Arial" w:hAnsi="Arial" w:cs="Arial"/>
                <w:spacing w:val="1"/>
                <w:sz w:val="24"/>
                <w:szCs w:val="24"/>
              </w:rPr>
              <w:t>da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w:t>
            </w:r>
          </w:p>
          <w:p w14:paraId="7473852B" w14:textId="77777777" w:rsidR="00124CB6" w:rsidRDefault="00124CB6" w:rsidP="00124CB6">
            <w:pPr>
              <w:spacing w:before="10" w:line="233" w:lineRule="auto"/>
              <w:ind w:left="824" w:right="108" w:hanging="360"/>
              <w:rPr>
                <w:rFonts w:ascii="Arial" w:eastAsia="Arial" w:hAnsi="Arial" w:cs="Arial"/>
                <w:sz w:val="24"/>
                <w:szCs w:val="24"/>
              </w:rPr>
            </w:pPr>
            <w:r>
              <w:rPr>
                <w:rFonts w:ascii="Arial" w:eastAsia="Arial" w:hAnsi="Arial" w:cs="Arial"/>
                <w:spacing w:val="2"/>
                <w:sz w:val="24"/>
                <w:szCs w:val="24"/>
              </w:rPr>
              <w:t>a</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z w:val="24"/>
                <w:szCs w:val="24"/>
              </w:rPr>
              <w:t>Ak</w:t>
            </w:r>
            <w:r>
              <w:rPr>
                <w:rFonts w:ascii="Arial" w:eastAsia="Arial" w:hAnsi="Arial" w:cs="Arial"/>
                <w:spacing w:val="1"/>
                <w:sz w:val="24"/>
                <w:szCs w:val="24"/>
              </w:rPr>
              <w:t>ade</w:t>
            </w:r>
            <w:r>
              <w:rPr>
                <w:rFonts w:ascii="Arial" w:eastAsia="Arial" w:hAnsi="Arial" w:cs="Arial"/>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ipu</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d</w:t>
            </w:r>
            <w:r>
              <w:rPr>
                <w:rFonts w:ascii="Arial" w:eastAsia="Arial" w:hAnsi="Arial" w:cs="Arial"/>
                <w:spacing w:val="1"/>
                <w:sz w:val="24"/>
                <w:szCs w:val="24"/>
              </w:rPr>
              <w:t>idi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pen</w:t>
            </w:r>
            <w:r>
              <w:rPr>
                <w:rFonts w:ascii="Arial" w:eastAsia="Arial" w:hAnsi="Arial" w:cs="Arial"/>
                <w:spacing w:val="-3"/>
                <w:sz w:val="24"/>
                <w:szCs w:val="24"/>
              </w:rPr>
              <w:t>g</w:t>
            </w:r>
            <w:r>
              <w:rPr>
                <w:rFonts w:ascii="Arial" w:eastAsia="Arial" w:hAnsi="Arial" w:cs="Arial"/>
                <w:spacing w:val="1"/>
                <w:sz w:val="24"/>
                <w:szCs w:val="24"/>
              </w:rPr>
              <w:t>abd</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n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ad</w:t>
            </w:r>
            <w:r>
              <w:rPr>
                <w:rFonts w:ascii="Arial" w:eastAsia="Arial" w:hAnsi="Arial" w:cs="Arial"/>
                <w:sz w:val="24"/>
                <w:szCs w:val="24"/>
              </w:rPr>
              <w:t>a m</w:t>
            </w:r>
            <w:r>
              <w:rPr>
                <w:rFonts w:ascii="Arial" w:eastAsia="Arial" w:hAnsi="Arial" w:cs="Arial"/>
                <w:spacing w:val="1"/>
                <w:sz w:val="24"/>
                <w:szCs w:val="24"/>
              </w:rPr>
              <w:t>a</w:t>
            </w:r>
            <w:r>
              <w:rPr>
                <w:rFonts w:ascii="Arial" w:eastAsia="Arial" w:hAnsi="Arial" w:cs="Arial"/>
                <w:sz w:val="24"/>
                <w:szCs w:val="24"/>
              </w:rPr>
              <w:t>sy</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t</w:t>
            </w:r>
          </w:p>
          <w:p w14:paraId="0EC8AD8C" w14:textId="77777777" w:rsidR="00124CB6" w:rsidRDefault="00124CB6" w:rsidP="00124CB6">
            <w:pPr>
              <w:spacing w:line="260" w:lineRule="exact"/>
              <w:ind w:left="464"/>
              <w:rPr>
                <w:rFonts w:ascii="Arial" w:eastAsia="Arial" w:hAnsi="Arial" w:cs="Arial"/>
                <w:sz w:val="24"/>
                <w:szCs w:val="24"/>
              </w:rPr>
            </w:pPr>
            <w:r>
              <w:rPr>
                <w:rFonts w:ascii="Arial" w:eastAsia="Arial" w:hAnsi="Arial" w:cs="Arial"/>
                <w:spacing w:val="2"/>
                <w:sz w:val="24"/>
                <w:szCs w:val="24"/>
              </w:rPr>
              <w:t>b</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pacing w:val="1"/>
                <w:sz w:val="24"/>
                <w:szCs w:val="24"/>
              </w:rPr>
              <w:t>Nona</w:t>
            </w:r>
            <w:r>
              <w:rPr>
                <w:rFonts w:ascii="Arial" w:eastAsia="Arial" w:hAnsi="Arial" w:cs="Arial"/>
                <w:spacing w:val="-5"/>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elipu</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z w:val="24"/>
                <w:szCs w:val="24"/>
              </w:rPr>
              <w:t>:</w:t>
            </w:r>
          </w:p>
          <w:p w14:paraId="43B68F21" w14:textId="77777777" w:rsidR="00124CB6" w:rsidRDefault="00124CB6" w:rsidP="00124CB6">
            <w:pPr>
              <w:spacing w:before="1" w:line="232" w:lineRule="auto"/>
              <w:ind w:left="824" w:right="469"/>
              <w:jc w:val="both"/>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be</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pacing w:val="-5"/>
                <w:sz w:val="24"/>
                <w:szCs w:val="24"/>
              </w:rPr>
              <w:t>y</w:t>
            </w:r>
            <w:r>
              <w:rPr>
                <w:rFonts w:ascii="Arial" w:eastAsia="Arial" w:hAnsi="Arial" w:cs="Arial"/>
                <w:sz w:val="24"/>
                <w:szCs w:val="24"/>
              </w:rPr>
              <w:t>a m</w:t>
            </w:r>
            <w:r>
              <w:rPr>
                <w:rFonts w:ascii="Arial" w:eastAsia="Arial" w:hAnsi="Arial" w:cs="Arial"/>
                <w:spacing w:val="1"/>
                <w:sz w:val="24"/>
                <w:szCs w:val="24"/>
              </w:rPr>
              <w:t>anu</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 k</w:t>
            </w:r>
            <w:r>
              <w:rPr>
                <w:rFonts w:ascii="Arial" w:eastAsia="Arial" w:hAnsi="Arial" w:cs="Arial"/>
                <w:spacing w:val="1"/>
                <w:sz w:val="24"/>
                <w:szCs w:val="24"/>
              </w:rPr>
              <w:t>eua</w:t>
            </w:r>
            <w:r>
              <w:rPr>
                <w:rFonts w:ascii="Arial" w:eastAsia="Arial" w:hAnsi="Arial" w:cs="Arial"/>
                <w:spacing w:val="-3"/>
                <w:sz w:val="24"/>
                <w:szCs w:val="24"/>
              </w:rPr>
              <w:t>n</w:t>
            </w:r>
            <w:r>
              <w:rPr>
                <w:rFonts w:ascii="Arial" w:eastAsia="Arial" w:hAnsi="Arial" w:cs="Arial"/>
                <w:spacing w:val="1"/>
                <w:sz w:val="24"/>
                <w:szCs w:val="24"/>
              </w:rPr>
              <w:t>gan</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 xml:space="preserve">a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a</w:t>
            </w:r>
          </w:p>
          <w:p w14:paraId="4D9DB277" w14:textId="77777777" w:rsidR="00124CB6" w:rsidRDefault="00124CB6" w:rsidP="00124CB6">
            <w:pPr>
              <w:spacing w:line="260" w:lineRule="exact"/>
              <w:ind w:left="104"/>
              <w:rPr>
                <w:rFonts w:ascii="Arial" w:eastAsia="Arial" w:hAnsi="Arial" w:cs="Arial"/>
                <w:sz w:val="24"/>
                <w:szCs w:val="24"/>
              </w:rPr>
            </w:pP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gu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g</w:t>
            </w:r>
            <w:r>
              <w:rPr>
                <w:rFonts w:ascii="Arial" w:eastAsia="Arial" w:hAnsi="Arial" w:cs="Arial"/>
                <w:sz w:val="24"/>
                <w:szCs w:val="24"/>
              </w:rPr>
              <w:t>i 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z w:val="24"/>
                <w:szCs w:val="24"/>
              </w:rPr>
              <w:t>i</w:t>
            </w:r>
          </w:p>
          <w:p w14:paraId="35D45207" w14:textId="77777777" w:rsidR="00124CB6" w:rsidRDefault="00124CB6" w:rsidP="00124CB6">
            <w:pPr>
              <w:spacing w:before="39" w:line="252" w:lineRule="auto"/>
              <w:ind w:left="423" w:right="1280" w:hanging="360"/>
              <w:jc w:val="right"/>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uga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1"/>
                <w:sz w:val="24"/>
                <w:szCs w:val="24"/>
              </w:rPr>
              <w:t>w</w:t>
            </w:r>
            <w:r>
              <w:rPr>
                <w:rFonts w:ascii="Arial" w:eastAsia="Arial" w:hAnsi="Arial" w:cs="Arial"/>
                <w:spacing w:val="-3"/>
                <w:sz w:val="24"/>
                <w:szCs w:val="24"/>
              </w:rPr>
              <w:t>e</w:t>
            </w:r>
            <w:r>
              <w:rPr>
                <w:rFonts w:ascii="Arial" w:eastAsia="Arial" w:hAnsi="Arial" w:cs="Arial"/>
                <w:spacing w:val="1"/>
                <w:sz w:val="24"/>
                <w:szCs w:val="24"/>
              </w:rPr>
              <w:t>we</w:t>
            </w:r>
            <w:r>
              <w:rPr>
                <w:rFonts w:ascii="Arial" w:eastAsia="Arial" w:hAnsi="Arial" w:cs="Arial"/>
                <w:spacing w:val="-3"/>
                <w:sz w:val="24"/>
                <w:szCs w:val="24"/>
              </w:rPr>
              <w:t>n</w:t>
            </w:r>
            <w:r>
              <w:rPr>
                <w:rFonts w:ascii="Arial" w:eastAsia="Arial" w:hAnsi="Arial" w:cs="Arial"/>
                <w:spacing w:val="1"/>
                <w:sz w:val="24"/>
                <w:szCs w:val="24"/>
              </w:rPr>
              <w:t>ang</w:t>
            </w:r>
            <w:r>
              <w:rPr>
                <w:rFonts w:ascii="Arial" w:eastAsia="Arial" w:hAnsi="Arial" w:cs="Arial"/>
                <w:sz w:val="24"/>
                <w:szCs w:val="24"/>
              </w:rPr>
              <w:t xml:space="preserve">: </w:t>
            </w:r>
            <w:r>
              <w:rPr>
                <w:rFonts w:ascii="Arial" w:eastAsia="Arial" w:hAnsi="Arial" w:cs="Arial"/>
                <w:spacing w:val="2"/>
                <w:sz w:val="24"/>
                <w:szCs w:val="24"/>
              </w:rPr>
              <w:t>a</w:t>
            </w:r>
            <w:r>
              <w:rPr>
                <w:rFonts w:ascii="Arial" w:eastAsia="Arial" w:hAnsi="Arial" w:cs="Arial"/>
                <w:sz w:val="24"/>
                <w:szCs w:val="24"/>
              </w:rPr>
              <w:t xml:space="preserve">. </w:t>
            </w:r>
            <w:r>
              <w:rPr>
                <w:rFonts w:ascii="Arial" w:eastAsia="Arial" w:hAnsi="Arial" w:cs="Arial"/>
                <w:spacing w:val="26"/>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en</w:t>
            </w:r>
            <w:r>
              <w:rPr>
                <w:rFonts w:ascii="Arial" w:eastAsia="Arial" w:hAnsi="Arial" w:cs="Arial"/>
                <w:sz w:val="24"/>
                <w:szCs w:val="24"/>
              </w:rPr>
              <w:t>c</w:t>
            </w:r>
            <w:r>
              <w:rPr>
                <w:rFonts w:ascii="Arial" w:eastAsia="Arial" w:hAnsi="Arial" w:cs="Arial"/>
                <w:spacing w:val="-3"/>
                <w:sz w:val="24"/>
                <w:szCs w:val="24"/>
              </w:rPr>
              <w:t>a</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 m</w:t>
            </w:r>
            <w:r>
              <w:rPr>
                <w:rFonts w:ascii="Arial" w:eastAsia="Arial" w:hAnsi="Arial" w:cs="Arial"/>
                <w:spacing w:val="1"/>
                <w:sz w:val="24"/>
                <w:szCs w:val="24"/>
              </w:rPr>
              <w:t>ela</w:t>
            </w:r>
            <w:r>
              <w:rPr>
                <w:rFonts w:ascii="Arial" w:eastAsia="Arial" w:hAnsi="Arial" w:cs="Arial"/>
                <w:sz w:val="24"/>
                <w:szCs w:val="24"/>
              </w:rPr>
              <w:t>ks</w:t>
            </w:r>
            <w:r>
              <w:rPr>
                <w:rFonts w:ascii="Arial" w:eastAsia="Arial" w:hAnsi="Arial" w:cs="Arial"/>
                <w:spacing w:val="-3"/>
                <w:sz w:val="24"/>
                <w:szCs w:val="24"/>
              </w:rPr>
              <w:t>a</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p>
          <w:p w14:paraId="2D5BA55E"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mengevaluasi, mengendalikan dan mengembangkan SPMI</w:t>
            </w:r>
          </w:p>
          <w:p w14:paraId="2FE3E449"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b.  Menyusun dokumen SPMI</w:t>
            </w:r>
          </w:p>
          <w:p w14:paraId="54B995E4"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yang </w:t>
            </w:r>
            <w:r>
              <w:rPr>
                <w:rFonts w:ascii="Arial" w:eastAsia="Arial" w:hAnsi="Arial" w:cs="Arial"/>
                <w:spacing w:val="-1"/>
                <w:sz w:val="24"/>
                <w:szCs w:val="24"/>
              </w:rPr>
              <w:t>t</w:t>
            </w:r>
            <w:r w:rsidRPr="00124CB6">
              <w:rPr>
                <w:rFonts w:ascii="Arial" w:eastAsia="Arial" w:hAnsi="Arial" w:cs="Arial"/>
                <w:spacing w:val="-1"/>
                <w:sz w:val="24"/>
                <w:szCs w:val="24"/>
              </w:rPr>
              <w:t>erdiri a</w:t>
            </w:r>
            <w:r>
              <w:rPr>
                <w:rFonts w:ascii="Arial" w:eastAsia="Arial" w:hAnsi="Arial" w:cs="Arial"/>
                <w:spacing w:val="-1"/>
                <w:sz w:val="24"/>
                <w:szCs w:val="24"/>
              </w:rPr>
              <w:t>t</w:t>
            </w:r>
            <w:r w:rsidRPr="00124CB6">
              <w:rPr>
                <w:rFonts w:ascii="Arial" w:eastAsia="Arial" w:hAnsi="Arial" w:cs="Arial"/>
                <w:spacing w:val="-1"/>
                <w:sz w:val="24"/>
                <w:szCs w:val="24"/>
              </w:rPr>
              <w:t>as:</w:t>
            </w:r>
          </w:p>
          <w:p w14:paraId="6EB82FB4"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kebijakan SPMI</w:t>
            </w:r>
          </w:p>
          <w:p w14:paraId="2B0B1177"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manual SPMI</w:t>
            </w:r>
          </w:p>
          <w:p w14:paraId="62A9CC7C"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Dokumen s</w:t>
            </w:r>
            <w:r>
              <w:rPr>
                <w:rFonts w:ascii="Arial" w:eastAsia="Arial" w:hAnsi="Arial" w:cs="Arial"/>
                <w:spacing w:val="-1"/>
                <w:sz w:val="24"/>
                <w:szCs w:val="24"/>
              </w:rPr>
              <w:t>t</w:t>
            </w:r>
            <w:r w:rsidRPr="00124CB6">
              <w:rPr>
                <w:rFonts w:ascii="Arial" w:eastAsia="Arial" w:hAnsi="Arial" w:cs="Arial"/>
                <w:spacing w:val="-1"/>
                <w:sz w:val="24"/>
                <w:szCs w:val="24"/>
              </w:rPr>
              <w:t>andar</w:t>
            </w:r>
            <w:r>
              <w:rPr>
                <w:rFonts w:ascii="Arial" w:eastAsia="Arial" w:hAnsi="Arial" w:cs="Arial"/>
                <w:spacing w:val="-1"/>
                <w:sz w:val="24"/>
                <w:szCs w:val="24"/>
              </w:rPr>
              <w:t xml:space="preserve"> </w:t>
            </w:r>
            <w:r w:rsidRPr="00124CB6">
              <w:rPr>
                <w:rFonts w:ascii="Arial" w:eastAsia="Arial" w:hAnsi="Arial" w:cs="Arial"/>
                <w:spacing w:val="-1"/>
                <w:sz w:val="24"/>
                <w:szCs w:val="24"/>
              </w:rPr>
              <w:t>SPMI</w:t>
            </w:r>
          </w:p>
          <w:p w14:paraId="27168B1D"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   Dokumen </w:t>
            </w:r>
            <w:r>
              <w:rPr>
                <w:rFonts w:ascii="Arial" w:eastAsia="Arial" w:hAnsi="Arial" w:cs="Arial"/>
                <w:spacing w:val="-1"/>
                <w:sz w:val="24"/>
                <w:szCs w:val="24"/>
              </w:rPr>
              <w:t>f</w:t>
            </w:r>
            <w:r w:rsidRPr="00124CB6">
              <w:rPr>
                <w:rFonts w:ascii="Arial" w:eastAsia="Arial" w:hAnsi="Arial" w:cs="Arial"/>
                <w:spacing w:val="-1"/>
                <w:sz w:val="24"/>
                <w:szCs w:val="24"/>
              </w:rPr>
              <w:t>ormulir</w:t>
            </w:r>
            <w:r>
              <w:rPr>
                <w:rFonts w:ascii="Arial" w:eastAsia="Arial" w:hAnsi="Arial" w:cs="Arial"/>
                <w:spacing w:val="-1"/>
                <w:sz w:val="24"/>
                <w:szCs w:val="24"/>
              </w:rPr>
              <w:t xml:space="preserve"> </w:t>
            </w:r>
            <w:r w:rsidRPr="00124CB6">
              <w:rPr>
                <w:rFonts w:ascii="Arial" w:eastAsia="Arial" w:hAnsi="Arial" w:cs="Arial"/>
                <w:spacing w:val="-1"/>
                <w:sz w:val="24"/>
                <w:szCs w:val="24"/>
              </w:rPr>
              <w:t>SPMI</w:t>
            </w:r>
          </w:p>
          <w:p w14:paraId="26E397C0"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c.  Memben</w:t>
            </w:r>
            <w:r>
              <w:rPr>
                <w:rFonts w:ascii="Arial" w:eastAsia="Arial" w:hAnsi="Arial" w:cs="Arial"/>
                <w:spacing w:val="-1"/>
                <w:sz w:val="24"/>
                <w:szCs w:val="24"/>
              </w:rPr>
              <w:t>t</w:t>
            </w:r>
            <w:r w:rsidRPr="00124CB6">
              <w:rPr>
                <w:rFonts w:ascii="Arial" w:eastAsia="Arial" w:hAnsi="Arial" w:cs="Arial"/>
                <w:spacing w:val="-1"/>
                <w:sz w:val="24"/>
                <w:szCs w:val="24"/>
              </w:rPr>
              <w:t>uk</w:t>
            </w:r>
            <w:r>
              <w:rPr>
                <w:rFonts w:ascii="Arial" w:eastAsia="Arial" w:hAnsi="Arial" w:cs="Arial"/>
                <w:spacing w:val="-1"/>
                <w:sz w:val="24"/>
                <w:szCs w:val="24"/>
              </w:rPr>
              <w:t xml:space="preserve"> </w:t>
            </w:r>
            <w:r w:rsidRPr="00124CB6">
              <w:rPr>
                <w:rFonts w:ascii="Arial" w:eastAsia="Arial" w:hAnsi="Arial" w:cs="Arial"/>
                <w:spacing w:val="-1"/>
                <w:sz w:val="24"/>
                <w:szCs w:val="24"/>
              </w:rPr>
              <w:t>unit penjaminan mu</w:t>
            </w:r>
            <w:r>
              <w:rPr>
                <w:rFonts w:ascii="Arial" w:eastAsia="Arial" w:hAnsi="Arial" w:cs="Arial"/>
                <w:spacing w:val="-1"/>
                <w:sz w:val="24"/>
                <w:szCs w:val="24"/>
              </w:rPr>
              <w:t>t</w:t>
            </w:r>
            <w:r w:rsidRPr="00124CB6">
              <w:rPr>
                <w:rFonts w:ascii="Arial" w:eastAsia="Arial" w:hAnsi="Arial" w:cs="Arial"/>
                <w:spacing w:val="-1"/>
                <w:sz w:val="24"/>
                <w:szCs w:val="24"/>
              </w:rPr>
              <w:t>u a</w:t>
            </w:r>
            <w:r>
              <w:rPr>
                <w:rFonts w:ascii="Arial" w:eastAsia="Arial" w:hAnsi="Arial" w:cs="Arial"/>
                <w:spacing w:val="-1"/>
                <w:sz w:val="24"/>
                <w:szCs w:val="24"/>
              </w:rPr>
              <w:t>t</w:t>
            </w:r>
            <w:r w:rsidRPr="00124CB6">
              <w:rPr>
                <w:rFonts w:ascii="Arial" w:eastAsia="Arial" w:hAnsi="Arial" w:cs="Arial"/>
                <w:spacing w:val="-1"/>
                <w:sz w:val="24"/>
                <w:szCs w:val="24"/>
              </w:rPr>
              <w:t>au mengin</w:t>
            </w:r>
            <w:r>
              <w:rPr>
                <w:rFonts w:ascii="Arial" w:eastAsia="Arial" w:hAnsi="Arial" w:cs="Arial"/>
                <w:spacing w:val="-1"/>
                <w:sz w:val="24"/>
                <w:szCs w:val="24"/>
              </w:rPr>
              <w:t>t</w:t>
            </w:r>
            <w:r w:rsidRPr="00124CB6">
              <w:rPr>
                <w:rFonts w:ascii="Arial" w:eastAsia="Arial" w:hAnsi="Arial" w:cs="Arial"/>
                <w:spacing w:val="-1"/>
                <w:sz w:val="24"/>
                <w:szCs w:val="24"/>
              </w:rPr>
              <w:t>egrasikan SPMI</w:t>
            </w:r>
          </w:p>
          <w:p w14:paraId="04416DC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pada manajemen</w:t>
            </w:r>
          </w:p>
          <w:p w14:paraId="5D1D3AA4" w14:textId="77777777" w:rsidR="00124CB6" w:rsidRDefault="00124CB6" w:rsidP="00124CB6">
            <w:pPr>
              <w:spacing w:line="260" w:lineRule="exact"/>
              <w:ind w:left="104"/>
              <w:rPr>
                <w:rFonts w:ascii="Arial" w:eastAsia="Arial" w:hAnsi="Arial" w:cs="Arial"/>
                <w:sz w:val="24"/>
                <w:szCs w:val="24"/>
              </w:rPr>
            </w:pPr>
            <w:r w:rsidRPr="00124CB6">
              <w:rPr>
                <w:rFonts w:ascii="Arial" w:eastAsia="Arial" w:hAnsi="Arial" w:cs="Arial"/>
                <w:spacing w:val="-1"/>
                <w:sz w:val="24"/>
                <w:szCs w:val="24"/>
              </w:rPr>
              <w:t xml:space="preserve">perguruan </w:t>
            </w:r>
            <w:r>
              <w:rPr>
                <w:rFonts w:ascii="Arial" w:eastAsia="Arial" w:hAnsi="Arial" w:cs="Arial"/>
                <w:spacing w:val="-1"/>
                <w:sz w:val="24"/>
                <w:szCs w:val="24"/>
              </w:rPr>
              <w:t>t</w:t>
            </w:r>
            <w:r w:rsidRPr="00124CB6">
              <w:rPr>
                <w:rFonts w:ascii="Arial" w:eastAsia="Arial" w:hAnsi="Arial" w:cs="Arial"/>
                <w:spacing w:val="-1"/>
                <w:sz w:val="24"/>
                <w:szCs w:val="24"/>
              </w:rPr>
              <w:t>inggi</w:t>
            </w:r>
          </w:p>
        </w:tc>
      </w:tr>
      <w:tr w:rsidR="00124CB6" w14:paraId="3AFECBCD" w14:textId="77777777" w:rsidTr="00124CB6">
        <w:trPr>
          <w:trHeight w:hRule="exact" w:val="2428"/>
        </w:trPr>
        <w:tc>
          <w:tcPr>
            <w:tcW w:w="560" w:type="dxa"/>
            <w:tcBorders>
              <w:top w:val="single" w:sz="5" w:space="0" w:color="000000"/>
              <w:left w:val="single" w:sz="5" w:space="0" w:color="000000"/>
              <w:bottom w:val="single" w:sz="5" w:space="0" w:color="000000"/>
              <w:right w:val="single" w:sz="5" w:space="0" w:color="000000"/>
            </w:tcBorders>
          </w:tcPr>
          <w:p w14:paraId="7DB605DF" w14:textId="77777777"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14:paraId="4B0C48E0" w14:textId="77777777" w:rsidR="00124CB6" w:rsidRDefault="00124CB6" w:rsidP="00124CB6">
            <w:pPr>
              <w:spacing w:line="260" w:lineRule="exact"/>
              <w:ind w:left="99"/>
              <w:rPr>
                <w:rFonts w:ascii="Arial" w:eastAsia="Arial" w:hAnsi="Arial" w:cs="Arial"/>
                <w:sz w:val="24"/>
                <w:szCs w:val="24"/>
              </w:rPr>
            </w:pPr>
            <w:hyperlink r:id="rId9">
              <w:r w:rsidRPr="00124CB6">
                <w:rPr>
                  <w:rStyle w:val="Hyperlink"/>
                  <w:rFonts w:ascii="Arial" w:eastAsia="Arial" w:hAnsi="Arial" w:cs="Arial"/>
                  <w:sz w:val="24"/>
                  <w:szCs w:val="24"/>
                </w:rPr>
                <w:t>Statuta Universitas</w:t>
              </w:r>
            </w:hyperlink>
          </w:p>
          <w:p w14:paraId="3154A5CC" w14:textId="77777777" w:rsidR="00124CB6" w:rsidRDefault="00124CB6" w:rsidP="00124CB6">
            <w:pPr>
              <w:spacing w:line="260" w:lineRule="exact"/>
              <w:ind w:left="99"/>
              <w:rPr>
                <w:rFonts w:ascii="Arial" w:eastAsia="Arial" w:hAnsi="Arial" w:cs="Arial"/>
                <w:sz w:val="24"/>
                <w:szCs w:val="24"/>
              </w:rPr>
            </w:pPr>
            <w:hyperlink r:id="rId10">
              <w:r w:rsidRPr="00124CB6">
                <w:rPr>
                  <w:rStyle w:val="Hyperlink"/>
                  <w:rFonts w:ascii="Arial" w:eastAsia="Arial" w:hAnsi="Arial" w:cs="Arial"/>
                  <w:sz w:val="24"/>
                  <w:szCs w:val="24"/>
                </w:rPr>
                <w:t>Ma Chung 2019 d</w:t>
              </w:r>
            </w:hyperlink>
            <w:r w:rsidRPr="00124CB6">
              <w:rPr>
                <w:rFonts w:ascii="Arial" w:eastAsia="Arial" w:hAnsi="Arial" w:cs="Arial"/>
                <w:sz w:val="24"/>
                <w:szCs w:val="24"/>
              </w:rPr>
              <w:t xml:space="preserve">an </w:t>
            </w:r>
            <w:hyperlink r:id="rId11">
              <w:r w:rsidRPr="00124CB6">
                <w:rPr>
                  <w:rStyle w:val="Hyperlink"/>
                  <w:rFonts w:ascii="Arial" w:eastAsia="Arial" w:hAnsi="Arial" w:cs="Arial"/>
                  <w:sz w:val="24"/>
                  <w:szCs w:val="24"/>
                </w:rPr>
                <w:t>Statuta Universitas</w:t>
              </w:r>
            </w:hyperlink>
            <w:r w:rsidRPr="00124CB6">
              <w:rPr>
                <w:rFonts w:ascii="Arial" w:eastAsia="Arial" w:hAnsi="Arial" w:cs="Arial"/>
                <w:sz w:val="24"/>
                <w:szCs w:val="24"/>
              </w:rPr>
              <w:t xml:space="preserve"> </w:t>
            </w:r>
            <w:hyperlink r:id="rId12">
              <w:r w:rsidRPr="00124CB6">
                <w:rPr>
                  <w:rStyle w:val="Hyperlink"/>
                  <w:rFonts w:ascii="Arial" w:eastAsia="Arial" w:hAnsi="Arial" w:cs="Arial"/>
                  <w:sz w:val="24"/>
                  <w:szCs w:val="24"/>
                </w:rPr>
                <w:t>Ma Chung 2022</w:t>
              </w:r>
            </w:hyperlink>
            <w:r w:rsidRPr="00124CB6">
              <w:rPr>
                <w:rFonts w:ascii="Arial" w:eastAsia="Arial" w:hAnsi="Arial" w:cs="Arial"/>
                <w:sz w:val="24"/>
                <w:szCs w:val="24"/>
              </w:rPr>
              <w:t xml:space="preserve"> tentang Sistem Penjaminan Mutu</w:t>
            </w:r>
          </w:p>
        </w:tc>
        <w:tc>
          <w:tcPr>
            <w:tcW w:w="2521" w:type="dxa"/>
            <w:tcBorders>
              <w:top w:val="single" w:sz="5" w:space="0" w:color="000000"/>
              <w:left w:val="single" w:sz="5" w:space="0" w:color="000000"/>
              <w:bottom w:val="single" w:sz="5" w:space="0" w:color="000000"/>
              <w:right w:val="single" w:sz="5" w:space="0" w:color="000000"/>
            </w:tcBorders>
          </w:tcPr>
          <w:p w14:paraId="17695695"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3">
              <w:r w:rsidRPr="00124CB6">
                <w:rPr>
                  <w:rStyle w:val="Hyperlink"/>
                  <w:rFonts w:ascii="Arial" w:eastAsia="Arial" w:hAnsi="Arial" w:cs="Arial"/>
                  <w:spacing w:val="1"/>
                  <w:sz w:val="24"/>
                  <w:szCs w:val="24"/>
                  <w:u w:color="0462C1"/>
                </w:rPr>
                <w:t>006/YHBS-</w:t>
              </w:r>
            </w:hyperlink>
          </w:p>
          <w:p w14:paraId="3F2B52F1"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4">
              <w:r w:rsidRPr="00124CB6">
                <w:rPr>
                  <w:rStyle w:val="Hyperlink"/>
                  <w:rFonts w:ascii="Arial" w:eastAsia="Arial" w:hAnsi="Arial" w:cs="Arial"/>
                  <w:spacing w:val="1"/>
                  <w:sz w:val="24"/>
                  <w:szCs w:val="24"/>
                  <w:u w:color="0462C1"/>
                </w:rPr>
                <w:t>SK/XII/2019</w:t>
              </w:r>
            </w:hyperlink>
          </w:p>
          <w:p w14:paraId="7C19C5F5"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p>
          <w:p w14:paraId="03CC431D"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p>
          <w:p w14:paraId="4E3773CB"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5">
              <w:r w:rsidRPr="00124CB6">
                <w:rPr>
                  <w:rStyle w:val="Hyperlink"/>
                  <w:rFonts w:ascii="Arial" w:eastAsia="Arial" w:hAnsi="Arial" w:cs="Arial"/>
                  <w:spacing w:val="1"/>
                  <w:sz w:val="24"/>
                  <w:szCs w:val="24"/>
                  <w:u w:color="0462C1"/>
                </w:rPr>
                <w:t>009/YHBS-</w:t>
              </w:r>
            </w:hyperlink>
            <w:r w:rsidRPr="00124CB6">
              <w:rPr>
                <w:rFonts w:ascii="Arial" w:eastAsia="Arial" w:hAnsi="Arial" w:cs="Arial"/>
                <w:color w:val="0462C1"/>
                <w:spacing w:val="1"/>
                <w:sz w:val="24"/>
                <w:szCs w:val="24"/>
                <w:u w:val="thick" w:color="0462C1"/>
              </w:rPr>
              <w:t xml:space="preserve"> </w:t>
            </w:r>
            <w:hyperlink r:id="rId16">
              <w:r w:rsidRPr="00124CB6">
                <w:rPr>
                  <w:rStyle w:val="Hyperlink"/>
                  <w:rFonts w:ascii="Arial" w:eastAsia="Arial" w:hAnsi="Arial" w:cs="Arial"/>
                  <w:spacing w:val="1"/>
                  <w:sz w:val="24"/>
                  <w:szCs w:val="24"/>
                  <w:u w:color="0462C1"/>
                </w:rPr>
                <w:t>SK/VII/2023</w:t>
              </w:r>
            </w:hyperlink>
          </w:p>
        </w:tc>
        <w:tc>
          <w:tcPr>
            <w:tcW w:w="3777" w:type="dxa"/>
            <w:tcBorders>
              <w:top w:val="single" w:sz="5" w:space="0" w:color="000000"/>
              <w:left w:val="single" w:sz="5" w:space="0" w:color="000000"/>
              <w:bottom w:val="single" w:sz="5" w:space="0" w:color="000000"/>
              <w:right w:val="single" w:sz="5" w:space="0" w:color="000000"/>
            </w:tcBorders>
          </w:tcPr>
          <w:p w14:paraId="40621ECB"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menerapkan sis</w:t>
            </w:r>
            <w:r>
              <w:rPr>
                <w:rFonts w:ascii="Arial" w:eastAsia="Arial" w:hAnsi="Arial" w:cs="Arial"/>
                <w:spacing w:val="-1"/>
                <w:sz w:val="24"/>
                <w:szCs w:val="24"/>
              </w:rPr>
              <w:t>t</w:t>
            </w:r>
            <w:r w:rsidRPr="00124CB6">
              <w:rPr>
                <w:rFonts w:ascii="Arial" w:eastAsia="Arial" w:hAnsi="Arial" w:cs="Arial"/>
                <w:spacing w:val="-1"/>
                <w:sz w:val="24"/>
                <w:szCs w:val="24"/>
              </w:rPr>
              <w:t>em</w:t>
            </w:r>
          </w:p>
          <w:p w14:paraId="0F4428BE"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in</w:t>
            </w:r>
            <w:r>
              <w:rPr>
                <w:rFonts w:ascii="Arial" w:eastAsia="Arial" w:hAnsi="Arial" w:cs="Arial"/>
                <w:spacing w:val="-1"/>
                <w:sz w:val="24"/>
                <w:szCs w:val="24"/>
              </w:rPr>
              <w:t>t</w:t>
            </w:r>
            <w:r w:rsidRPr="00124CB6">
              <w:rPr>
                <w:rFonts w:ascii="Arial" w:eastAsia="Arial" w:hAnsi="Arial" w:cs="Arial"/>
                <w:spacing w:val="-1"/>
                <w:sz w:val="24"/>
                <w:szCs w:val="24"/>
              </w:rPr>
              <w:t>ernal</w:t>
            </w:r>
          </w:p>
          <w:p w14:paraId="44DBB014"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sebagai upaya peningka</w:t>
            </w:r>
            <w:r>
              <w:rPr>
                <w:rFonts w:ascii="Arial" w:eastAsia="Arial" w:hAnsi="Arial" w:cs="Arial"/>
                <w:spacing w:val="-1"/>
                <w:sz w:val="24"/>
                <w:szCs w:val="24"/>
              </w:rPr>
              <w:t>t</w:t>
            </w:r>
            <w:r w:rsidRPr="00124CB6">
              <w:rPr>
                <w:rFonts w:ascii="Arial" w:eastAsia="Arial" w:hAnsi="Arial" w:cs="Arial"/>
                <w:spacing w:val="-1"/>
                <w:sz w:val="24"/>
                <w:szCs w:val="24"/>
              </w:rPr>
              <w:t>an mu</w:t>
            </w:r>
            <w:r>
              <w:rPr>
                <w:rFonts w:ascii="Arial" w:eastAsia="Arial" w:hAnsi="Arial" w:cs="Arial"/>
                <w:spacing w:val="-1"/>
                <w:sz w:val="24"/>
                <w:szCs w:val="24"/>
              </w:rPr>
              <w:t>t</w:t>
            </w:r>
            <w:r w:rsidRPr="00124CB6">
              <w:rPr>
                <w:rFonts w:ascii="Arial" w:eastAsia="Arial" w:hAnsi="Arial" w:cs="Arial"/>
                <w:spacing w:val="-1"/>
                <w:sz w:val="24"/>
                <w:szCs w:val="24"/>
              </w:rPr>
              <w:t>u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secara berkelanju</w:t>
            </w:r>
            <w:r>
              <w:rPr>
                <w:rFonts w:ascii="Arial" w:eastAsia="Arial" w:hAnsi="Arial" w:cs="Arial"/>
                <w:spacing w:val="-1"/>
                <w:sz w:val="24"/>
                <w:szCs w:val="24"/>
              </w:rPr>
              <w:t>t</w:t>
            </w:r>
            <w:r w:rsidRPr="00124CB6">
              <w:rPr>
                <w:rFonts w:ascii="Arial" w:eastAsia="Arial" w:hAnsi="Arial" w:cs="Arial"/>
                <w:spacing w:val="-1"/>
                <w:sz w:val="24"/>
                <w:szCs w:val="24"/>
              </w:rPr>
              <w:t>an sejalan dengan sis</w:t>
            </w:r>
            <w:r>
              <w:rPr>
                <w:rFonts w:ascii="Arial" w:eastAsia="Arial" w:hAnsi="Arial" w:cs="Arial"/>
                <w:spacing w:val="-1"/>
                <w:sz w:val="24"/>
                <w:szCs w:val="24"/>
              </w:rPr>
              <w:t>t</w:t>
            </w:r>
            <w:r w:rsidRPr="00124CB6">
              <w:rPr>
                <w:rFonts w:ascii="Arial" w:eastAsia="Arial" w:hAnsi="Arial" w:cs="Arial"/>
                <w:spacing w:val="-1"/>
                <w:sz w:val="24"/>
                <w:szCs w:val="24"/>
              </w:rPr>
              <w:t>em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pendidikan </w:t>
            </w:r>
            <w:r>
              <w:rPr>
                <w:rFonts w:ascii="Arial" w:eastAsia="Arial" w:hAnsi="Arial" w:cs="Arial"/>
                <w:spacing w:val="-1"/>
                <w:sz w:val="24"/>
                <w:szCs w:val="24"/>
              </w:rPr>
              <w:t>t</w:t>
            </w:r>
            <w:r w:rsidRPr="00124CB6">
              <w:rPr>
                <w:rFonts w:ascii="Arial" w:eastAsia="Arial" w:hAnsi="Arial" w:cs="Arial"/>
                <w:spacing w:val="-1"/>
                <w:sz w:val="24"/>
                <w:szCs w:val="24"/>
              </w:rPr>
              <w:t>inggi nasional.</w:t>
            </w:r>
          </w:p>
        </w:tc>
      </w:tr>
      <w:tr w:rsidR="00124CB6" w14:paraId="5EE3EE40" w14:textId="77777777" w:rsidTr="00124CB6">
        <w:trPr>
          <w:trHeight w:val="8769"/>
        </w:trPr>
        <w:tc>
          <w:tcPr>
            <w:tcW w:w="560" w:type="dxa"/>
            <w:tcBorders>
              <w:top w:val="single" w:sz="5" w:space="0" w:color="000000"/>
              <w:left w:val="single" w:sz="5" w:space="0" w:color="000000"/>
              <w:right w:val="single" w:sz="5" w:space="0" w:color="000000"/>
            </w:tcBorders>
          </w:tcPr>
          <w:p w14:paraId="5BDD5DD3" w14:textId="77777777"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right w:val="single" w:sz="5" w:space="0" w:color="000000"/>
            </w:tcBorders>
          </w:tcPr>
          <w:p w14:paraId="56654623"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w:t>
            </w:r>
            <w:r w:rsidRPr="00124CB6">
              <w:rPr>
                <w:rFonts w:ascii="Arial" w:eastAsia="Arial" w:hAnsi="Arial" w:cs="Arial"/>
                <w:sz w:val="24"/>
                <w:szCs w:val="24"/>
              </w:rPr>
              <w:t>u</w:t>
            </w:r>
            <w:r>
              <w:rPr>
                <w:rFonts w:ascii="Arial" w:eastAsia="Arial" w:hAnsi="Arial" w:cs="Arial"/>
                <w:sz w:val="24"/>
                <w:szCs w:val="24"/>
              </w:rPr>
              <w:t>r</w:t>
            </w:r>
            <w:r w:rsidRPr="00124CB6">
              <w:rPr>
                <w:rFonts w:ascii="Arial" w:eastAsia="Arial" w:hAnsi="Arial" w:cs="Arial"/>
                <w:sz w:val="24"/>
                <w:szCs w:val="24"/>
              </w:rPr>
              <w:t>a</w:t>
            </w:r>
            <w:r>
              <w:rPr>
                <w:rFonts w:ascii="Arial" w:eastAsia="Arial" w:hAnsi="Arial" w:cs="Arial"/>
                <w:sz w:val="24"/>
                <w:szCs w:val="24"/>
              </w:rPr>
              <w:t>t</w:t>
            </w:r>
            <w:r w:rsidRPr="00124CB6">
              <w:rPr>
                <w:rFonts w:ascii="Arial" w:eastAsia="Arial" w:hAnsi="Arial" w:cs="Arial"/>
                <w:sz w:val="24"/>
                <w:szCs w:val="24"/>
              </w:rPr>
              <w:t xml:space="preserve"> </w:t>
            </w:r>
            <w:r>
              <w:rPr>
                <w:rFonts w:ascii="Arial" w:eastAsia="Arial" w:hAnsi="Arial" w:cs="Arial"/>
                <w:sz w:val="24"/>
                <w:szCs w:val="24"/>
              </w:rPr>
              <w:t>K</w:t>
            </w:r>
            <w:r w:rsidRPr="00124CB6">
              <w:rPr>
                <w:rFonts w:ascii="Arial" w:eastAsia="Arial" w:hAnsi="Arial" w:cs="Arial"/>
                <w:sz w:val="24"/>
                <w:szCs w:val="24"/>
              </w:rPr>
              <w:t>eputu</w:t>
            </w:r>
            <w:r>
              <w:rPr>
                <w:rFonts w:ascii="Arial" w:eastAsia="Arial" w:hAnsi="Arial" w:cs="Arial"/>
                <w:sz w:val="24"/>
                <w:szCs w:val="24"/>
              </w:rPr>
              <w:t>s</w:t>
            </w:r>
            <w:r w:rsidRPr="00124CB6">
              <w:rPr>
                <w:rFonts w:ascii="Arial" w:eastAsia="Arial" w:hAnsi="Arial" w:cs="Arial"/>
                <w:sz w:val="24"/>
                <w:szCs w:val="24"/>
              </w:rPr>
              <w:t>a</w:t>
            </w:r>
            <w:r>
              <w:rPr>
                <w:rFonts w:ascii="Arial" w:eastAsia="Arial" w:hAnsi="Arial" w:cs="Arial"/>
                <w:sz w:val="24"/>
                <w:szCs w:val="24"/>
              </w:rPr>
              <w:t>n</w:t>
            </w:r>
          </w:p>
          <w:p w14:paraId="0640886E" w14:textId="77777777" w:rsidR="00124CB6" w:rsidRDefault="00124CB6" w:rsidP="00124CB6">
            <w:pPr>
              <w:spacing w:line="260" w:lineRule="exact"/>
              <w:ind w:left="99"/>
              <w:rPr>
                <w:rFonts w:ascii="Arial" w:eastAsia="Arial" w:hAnsi="Arial" w:cs="Arial"/>
                <w:sz w:val="24"/>
                <w:szCs w:val="24"/>
              </w:rPr>
            </w:pPr>
            <w:r w:rsidRPr="00124CB6">
              <w:rPr>
                <w:rFonts w:ascii="Arial" w:eastAsia="Arial" w:hAnsi="Arial" w:cs="Arial"/>
                <w:sz w:val="24"/>
                <w:szCs w:val="24"/>
              </w:rPr>
              <w:t>Re</w:t>
            </w:r>
            <w:r>
              <w:rPr>
                <w:rFonts w:ascii="Arial" w:eastAsia="Arial" w:hAnsi="Arial" w:cs="Arial"/>
                <w:sz w:val="24"/>
                <w:szCs w:val="24"/>
              </w:rPr>
              <w:t>k</w:t>
            </w:r>
            <w:r w:rsidRPr="00124CB6">
              <w:rPr>
                <w:rFonts w:ascii="Arial" w:eastAsia="Arial" w:hAnsi="Arial" w:cs="Arial"/>
                <w:sz w:val="24"/>
                <w:szCs w:val="24"/>
              </w:rPr>
              <w:t>to</w:t>
            </w:r>
            <w:r>
              <w:rPr>
                <w:rFonts w:ascii="Arial" w:eastAsia="Arial" w:hAnsi="Arial" w:cs="Arial"/>
                <w:sz w:val="24"/>
                <w:szCs w:val="24"/>
              </w:rPr>
              <w:t>r</w:t>
            </w:r>
            <w:r w:rsidRPr="00124CB6">
              <w:rPr>
                <w:rFonts w:ascii="Arial" w:eastAsia="Arial" w:hAnsi="Arial" w:cs="Arial"/>
                <w:sz w:val="24"/>
                <w:szCs w:val="24"/>
              </w:rPr>
              <w:t xml:space="preserve"> tentan</w:t>
            </w:r>
            <w:r>
              <w:rPr>
                <w:rFonts w:ascii="Arial" w:eastAsia="Arial" w:hAnsi="Arial" w:cs="Arial"/>
                <w:sz w:val="24"/>
                <w:szCs w:val="24"/>
              </w:rPr>
              <w:t xml:space="preserve">g </w:t>
            </w:r>
            <w:r w:rsidRPr="00124CB6">
              <w:rPr>
                <w:rFonts w:ascii="Arial" w:eastAsia="Arial" w:hAnsi="Arial" w:cs="Arial"/>
                <w:sz w:val="24"/>
                <w:szCs w:val="24"/>
              </w:rPr>
              <w:t>O</w:t>
            </w:r>
            <w:r>
              <w:rPr>
                <w:rFonts w:ascii="Arial" w:eastAsia="Arial" w:hAnsi="Arial" w:cs="Arial"/>
                <w:sz w:val="24"/>
                <w:szCs w:val="24"/>
              </w:rPr>
              <w:t>r</w:t>
            </w:r>
            <w:r w:rsidRPr="00124CB6">
              <w:rPr>
                <w:rFonts w:ascii="Arial" w:eastAsia="Arial" w:hAnsi="Arial" w:cs="Arial"/>
                <w:sz w:val="24"/>
                <w:szCs w:val="24"/>
              </w:rPr>
              <w:t>gani</w:t>
            </w:r>
            <w:r>
              <w:rPr>
                <w:rFonts w:ascii="Arial" w:eastAsia="Arial" w:hAnsi="Arial" w:cs="Arial"/>
                <w:sz w:val="24"/>
                <w:szCs w:val="24"/>
              </w:rPr>
              <w:t>s</w:t>
            </w:r>
            <w:r w:rsidRPr="00124CB6">
              <w:rPr>
                <w:rFonts w:ascii="Arial" w:eastAsia="Arial" w:hAnsi="Arial" w:cs="Arial"/>
                <w:sz w:val="24"/>
                <w:szCs w:val="24"/>
              </w:rPr>
              <w:t>as</w:t>
            </w:r>
            <w:r>
              <w:rPr>
                <w:rFonts w:ascii="Arial" w:eastAsia="Arial" w:hAnsi="Arial" w:cs="Arial"/>
                <w:sz w:val="24"/>
                <w:szCs w:val="24"/>
              </w:rPr>
              <w:t>i P</w:t>
            </w:r>
            <w:r w:rsidRPr="00124CB6">
              <w:rPr>
                <w:rFonts w:ascii="Arial" w:eastAsia="Arial" w:hAnsi="Arial" w:cs="Arial"/>
                <w:sz w:val="24"/>
                <w:szCs w:val="24"/>
              </w:rPr>
              <w:t>enjamina</w:t>
            </w:r>
            <w:r>
              <w:rPr>
                <w:rFonts w:ascii="Arial" w:eastAsia="Arial" w:hAnsi="Arial" w:cs="Arial"/>
                <w:sz w:val="24"/>
                <w:szCs w:val="24"/>
              </w:rPr>
              <w:t>n M</w:t>
            </w:r>
            <w:r w:rsidRPr="00124CB6">
              <w:rPr>
                <w:rFonts w:ascii="Arial" w:eastAsia="Arial" w:hAnsi="Arial" w:cs="Arial"/>
                <w:sz w:val="24"/>
                <w:szCs w:val="24"/>
              </w:rPr>
              <w:t>ut</w:t>
            </w:r>
            <w:r>
              <w:rPr>
                <w:rFonts w:ascii="Arial" w:eastAsia="Arial" w:hAnsi="Arial" w:cs="Arial"/>
                <w:sz w:val="24"/>
                <w:szCs w:val="24"/>
              </w:rPr>
              <w:t xml:space="preserve">u </w:t>
            </w:r>
            <w:r w:rsidRPr="00124CB6">
              <w:rPr>
                <w:rFonts w:ascii="Arial" w:eastAsia="Arial" w:hAnsi="Arial" w:cs="Arial"/>
                <w:sz w:val="24"/>
                <w:szCs w:val="24"/>
              </w:rPr>
              <w:t>Uni</w:t>
            </w:r>
            <w:r>
              <w:rPr>
                <w:rFonts w:ascii="Arial" w:eastAsia="Arial" w:hAnsi="Arial" w:cs="Arial"/>
                <w:sz w:val="24"/>
                <w:szCs w:val="24"/>
              </w:rPr>
              <w:t>v</w:t>
            </w:r>
            <w:r w:rsidRPr="00124CB6">
              <w:rPr>
                <w:rFonts w:ascii="Arial" w:eastAsia="Arial" w:hAnsi="Arial" w:cs="Arial"/>
                <w:sz w:val="24"/>
                <w:szCs w:val="24"/>
              </w:rPr>
              <w:t>e</w:t>
            </w:r>
            <w:r>
              <w:rPr>
                <w:rFonts w:ascii="Arial" w:eastAsia="Arial" w:hAnsi="Arial" w:cs="Arial"/>
                <w:sz w:val="24"/>
                <w:szCs w:val="24"/>
              </w:rPr>
              <w:t>r</w:t>
            </w:r>
            <w:r w:rsidRPr="00124CB6">
              <w:rPr>
                <w:rFonts w:ascii="Arial" w:eastAsia="Arial" w:hAnsi="Arial" w:cs="Arial"/>
                <w:sz w:val="24"/>
                <w:szCs w:val="24"/>
              </w:rPr>
              <w:t>sita</w:t>
            </w:r>
            <w:r>
              <w:rPr>
                <w:rFonts w:ascii="Arial" w:eastAsia="Arial" w:hAnsi="Arial" w:cs="Arial"/>
                <w:sz w:val="24"/>
                <w:szCs w:val="24"/>
              </w:rPr>
              <w:t>s</w:t>
            </w:r>
            <w:r w:rsidRPr="00124CB6">
              <w:rPr>
                <w:rFonts w:ascii="Arial" w:eastAsia="Arial" w:hAnsi="Arial" w:cs="Arial"/>
                <w:sz w:val="24"/>
                <w:szCs w:val="24"/>
              </w:rPr>
              <w:t xml:space="preserve"> </w:t>
            </w:r>
            <w:r>
              <w:rPr>
                <w:rFonts w:ascii="Arial" w:eastAsia="Arial" w:hAnsi="Arial" w:cs="Arial"/>
                <w:sz w:val="24"/>
                <w:szCs w:val="24"/>
              </w:rPr>
              <w:t xml:space="preserve">Ma </w:t>
            </w:r>
            <w:r w:rsidRPr="00124CB6">
              <w:rPr>
                <w:rFonts w:ascii="Arial" w:eastAsia="Arial" w:hAnsi="Arial" w:cs="Arial"/>
                <w:sz w:val="24"/>
                <w:szCs w:val="24"/>
              </w:rPr>
              <w:t>Chun</w:t>
            </w:r>
            <w:r>
              <w:rPr>
                <w:rFonts w:ascii="Arial" w:eastAsia="Arial" w:hAnsi="Arial" w:cs="Arial"/>
                <w:sz w:val="24"/>
                <w:szCs w:val="24"/>
              </w:rPr>
              <w:t>g</w:t>
            </w:r>
          </w:p>
        </w:tc>
        <w:tc>
          <w:tcPr>
            <w:tcW w:w="2521" w:type="dxa"/>
            <w:tcBorders>
              <w:top w:val="single" w:sz="5" w:space="0" w:color="000000"/>
              <w:left w:val="single" w:sz="5" w:space="0" w:color="000000"/>
              <w:right w:val="single" w:sz="5" w:space="0" w:color="000000"/>
            </w:tcBorders>
          </w:tcPr>
          <w:p w14:paraId="74BEA406"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7">
              <w:r w:rsidRPr="00124CB6">
                <w:rPr>
                  <w:rStyle w:val="Hyperlink"/>
                  <w:rFonts w:ascii="Arial" w:eastAsia="Arial" w:hAnsi="Arial" w:cs="Arial"/>
                  <w:spacing w:val="1"/>
                  <w:sz w:val="24"/>
                  <w:szCs w:val="24"/>
                  <w:u w:color="0462C1"/>
                </w:rPr>
                <w:t>0001/MACHUNG/SK-</w:t>
              </w:r>
            </w:hyperlink>
          </w:p>
          <w:p w14:paraId="50A75FA2"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8">
              <w:r w:rsidRPr="00124CB6">
                <w:rPr>
                  <w:rStyle w:val="Hyperlink"/>
                  <w:rFonts w:ascii="Arial" w:eastAsia="Arial" w:hAnsi="Arial" w:cs="Arial"/>
                  <w:spacing w:val="1"/>
                  <w:sz w:val="24"/>
                  <w:szCs w:val="24"/>
                  <w:u w:color="0462C1"/>
                </w:rPr>
                <w:t>REK/I/2020</w:t>
              </w:r>
            </w:hyperlink>
          </w:p>
        </w:tc>
        <w:tc>
          <w:tcPr>
            <w:tcW w:w="3777" w:type="dxa"/>
            <w:tcBorders>
              <w:top w:val="single" w:sz="5" w:space="0" w:color="000000"/>
              <w:left w:val="single" w:sz="5" w:space="0" w:color="000000"/>
              <w:right w:val="single" w:sz="5" w:space="0" w:color="000000"/>
            </w:tcBorders>
          </w:tcPr>
          <w:p w14:paraId="400CA19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Unit Pelaksana Penjaminan Mu</w:t>
            </w:r>
            <w:r>
              <w:rPr>
                <w:rFonts w:ascii="Arial" w:eastAsia="Arial" w:hAnsi="Arial" w:cs="Arial"/>
                <w:spacing w:val="-1"/>
                <w:sz w:val="24"/>
                <w:szCs w:val="24"/>
              </w:rPr>
              <w:t>t</w:t>
            </w:r>
            <w:r w:rsidRPr="00124CB6">
              <w:rPr>
                <w:rFonts w:ascii="Arial" w:eastAsia="Arial" w:hAnsi="Arial" w:cs="Arial"/>
                <w:spacing w:val="-1"/>
                <w:sz w:val="24"/>
                <w:szCs w:val="24"/>
              </w:rPr>
              <w:t>u</w:t>
            </w:r>
          </w:p>
          <w:p w14:paraId="3FA0129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di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adalah Lembaga</w:t>
            </w:r>
          </w:p>
          <w:p w14:paraId="7AF62AE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(LPM).</w:t>
            </w:r>
          </w:p>
          <w:p w14:paraId="50D8F061" w14:textId="77777777" w:rsidR="00124CB6" w:rsidRPr="00124CB6" w:rsidRDefault="00124CB6" w:rsidP="00124CB6">
            <w:pPr>
              <w:spacing w:line="260" w:lineRule="exact"/>
              <w:ind w:left="104"/>
              <w:rPr>
                <w:rFonts w:ascii="Arial" w:eastAsia="Arial" w:hAnsi="Arial" w:cs="Arial"/>
                <w:spacing w:val="-1"/>
                <w:sz w:val="24"/>
                <w:szCs w:val="24"/>
              </w:rPr>
            </w:pPr>
          </w:p>
          <w:p w14:paraId="2D8A9ADF" w14:textId="77777777" w:rsidR="00124CB6" w:rsidRPr="00124CB6" w:rsidRDefault="00124CB6" w:rsidP="00124CB6">
            <w:pPr>
              <w:spacing w:line="260" w:lineRule="exact"/>
              <w:ind w:left="104"/>
              <w:rPr>
                <w:rFonts w:ascii="Arial" w:eastAsia="Arial" w:hAnsi="Arial" w:cs="Arial"/>
                <w:spacing w:val="-1"/>
                <w:sz w:val="24"/>
                <w:szCs w:val="24"/>
              </w:rPr>
            </w:pPr>
          </w:p>
          <w:p w14:paraId="39642A7D"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Sebagai in</w:t>
            </w:r>
            <w:r>
              <w:rPr>
                <w:rFonts w:ascii="Arial" w:eastAsia="Arial" w:hAnsi="Arial" w:cs="Arial"/>
                <w:spacing w:val="-1"/>
                <w:sz w:val="24"/>
                <w:szCs w:val="24"/>
              </w:rPr>
              <w:t>f</w:t>
            </w:r>
            <w:r w:rsidRPr="00124CB6">
              <w:rPr>
                <w:rFonts w:ascii="Arial" w:eastAsia="Arial" w:hAnsi="Arial" w:cs="Arial"/>
                <w:spacing w:val="-1"/>
                <w:sz w:val="24"/>
                <w:szCs w:val="24"/>
              </w:rPr>
              <w:t>ormasi, sejak</w:t>
            </w:r>
            <w:r>
              <w:rPr>
                <w:rFonts w:ascii="Arial" w:eastAsia="Arial" w:hAnsi="Arial" w:cs="Arial"/>
                <w:spacing w:val="-1"/>
                <w:sz w:val="24"/>
                <w:szCs w:val="24"/>
              </w:rPr>
              <w:t xml:space="preserve"> </w:t>
            </w:r>
            <w:r w:rsidRPr="00124CB6">
              <w:rPr>
                <w:rFonts w:ascii="Arial" w:eastAsia="Arial" w:hAnsi="Arial" w:cs="Arial"/>
                <w:spacing w:val="-1"/>
                <w:sz w:val="24"/>
                <w:szCs w:val="24"/>
              </w:rPr>
              <w:t>masa bak</w:t>
            </w:r>
            <w:r>
              <w:rPr>
                <w:rFonts w:ascii="Arial" w:eastAsia="Arial" w:hAnsi="Arial" w:cs="Arial"/>
                <w:spacing w:val="-1"/>
                <w:sz w:val="24"/>
                <w:szCs w:val="24"/>
              </w:rPr>
              <w:t>t</w:t>
            </w:r>
            <w:r w:rsidRPr="00124CB6">
              <w:rPr>
                <w:rFonts w:ascii="Arial" w:eastAsia="Arial" w:hAnsi="Arial" w:cs="Arial"/>
                <w:spacing w:val="-1"/>
                <w:sz w:val="24"/>
                <w:szCs w:val="24"/>
              </w:rPr>
              <w:t>i Rek</w:t>
            </w:r>
            <w:r>
              <w:rPr>
                <w:rFonts w:ascii="Arial" w:eastAsia="Arial" w:hAnsi="Arial" w:cs="Arial"/>
                <w:spacing w:val="-1"/>
                <w:sz w:val="24"/>
                <w:szCs w:val="24"/>
              </w:rPr>
              <w:t>t</w:t>
            </w:r>
            <w:r w:rsidRPr="00124CB6">
              <w:rPr>
                <w:rFonts w:ascii="Arial" w:eastAsia="Arial" w:hAnsi="Arial" w:cs="Arial"/>
                <w:spacing w:val="-1"/>
                <w:sz w:val="24"/>
                <w:szCs w:val="24"/>
              </w:rPr>
              <w:t>or periode 2023-2027, nama Lembaga Penjaminan Mu</w:t>
            </w:r>
            <w:r>
              <w:rPr>
                <w:rFonts w:ascii="Arial" w:eastAsia="Arial" w:hAnsi="Arial" w:cs="Arial"/>
                <w:spacing w:val="-1"/>
                <w:sz w:val="24"/>
                <w:szCs w:val="24"/>
              </w:rPr>
              <w:t>t</w:t>
            </w:r>
            <w:r w:rsidRPr="00124CB6">
              <w:rPr>
                <w:rFonts w:ascii="Arial" w:eastAsia="Arial" w:hAnsi="Arial" w:cs="Arial"/>
                <w:spacing w:val="-1"/>
                <w:sz w:val="24"/>
                <w:szCs w:val="24"/>
              </w:rPr>
              <w:t>u (LPM)</w:t>
            </w:r>
            <w:r>
              <w:rPr>
                <w:rFonts w:ascii="Arial" w:eastAsia="Arial" w:hAnsi="Arial" w:cs="Arial"/>
                <w:spacing w:val="-1"/>
                <w:sz w:val="24"/>
                <w:szCs w:val="24"/>
              </w:rPr>
              <w:t xml:space="preserve"> </w:t>
            </w:r>
            <w:r w:rsidRPr="00124CB6">
              <w:rPr>
                <w:rFonts w:ascii="Arial" w:eastAsia="Arial" w:hAnsi="Arial" w:cs="Arial"/>
                <w:spacing w:val="-1"/>
                <w:sz w:val="24"/>
                <w:szCs w:val="24"/>
              </w:rPr>
              <w:t>berubah menjadi Lembaga Penjaminan Mu</w:t>
            </w:r>
            <w:r>
              <w:rPr>
                <w:rFonts w:ascii="Arial" w:eastAsia="Arial" w:hAnsi="Arial" w:cs="Arial"/>
                <w:spacing w:val="-1"/>
                <w:sz w:val="24"/>
                <w:szCs w:val="24"/>
              </w:rPr>
              <w:t>t</w:t>
            </w:r>
            <w:r w:rsidRPr="00124CB6">
              <w:rPr>
                <w:rFonts w:ascii="Arial" w:eastAsia="Arial" w:hAnsi="Arial" w:cs="Arial"/>
                <w:spacing w:val="-1"/>
                <w:sz w:val="24"/>
                <w:szCs w:val="24"/>
              </w:rPr>
              <w:t>u dan Pengawas</w:t>
            </w:r>
            <w:r>
              <w:rPr>
                <w:rFonts w:ascii="Arial" w:eastAsia="Arial" w:hAnsi="Arial" w:cs="Arial"/>
                <w:spacing w:val="-1"/>
                <w:sz w:val="24"/>
                <w:szCs w:val="24"/>
              </w:rPr>
              <w:t xml:space="preserve"> I</w:t>
            </w:r>
            <w:r w:rsidRPr="00124CB6">
              <w:rPr>
                <w:rFonts w:ascii="Arial" w:eastAsia="Arial" w:hAnsi="Arial" w:cs="Arial"/>
                <w:spacing w:val="-1"/>
                <w:sz w:val="24"/>
                <w:szCs w:val="24"/>
              </w:rPr>
              <w:t>n</w:t>
            </w:r>
            <w:r>
              <w:rPr>
                <w:rFonts w:ascii="Arial" w:eastAsia="Arial" w:hAnsi="Arial" w:cs="Arial"/>
                <w:spacing w:val="-1"/>
                <w:sz w:val="24"/>
                <w:szCs w:val="24"/>
              </w:rPr>
              <w:t>t</w:t>
            </w:r>
            <w:r w:rsidRPr="00124CB6">
              <w:rPr>
                <w:rFonts w:ascii="Arial" w:eastAsia="Arial" w:hAnsi="Arial" w:cs="Arial"/>
                <w:spacing w:val="-1"/>
                <w:sz w:val="24"/>
                <w:szCs w:val="24"/>
              </w:rPr>
              <w:t>ernal (LPMP</w:t>
            </w:r>
            <w:r>
              <w:rPr>
                <w:rFonts w:ascii="Arial" w:eastAsia="Arial" w:hAnsi="Arial" w:cs="Arial"/>
                <w:spacing w:val="-1"/>
                <w:sz w:val="24"/>
                <w:szCs w:val="24"/>
              </w:rPr>
              <w:t>I</w:t>
            </w:r>
            <w:r w:rsidRPr="00124CB6">
              <w:rPr>
                <w:rFonts w:ascii="Arial" w:eastAsia="Arial" w:hAnsi="Arial" w:cs="Arial"/>
                <w:spacing w:val="-1"/>
                <w:sz w:val="24"/>
                <w:szCs w:val="24"/>
              </w:rPr>
              <w:t>). Dengan demikian, demi konsis</w:t>
            </w:r>
            <w:r>
              <w:rPr>
                <w:rFonts w:ascii="Arial" w:eastAsia="Arial" w:hAnsi="Arial" w:cs="Arial"/>
                <w:spacing w:val="-1"/>
                <w:sz w:val="24"/>
                <w:szCs w:val="24"/>
              </w:rPr>
              <w:t>t</w:t>
            </w:r>
            <w:r w:rsidRPr="00124CB6">
              <w:rPr>
                <w:rFonts w:ascii="Arial" w:eastAsia="Arial" w:hAnsi="Arial" w:cs="Arial"/>
                <w:spacing w:val="-1"/>
                <w:sz w:val="24"/>
                <w:szCs w:val="24"/>
              </w:rPr>
              <w:t>ensi penyebu</w:t>
            </w:r>
            <w:r>
              <w:rPr>
                <w:rFonts w:ascii="Arial" w:eastAsia="Arial" w:hAnsi="Arial" w:cs="Arial"/>
                <w:spacing w:val="-1"/>
                <w:sz w:val="24"/>
                <w:szCs w:val="24"/>
              </w:rPr>
              <w:t>t</w:t>
            </w:r>
            <w:r w:rsidRPr="00124CB6">
              <w:rPr>
                <w:rFonts w:ascii="Arial" w:eastAsia="Arial" w:hAnsi="Arial" w:cs="Arial"/>
                <w:spacing w:val="-1"/>
                <w:sz w:val="24"/>
                <w:szCs w:val="24"/>
              </w:rPr>
              <w:t>an lembaga, selanju</w:t>
            </w:r>
            <w:r>
              <w:rPr>
                <w:rFonts w:ascii="Arial" w:eastAsia="Arial" w:hAnsi="Arial" w:cs="Arial"/>
                <w:spacing w:val="-1"/>
                <w:sz w:val="24"/>
                <w:szCs w:val="24"/>
              </w:rPr>
              <w:t>t</w:t>
            </w:r>
            <w:r w:rsidRPr="00124CB6">
              <w:rPr>
                <w:rFonts w:ascii="Arial" w:eastAsia="Arial" w:hAnsi="Arial" w:cs="Arial"/>
                <w:spacing w:val="-1"/>
                <w:sz w:val="24"/>
                <w:szCs w:val="24"/>
              </w:rPr>
              <w:t>nya LPM</w:t>
            </w:r>
            <w:r>
              <w:rPr>
                <w:rFonts w:ascii="Arial" w:eastAsia="Arial" w:hAnsi="Arial" w:cs="Arial"/>
                <w:spacing w:val="-1"/>
                <w:sz w:val="24"/>
                <w:szCs w:val="24"/>
              </w:rPr>
              <w:t xml:space="preserve"> </w:t>
            </w:r>
            <w:r w:rsidRPr="00124CB6">
              <w:rPr>
                <w:rFonts w:ascii="Arial" w:eastAsia="Arial" w:hAnsi="Arial" w:cs="Arial"/>
                <w:spacing w:val="-1"/>
                <w:sz w:val="24"/>
                <w:szCs w:val="24"/>
              </w:rPr>
              <w:t>akan disebut dengan singka</w:t>
            </w:r>
            <w:r>
              <w:rPr>
                <w:rFonts w:ascii="Arial" w:eastAsia="Arial" w:hAnsi="Arial" w:cs="Arial"/>
                <w:spacing w:val="-1"/>
                <w:sz w:val="24"/>
                <w:szCs w:val="24"/>
              </w:rPr>
              <w:t>t</w:t>
            </w:r>
            <w:r w:rsidRPr="00124CB6">
              <w:rPr>
                <w:rFonts w:ascii="Arial" w:eastAsia="Arial" w:hAnsi="Arial" w:cs="Arial"/>
                <w:spacing w:val="-1"/>
                <w:sz w:val="24"/>
                <w:szCs w:val="24"/>
              </w:rPr>
              <w:t>an LPMP</w:t>
            </w:r>
            <w:r>
              <w:rPr>
                <w:rFonts w:ascii="Arial" w:eastAsia="Arial" w:hAnsi="Arial" w:cs="Arial"/>
                <w:spacing w:val="-1"/>
                <w:sz w:val="24"/>
                <w:szCs w:val="24"/>
              </w:rPr>
              <w:t>I</w:t>
            </w:r>
            <w:r w:rsidRPr="00124CB6">
              <w:rPr>
                <w:rFonts w:ascii="Arial" w:eastAsia="Arial" w:hAnsi="Arial" w:cs="Arial"/>
                <w:spacing w:val="-1"/>
                <w:sz w:val="24"/>
                <w:szCs w:val="24"/>
              </w:rPr>
              <w:t>.</w:t>
            </w:r>
          </w:p>
          <w:p w14:paraId="52BED035" w14:textId="77777777" w:rsidR="00124CB6" w:rsidRPr="00124CB6" w:rsidRDefault="00124CB6" w:rsidP="00124CB6">
            <w:pPr>
              <w:spacing w:line="260" w:lineRule="exact"/>
              <w:ind w:left="104"/>
              <w:rPr>
                <w:rFonts w:ascii="Arial" w:eastAsia="Arial" w:hAnsi="Arial" w:cs="Arial"/>
                <w:spacing w:val="-1"/>
                <w:sz w:val="24"/>
                <w:szCs w:val="24"/>
              </w:rPr>
            </w:pPr>
          </w:p>
          <w:p w14:paraId="7D465013" w14:textId="77777777" w:rsidR="00124CB6" w:rsidRPr="00124CB6" w:rsidRDefault="00124CB6" w:rsidP="00124CB6">
            <w:pPr>
              <w:spacing w:line="260" w:lineRule="exact"/>
              <w:ind w:left="104"/>
              <w:rPr>
                <w:rFonts w:ascii="Arial" w:eastAsia="Arial" w:hAnsi="Arial" w:cs="Arial"/>
                <w:spacing w:val="-1"/>
                <w:sz w:val="24"/>
                <w:szCs w:val="24"/>
              </w:rPr>
            </w:pPr>
          </w:p>
          <w:p w14:paraId="0D7AEC68"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Lembaga Penjaminan Mu</w:t>
            </w:r>
            <w:r>
              <w:rPr>
                <w:rFonts w:ascii="Arial" w:eastAsia="Arial" w:hAnsi="Arial" w:cs="Arial"/>
                <w:spacing w:val="-1"/>
                <w:sz w:val="24"/>
                <w:szCs w:val="24"/>
              </w:rPr>
              <w:t>t</w:t>
            </w:r>
            <w:r w:rsidRPr="00124CB6">
              <w:rPr>
                <w:rFonts w:ascii="Arial" w:eastAsia="Arial" w:hAnsi="Arial" w:cs="Arial"/>
                <w:spacing w:val="-1"/>
                <w:sz w:val="24"/>
                <w:szCs w:val="24"/>
              </w:rPr>
              <w:t>u adalah unsur</w:t>
            </w:r>
            <w:r>
              <w:rPr>
                <w:rFonts w:ascii="Arial" w:eastAsia="Arial" w:hAnsi="Arial" w:cs="Arial"/>
                <w:spacing w:val="-1"/>
                <w:sz w:val="24"/>
                <w:szCs w:val="24"/>
              </w:rPr>
              <w:t xml:space="preserve"> </w:t>
            </w:r>
            <w:r w:rsidRPr="00124CB6">
              <w:rPr>
                <w:rFonts w:ascii="Arial" w:eastAsia="Arial" w:hAnsi="Arial" w:cs="Arial"/>
                <w:spacing w:val="-1"/>
                <w:sz w:val="24"/>
                <w:szCs w:val="24"/>
              </w:rPr>
              <w:t>pelaksana yang ber</w:t>
            </w:r>
            <w:r>
              <w:rPr>
                <w:rFonts w:ascii="Arial" w:eastAsia="Arial" w:hAnsi="Arial" w:cs="Arial"/>
                <w:spacing w:val="-1"/>
                <w:sz w:val="24"/>
                <w:szCs w:val="24"/>
              </w:rPr>
              <w:t>t</w:t>
            </w:r>
            <w:r w:rsidRPr="00124CB6">
              <w:rPr>
                <w:rFonts w:ascii="Arial" w:eastAsia="Arial" w:hAnsi="Arial" w:cs="Arial"/>
                <w:spacing w:val="-1"/>
                <w:sz w:val="24"/>
                <w:szCs w:val="24"/>
              </w:rPr>
              <w:t>anggung jawab dalam menyusun, memelihara dan</w:t>
            </w:r>
          </w:p>
          <w:p w14:paraId="3FCBFCDE"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mengembangkan sis</w:t>
            </w:r>
            <w:r>
              <w:rPr>
                <w:rFonts w:ascii="Arial" w:eastAsia="Arial" w:hAnsi="Arial" w:cs="Arial"/>
                <w:spacing w:val="-1"/>
                <w:sz w:val="24"/>
                <w:szCs w:val="24"/>
              </w:rPr>
              <w:t>t</w:t>
            </w:r>
            <w:r w:rsidRPr="00124CB6">
              <w:rPr>
                <w:rFonts w:ascii="Arial" w:eastAsia="Arial" w:hAnsi="Arial" w:cs="Arial"/>
                <w:spacing w:val="-1"/>
                <w:sz w:val="24"/>
                <w:szCs w:val="24"/>
              </w:rPr>
              <w:t>em</w:t>
            </w:r>
          </w:p>
          <w:p w14:paraId="0FB09523"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bidang akademik</w:t>
            </w:r>
            <w:r>
              <w:rPr>
                <w:rFonts w:ascii="Arial" w:eastAsia="Arial" w:hAnsi="Arial" w:cs="Arial"/>
                <w:spacing w:val="-1"/>
                <w:sz w:val="24"/>
                <w:szCs w:val="24"/>
              </w:rPr>
              <w:t xml:space="preserve"> </w:t>
            </w:r>
            <w:r w:rsidRPr="00124CB6">
              <w:rPr>
                <w:rFonts w:ascii="Arial" w:eastAsia="Arial" w:hAnsi="Arial" w:cs="Arial"/>
                <w:spacing w:val="-1"/>
                <w:sz w:val="24"/>
                <w:szCs w:val="24"/>
              </w:rPr>
              <w:t>dan non akademik, pengawasan in</w:t>
            </w:r>
            <w:r>
              <w:rPr>
                <w:rFonts w:ascii="Arial" w:eastAsia="Arial" w:hAnsi="Arial" w:cs="Arial"/>
                <w:spacing w:val="-1"/>
                <w:sz w:val="24"/>
                <w:szCs w:val="24"/>
              </w:rPr>
              <w:t>t</w:t>
            </w:r>
            <w:r w:rsidRPr="00124CB6">
              <w:rPr>
                <w:rFonts w:ascii="Arial" w:eastAsia="Arial" w:hAnsi="Arial" w:cs="Arial"/>
                <w:spacing w:val="-1"/>
                <w:sz w:val="24"/>
                <w:szCs w:val="24"/>
              </w:rPr>
              <w:t>ernal ser</w:t>
            </w:r>
            <w:r>
              <w:rPr>
                <w:rFonts w:ascii="Arial" w:eastAsia="Arial" w:hAnsi="Arial" w:cs="Arial"/>
                <w:spacing w:val="-1"/>
                <w:sz w:val="24"/>
                <w:szCs w:val="24"/>
              </w:rPr>
              <w:t>t</w:t>
            </w:r>
            <w:r w:rsidRPr="00124CB6">
              <w:rPr>
                <w:rFonts w:ascii="Arial" w:eastAsia="Arial" w:hAnsi="Arial" w:cs="Arial"/>
                <w:spacing w:val="-1"/>
                <w:sz w:val="24"/>
                <w:szCs w:val="24"/>
              </w:rPr>
              <w:t>a pengelolaan proses akredi</w:t>
            </w:r>
            <w:r>
              <w:rPr>
                <w:rFonts w:ascii="Arial" w:eastAsia="Arial" w:hAnsi="Arial" w:cs="Arial"/>
                <w:spacing w:val="-1"/>
                <w:sz w:val="24"/>
                <w:szCs w:val="24"/>
              </w:rPr>
              <w:t>t</w:t>
            </w:r>
            <w:r w:rsidRPr="00124CB6">
              <w:rPr>
                <w:rFonts w:ascii="Arial" w:eastAsia="Arial" w:hAnsi="Arial" w:cs="Arial"/>
                <w:spacing w:val="-1"/>
                <w:sz w:val="24"/>
                <w:szCs w:val="24"/>
              </w:rPr>
              <w:t>asi dan re-akredi</w:t>
            </w:r>
            <w:r>
              <w:rPr>
                <w:rFonts w:ascii="Arial" w:eastAsia="Arial" w:hAnsi="Arial" w:cs="Arial"/>
                <w:spacing w:val="-1"/>
                <w:sz w:val="24"/>
                <w:szCs w:val="24"/>
              </w:rPr>
              <w:t>t</w:t>
            </w:r>
            <w:r w:rsidRPr="00124CB6">
              <w:rPr>
                <w:rFonts w:ascii="Arial" w:eastAsia="Arial" w:hAnsi="Arial" w:cs="Arial"/>
                <w:spacing w:val="-1"/>
                <w:sz w:val="24"/>
                <w:szCs w:val="24"/>
              </w:rPr>
              <w:t>asi ins</w:t>
            </w:r>
            <w:r>
              <w:rPr>
                <w:rFonts w:ascii="Arial" w:eastAsia="Arial" w:hAnsi="Arial" w:cs="Arial"/>
                <w:spacing w:val="-1"/>
                <w:sz w:val="24"/>
                <w:szCs w:val="24"/>
              </w:rPr>
              <w:t>t</w:t>
            </w:r>
            <w:r w:rsidRPr="00124CB6">
              <w:rPr>
                <w:rFonts w:ascii="Arial" w:eastAsia="Arial" w:hAnsi="Arial" w:cs="Arial"/>
                <w:spacing w:val="-1"/>
                <w:sz w:val="24"/>
                <w:szCs w:val="24"/>
              </w:rPr>
              <w:t>i</w:t>
            </w:r>
            <w:r>
              <w:rPr>
                <w:rFonts w:ascii="Arial" w:eastAsia="Arial" w:hAnsi="Arial" w:cs="Arial"/>
                <w:spacing w:val="-1"/>
                <w:sz w:val="24"/>
                <w:szCs w:val="24"/>
              </w:rPr>
              <w:t>t</w:t>
            </w:r>
            <w:r w:rsidRPr="00124CB6">
              <w:rPr>
                <w:rFonts w:ascii="Arial" w:eastAsia="Arial" w:hAnsi="Arial" w:cs="Arial"/>
                <w:spacing w:val="-1"/>
                <w:sz w:val="24"/>
                <w:szCs w:val="24"/>
              </w:rPr>
              <w:t>usi dan program</w:t>
            </w:r>
            <w:r>
              <w:rPr>
                <w:rFonts w:ascii="Arial" w:eastAsia="Arial" w:hAnsi="Arial" w:cs="Arial"/>
                <w:spacing w:val="-1"/>
                <w:sz w:val="24"/>
                <w:szCs w:val="24"/>
              </w:rPr>
              <w:t xml:space="preserve"> </w:t>
            </w:r>
            <w:r w:rsidRPr="00124CB6">
              <w:rPr>
                <w:rFonts w:ascii="Arial" w:eastAsia="Arial" w:hAnsi="Arial" w:cs="Arial"/>
                <w:spacing w:val="-1"/>
                <w:sz w:val="24"/>
                <w:szCs w:val="24"/>
              </w:rPr>
              <w:t>s</w:t>
            </w:r>
            <w:r>
              <w:rPr>
                <w:rFonts w:ascii="Arial" w:eastAsia="Arial" w:hAnsi="Arial" w:cs="Arial"/>
                <w:spacing w:val="-1"/>
                <w:sz w:val="24"/>
                <w:szCs w:val="24"/>
              </w:rPr>
              <w:t>t</w:t>
            </w:r>
            <w:r w:rsidRPr="00124CB6">
              <w:rPr>
                <w:rFonts w:ascii="Arial" w:eastAsia="Arial" w:hAnsi="Arial" w:cs="Arial"/>
                <w:spacing w:val="-1"/>
                <w:sz w:val="24"/>
                <w:szCs w:val="24"/>
              </w:rPr>
              <w:t>udi di Universi</w:t>
            </w:r>
            <w:r>
              <w:rPr>
                <w:rFonts w:ascii="Arial" w:eastAsia="Arial" w:hAnsi="Arial" w:cs="Arial"/>
                <w:spacing w:val="-1"/>
                <w:sz w:val="24"/>
                <w:szCs w:val="24"/>
              </w:rPr>
              <w:t>t</w:t>
            </w:r>
            <w:r w:rsidRPr="00124CB6">
              <w:rPr>
                <w:rFonts w:ascii="Arial" w:eastAsia="Arial" w:hAnsi="Arial" w:cs="Arial"/>
                <w:spacing w:val="-1"/>
                <w:sz w:val="24"/>
                <w:szCs w:val="24"/>
              </w:rPr>
              <w:t>as un</w:t>
            </w:r>
            <w:r>
              <w:rPr>
                <w:rFonts w:ascii="Arial" w:eastAsia="Arial" w:hAnsi="Arial" w:cs="Arial"/>
                <w:spacing w:val="-1"/>
                <w:sz w:val="24"/>
                <w:szCs w:val="24"/>
              </w:rPr>
              <w:t>t</w:t>
            </w:r>
            <w:r w:rsidRPr="00124CB6">
              <w:rPr>
                <w:rFonts w:ascii="Arial" w:eastAsia="Arial" w:hAnsi="Arial" w:cs="Arial"/>
                <w:spacing w:val="-1"/>
                <w:sz w:val="24"/>
                <w:szCs w:val="24"/>
              </w:rPr>
              <w:t>uk</w:t>
            </w:r>
            <w:r>
              <w:rPr>
                <w:rFonts w:ascii="Arial" w:eastAsia="Arial" w:hAnsi="Arial" w:cs="Arial"/>
                <w:spacing w:val="-1"/>
                <w:sz w:val="24"/>
                <w:szCs w:val="24"/>
              </w:rPr>
              <w:t xml:space="preserve"> </w:t>
            </w:r>
            <w:r w:rsidRPr="00124CB6">
              <w:rPr>
                <w:rFonts w:ascii="Arial" w:eastAsia="Arial" w:hAnsi="Arial" w:cs="Arial"/>
                <w:spacing w:val="-1"/>
                <w:sz w:val="24"/>
                <w:szCs w:val="24"/>
              </w:rPr>
              <w:t xml:space="preserve">menjamin </w:t>
            </w:r>
            <w:r>
              <w:rPr>
                <w:rFonts w:ascii="Arial" w:eastAsia="Arial" w:hAnsi="Arial" w:cs="Arial"/>
                <w:spacing w:val="-1"/>
                <w:sz w:val="24"/>
                <w:szCs w:val="24"/>
              </w:rPr>
              <w:t>t</w:t>
            </w:r>
            <w:r w:rsidRPr="00124CB6">
              <w:rPr>
                <w:rFonts w:ascii="Arial" w:eastAsia="Arial" w:hAnsi="Arial" w:cs="Arial"/>
                <w:spacing w:val="-1"/>
                <w:sz w:val="24"/>
                <w:szCs w:val="24"/>
              </w:rPr>
              <w:t>ercip</w:t>
            </w:r>
            <w:r>
              <w:rPr>
                <w:rFonts w:ascii="Arial" w:eastAsia="Arial" w:hAnsi="Arial" w:cs="Arial"/>
                <w:spacing w:val="-1"/>
                <w:sz w:val="24"/>
                <w:szCs w:val="24"/>
              </w:rPr>
              <w:t>t</w:t>
            </w:r>
            <w:r w:rsidRPr="00124CB6">
              <w:rPr>
                <w:rFonts w:ascii="Arial" w:eastAsia="Arial" w:hAnsi="Arial" w:cs="Arial"/>
                <w:spacing w:val="-1"/>
                <w:sz w:val="24"/>
                <w:szCs w:val="24"/>
              </w:rPr>
              <w:t>anya budaya penjaminan mu</w:t>
            </w:r>
            <w:r>
              <w:rPr>
                <w:rFonts w:ascii="Arial" w:eastAsia="Arial" w:hAnsi="Arial" w:cs="Arial"/>
                <w:spacing w:val="-1"/>
                <w:sz w:val="24"/>
                <w:szCs w:val="24"/>
              </w:rPr>
              <w:t>t</w:t>
            </w:r>
            <w:r w:rsidRPr="00124CB6">
              <w:rPr>
                <w:rFonts w:ascii="Arial" w:eastAsia="Arial" w:hAnsi="Arial" w:cs="Arial"/>
                <w:spacing w:val="-1"/>
                <w:sz w:val="24"/>
                <w:szCs w:val="24"/>
              </w:rPr>
              <w:t>u yang</w:t>
            </w:r>
          </w:p>
          <w:p w14:paraId="045613F2"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mendukung </w:t>
            </w:r>
            <w:r>
              <w:rPr>
                <w:rFonts w:ascii="Arial" w:eastAsia="Arial" w:hAnsi="Arial" w:cs="Arial"/>
                <w:spacing w:val="-1"/>
                <w:sz w:val="24"/>
                <w:szCs w:val="24"/>
              </w:rPr>
              <w:t>t</w:t>
            </w:r>
            <w:r w:rsidRPr="00124CB6">
              <w:rPr>
                <w:rFonts w:ascii="Arial" w:eastAsia="Arial" w:hAnsi="Arial" w:cs="Arial"/>
                <w:spacing w:val="-1"/>
                <w:sz w:val="24"/>
                <w:szCs w:val="24"/>
              </w:rPr>
              <w:t>ercapainya visi, misi</w:t>
            </w:r>
          </w:p>
          <w:p w14:paraId="7547CF2D"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dan sasaran Universi</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secara e</w:t>
            </w:r>
            <w:r>
              <w:rPr>
                <w:rFonts w:ascii="Arial" w:eastAsia="Arial" w:hAnsi="Arial" w:cs="Arial"/>
                <w:spacing w:val="-1"/>
                <w:sz w:val="24"/>
                <w:szCs w:val="24"/>
              </w:rPr>
              <w:t>f</w:t>
            </w:r>
            <w:r w:rsidRPr="00124CB6">
              <w:rPr>
                <w:rFonts w:ascii="Arial" w:eastAsia="Arial" w:hAnsi="Arial" w:cs="Arial"/>
                <w:spacing w:val="-1"/>
                <w:sz w:val="24"/>
                <w:szCs w:val="24"/>
              </w:rPr>
              <w:t>ek</w:t>
            </w:r>
            <w:r>
              <w:rPr>
                <w:rFonts w:ascii="Arial" w:eastAsia="Arial" w:hAnsi="Arial" w:cs="Arial"/>
                <w:spacing w:val="-1"/>
                <w:sz w:val="24"/>
                <w:szCs w:val="24"/>
              </w:rPr>
              <w:t>t</w:t>
            </w:r>
            <w:r w:rsidRPr="00124CB6">
              <w:rPr>
                <w:rFonts w:ascii="Arial" w:eastAsia="Arial" w:hAnsi="Arial" w:cs="Arial"/>
                <w:spacing w:val="-1"/>
                <w:sz w:val="24"/>
                <w:szCs w:val="24"/>
              </w:rPr>
              <w:t>if dan e</w:t>
            </w:r>
            <w:r>
              <w:rPr>
                <w:rFonts w:ascii="Arial" w:eastAsia="Arial" w:hAnsi="Arial" w:cs="Arial"/>
                <w:spacing w:val="-1"/>
                <w:sz w:val="24"/>
                <w:szCs w:val="24"/>
              </w:rPr>
              <w:t>f</w:t>
            </w:r>
            <w:r w:rsidRPr="00124CB6">
              <w:rPr>
                <w:rFonts w:ascii="Arial" w:eastAsia="Arial" w:hAnsi="Arial" w:cs="Arial"/>
                <w:spacing w:val="-1"/>
                <w:sz w:val="24"/>
                <w:szCs w:val="24"/>
              </w:rPr>
              <w:t>isien.</w:t>
            </w:r>
          </w:p>
        </w:tc>
      </w:tr>
      <w:tr w:rsidR="00124CB6" w14:paraId="1751D3EC" w14:textId="77777777" w:rsidTr="00124CB6">
        <w:trPr>
          <w:trHeight w:hRule="exact" w:val="2023"/>
        </w:trPr>
        <w:tc>
          <w:tcPr>
            <w:tcW w:w="560" w:type="dxa"/>
            <w:tcBorders>
              <w:top w:val="single" w:sz="5" w:space="0" w:color="000000"/>
              <w:left w:val="single" w:sz="5" w:space="0" w:color="000000"/>
              <w:bottom w:val="single" w:sz="5" w:space="0" w:color="000000"/>
              <w:right w:val="single" w:sz="5" w:space="0" w:color="000000"/>
            </w:tcBorders>
          </w:tcPr>
          <w:p w14:paraId="693805A8" w14:textId="77777777"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14:paraId="253DFA44"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w:t>
            </w:r>
            <w:r w:rsidRPr="00124CB6">
              <w:rPr>
                <w:rFonts w:ascii="Arial" w:eastAsia="Arial" w:hAnsi="Arial" w:cs="Arial"/>
                <w:sz w:val="24"/>
                <w:szCs w:val="24"/>
              </w:rPr>
              <w:t>u</w:t>
            </w:r>
            <w:r>
              <w:rPr>
                <w:rFonts w:ascii="Arial" w:eastAsia="Arial" w:hAnsi="Arial" w:cs="Arial"/>
                <w:sz w:val="24"/>
                <w:szCs w:val="24"/>
              </w:rPr>
              <w:t>r</w:t>
            </w:r>
            <w:r w:rsidRPr="00124CB6">
              <w:rPr>
                <w:rFonts w:ascii="Arial" w:eastAsia="Arial" w:hAnsi="Arial" w:cs="Arial"/>
                <w:sz w:val="24"/>
                <w:szCs w:val="24"/>
              </w:rPr>
              <w:t>a</w:t>
            </w:r>
            <w:r>
              <w:rPr>
                <w:rFonts w:ascii="Arial" w:eastAsia="Arial" w:hAnsi="Arial" w:cs="Arial"/>
                <w:sz w:val="24"/>
                <w:szCs w:val="24"/>
              </w:rPr>
              <w:t>t</w:t>
            </w:r>
            <w:r w:rsidRPr="00124CB6">
              <w:rPr>
                <w:rFonts w:ascii="Arial" w:eastAsia="Arial" w:hAnsi="Arial" w:cs="Arial"/>
                <w:sz w:val="24"/>
                <w:szCs w:val="24"/>
              </w:rPr>
              <w:t xml:space="preserve"> </w:t>
            </w:r>
            <w:r>
              <w:rPr>
                <w:rFonts w:ascii="Arial" w:eastAsia="Arial" w:hAnsi="Arial" w:cs="Arial"/>
                <w:sz w:val="24"/>
                <w:szCs w:val="24"/>
              </w:rPr>
              <w:t>K</w:t>
            </w:r>
            <w:r w:rsidRPr="00124CB6">
              <w:rPr>
                <w:rFonts w:ascii="Arial" w:eastAsia="Arial" w:hAnsi="Arial" w:cs="Arial"/>
                <w:sz w:val="24"/>
                <w:szCs w:val="24"/>
              </w:rPr>
              <w:t>eputu</w:t>
            </w:r>
            <w:r>
              <w:rPr>
                <w:rFonts w:ascii="Arial" w:eastAsia="Arial" w:hAnsi="Arial" w:cs="Arial"/>
                <w:sz w:val="24"/>
                <w:szCs w:val="24"/>
              </w:rPr>
              <w:t>s</w:t>
            </w:r>
            <w:r w:rsidRPr="00124CB6">
              <w:rPr>
                <w:rFonts w:ascii="Arial" w:eastAsia="Arial" w:hAnsi="Arial" w:cs="Arial"/>
                <w:sz w:val="24"/>
                <w:szCs w:val="24"/>
              </w:rPr>
              <w:t>a</w:t>
            </w:r>
            <w:r>
              <w:rPr>
                <w:rFonts w:ascii="Arial" w:eastAsia="Arial" w:hAnsi="Arial" w:cs="Arial"/>
                <w:sz w:val="24"/>
                <w:szCs w:val="24"/>
              </w:rPr>
              <w:t>n</w:t>
            </w:r>
          </w:p>
          <w:p w14:paraId="55B6BC52" w14:textId="77777777" w:rsidR="00124CB6" w:rsidRDefault="00124CB6" w:rsidP="00124CB6">
            <w:pPr>
              <w:spacing w:line="260" w:lineRule="exact"/>
              <w:ind w:left="99"/>
              <w:rPr>
                <w:rFonts w:ascii="Arial" w:eastAsia="Arial" w:hAnsi="Arial" w:cs="Arial"/>
                <w:sz w:val="24"/>
                <w:szCs w:val="24"/>
              </w:rPr>
            </w:pPr>
            <w:r w:rsidRPr="00124CB6">
              <w:rPr>
                <w:rFonts w:ascii="Arial" w:eastAsia="Arial" w:hAnsi="Arial" w:cs="Arial"/>
                <w:sz w:val="24"/>
                <w:szCs w:val="24"/>
              </w:rPr>
              <w:t>Re</w:t>
            </w:r>
            <w:r>
              <w:rPr>
                <w:rFonts w:ascii="Arial" w:eastAsia="Arial" w:hAnsi="Arial" w:cs="Arial"/>
                <w:sz w:val="24"/>
                <w:szCs w:val="24"/>
              </w:rPr>
              <w:t>k</w:t>
            </w:r>
            <w:r w:rsidRPr="00124CB6">
              <w:rPr>
                <w:rFonts w:ascii="Arial" w:eastAsia="Arial" w:hAnsi="Arial" w:cs="Arial"/>
                <w:sz w:val="24"/>
                <w:szCs w:val="24"/>
              </w:rPr>
              <w:t>to</w:t>
            </w:r>
            <w:r>
              <w:rPr>
                <w:rFonts w:ascii="Arial" w:eastAsia="Arial" w:hAnsi="Arial" w:cs="Arial"/>
                <w:sz w:val="24"/>
                <w:szCs w:val="24"/>
              </w:rPr>
              <w:t>r</w:t>
            </w:r>
            <w:r w:rsidRPr="00124CB6">
              <w:rPr>
                <w:rFonts w:ascii="Arial" w:eastAsia="Arial" w:hAnsi="Arial" w:cs="Arial"/>
                <w:sz w:val="24"/>
                <w:szCs w:val="24"/>
              </w:rPr>
              <w:t xml:space="preserve"> tentan</w:t>
            </w:r>
            <w:r>
              <w:rPr>
                <w:rFonts w:ascii="Arial" w:eastAsia="Arial" w:hAnsi="Arial" w:cs="Arial"/>
                <w:sz w:val="24"/>
                <w:szCs w:val="24"/>
              </w:rPr>
              <w:t>g K</w:t>
            </w:r>
            <w:r w:rsidRPr="00124CB6">
              <w:rPr>
                <w:rFonts w:ascii="Arial" w:eastAsia="Arial" w:hAnsi="Arial" w:cs="Arial"/>
                <w:sz w:val="24"/>
                <w:szCs w:val="24"/>
              </w:rPr>
              <w:t>oo</w:t>
            </w:r>
            <w:r>
              <w:rPr>
                <w:rFonts w:ascii="Arial" w:eastAsia="Arial" w:hAnsi="Arial" w:cs="Arial"/>
                <w:sz w:val="24"/>
                <w:szCs w:val="24"/>
              </w:rPr>
              <w:t>r</w:t>
            </w:r>
            <w:r w:rsidRPr="00124CB6">
              <w:rPr>
                <w:rFonts w:ascii="Arial" w:eastAsia="Arial" w:hAnsi="Arial" w:cs="Arial"/>
                <w:sz w:val="24"/>
                <w:szCs w:val="24"/>
              </w:rPr>
              <w:t>dinato</w:t>
            </w:r>
            <w:r>
              <w:rPr>
                <w:rFonts w:ascii="Arial" w:eastAsia="Arial" w:hAnsi="Arial" w:cs="Arial"/>
                <w:sz w:val="24"/>
                <w:szCs w:val="24"/>
              </w:rPr>
              <w:t>r P</w:t>
            </w:r>
            <w:r w:rsidRPr="00124CB6">
              <w:rPr>
                <w:rFonts w:ascii="Arial" w:eastAsia="Arial" w:hAnsi="Arial" w:cs="Arial"/>
                <w:sz w:val="24"/>
                <w:szCs w:val="24"/>
              </w:rPr>
              <w:t>enjamina</w:t>
            </w:r>
            <w:r>
              <w:rPr>
                <w:rFonts w:ascii="Arial" w:eastAsia="Arial" w:hAnsi="Arial" w:cs="Arial"/>
                <w:sz w:val="24"/>
                <w:szCs w:val="24"/>
              </w:rPr>
              <w:t>n M</w:t>
            </w:r>
            <w:r w:rsidRPr="00124CB6">
              <w:rPr>
                <w:rFonts w:ascii="Arial" w:eastAsia="Arial" w:hAnsi="Arial" w:cs="Arial"/>
                <w:sz w:val="24"/>
                <w:szCs w:val="24"/>
              </w:rPr>
              <w:t>ut</w:t>
            </w:r>
            <w:r>
              <w:rPr>
                <w:rFonts w:ascii="Arial" w:eastAsia="Arial" w:hAnsi="Arial" w:cs="Arial"/>
                <w:sz w:val="24"/>
                <w:szCs w:val="24"/>
              </w:rPr>
              <w:t xml:space="preserve">u </w:t>
            </w:r>
            <w:r w:rsidRPr="00124CB6">
              <w:rPr>
                <w:rFonts w:ascii="Arial" w:eastAsia="Arial" w:hAnsi="Arial" w:cs="Arial"/>
                <w:sz w:val="24"/>
                <w:szCs w:val="24"/>
              </w:rPr>
              <w:t>Fa</w:t>
            </w:r>
            <w:r>
              <w:rPr>
                <w:rFonts w:ascii="Arial" w:eastAsia="Arial" w:hAnsi="Arial" w:cs="Arial"/>
                <w:sz w:val="24"/>
                <w:szCs w:val="24"/>
              </w:rPr>
              <w:t>k</w:t>
            </w:r>
            <w:r w:rsidRPr="00124CB6">
              <w:rPr>
                <w:rFonts w:ascii="Arial" w:eastAsia="Arial" w:hAnsi="Arial" w:cs="Arial"/>
                <w:sz w:val="24"/>
                <w:szCs w:val="24"/>
              </w:rPr>
              <w:t>ulta</w:t>
            </w:r>
            <w:r>
              <w:rPr>
                <w:rFonts w:ascii="Arial" w:eastAsia="Arial" w:hAnsi="Arial" w:cs="Arial"/>
                <w:sz w:val="24"/>
                <w:szCs w:val="24"/>
              </w:rPr>
              <w:t>s</w:t>
            </w:r>
          </w:p>
        </w:tc>
        <w:tc>
          <w:tcPr>
            <w:tcW w:w="2521" w:type="dxa"/>
            <w:tcBorders>
              <w:top w:val="single" w:sz="5" w:space="0" w:color="000000"/>
              <w:left w:val="single" w:sz="5" w:space="0" w:color="000000"/>
              <w:bottom w:val="single" w:sz="5" w:space="0" w:color="000000"/>
              <w:right w:val="single" w:sz="5" w:space="0" w:color="000000"/>
            </w:tcBorders>
          </w:tcPr>
          <w:p w14:paraId="5E6389C7"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19">
              <w:r w:rsidRPr="00124CB6">
                <w:rPr>
                  <w:rStyle w:val="Hyperlink"/>
                  <w:rFonts w:ascii="Arial" w:eastAsia="Arial" w:hAnsi="Arial" w:cs="Arial"/>
                  <w:spacing w:val="1"/>
                  <w:sz w:val="24"/>
                  <w:szCs w:val="24"/>
                  <w:u w:color="0462C1"/>
                </w:rPr>
                <w:t>0052/MACHUNG/SK-</w:t>
              </w:r>
            </w:hyperlink>
          </w:p>
          <w:p w14:paraId="2BA97807" w14:textId="77777777" w:rsidR="00124CB6" w:rsidRPr="00124CB6" w:rsidRDefault="00124CB6" w:rsidP="00124CB6">
            <w:pPr>
              <w:spacing w:line="260" w:lineRule="exact"/>
              <w:ind w:left="99"/>
              <w:rPr>
                <w:rFonts w:ascii="Arial" w:eastAsia="Arial" w:hAnsi="Arial" w:cs="Arial"/>
                <w:color w:val="0462C1"/>
                <w:spacing w:val="1"/>
                <w:sz w:val="24"/>
                <w:szCs w:val="24"/>
                <w:u w:val="thick" w:color="0462C1"/>
              </w:rPr>
            </w:pPr>
            <w:hyperlink r:id="rId20">
              <w:r w:rsidRPr="00124CB6">
                <w:rPr>
                  <w:rStyle w:val="Hyperlink"/>
                  <w:rFonts w:ascii="Arial" w:eastAsia="Arial" w:hAnsi="Arial" w:cs="Arial"/>
                  <w:spacing w:val="1"/>
                  <w:sz w:val="24"/>
                  <w:szCs w:val="24"/>
                  <w:u w:color="0462C1"/>
                </w:rPr>
                <w:t>REK/X/2023</w:t>
              </w:r>
            </w:hyperlink>
          </w:p>
        </w:tc>
        <w:tc>
          <w:tcPr>
            <w:tcW w:w="3777" w:type="dxa"/>
            <w:tcBorders>
              <w:top w:val="single" w:sz="5" w:space="0" w:color="000000"/>
              <w:left w:val="single" w:sz="5" w:space="0" w:color="000000"/>
              <w:bottom w:val="single" w:sz="5" w:space="0" w:color="000000"/>
              <w:right w:val="single" w:sz="5" w:space="0" w:color="000000"/>
            </w:tcBorders>
          </w:tcPr>
          <w:p w14:paraId="1F6E6B21"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 xml:space="preserve">Pada </w:t>
            </w:r>
            <w:r>
              <w:rPr>
                <w:rFonts w:ascii="Arial" w:eastAsia="Arial" w:hAnsi="Arial" w:cs="Arial"/>
                <w:spacing w:val="-1"/>
                <w:sz w:val="24"/>
                <w:szCs w:val="24"/>
              </w:rPr>
              <w:t>t</w:t>
            </w:r>
            <w:r w:rsidRPr="00124CB6">
              <w:rPr>
                <w:rFonts w:ascii="Arial" w:eastAsia="Arial" w:hAnsi="Arial" w:cs="Arial"/>
                <w:spacing w:val="-1"/>
                <w:sz w:val="24"/>
                <w:szCs w:val="24"/>
              </w:rPr>
              <w:t xml:space="preserve">ingkat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w:t>
            </w:r>
            <w:r>
              <w:rPr>
                <w:rFonts w:ascii="Arial" w:eastAsia="Arial" w:hAnsi="Arial" w:cs="Arial"/>
                <w:spacing w:val="-1"/>
                <w:sz w:val="24"/>
                <w:szCs w:val="24"/>
              </w:rPr>
              <w:t xml:space="preserve"> </w:t>
            </w:r>
            <w:r w:rsidRPr="00124CB6">
              <w:rPr>
                <w:rFonts w:ascii="Arial" w:eastAsia="Arial" w:hAnsi="Arial" w:cs="Arial"/>
                <w:spacing w:val="-1"/>
                <w:sz w:val="24"/>
                <w:szCs w:val="24"/>
              </w:rPr>
              <w:t>sis</w:t>
            </w:r>
            <w:r>
              <w:rPr>
                <w:rFonts w:ascii="Arial" w:eastAsia="Arial" w:hAnsi="Arial" w:cs="Arial"/>
                <w:spacing w:val="-1"/>
                <w:sz w:val="24"/>
                <w:szCs w:val="24"/>
              </w:rPr>
              <w:t>t</w:t>
            </w:r>
            <w:r w:rsidRPr="00124CB6">
              <w:rPr>
                <w:rFonts w:ascii="Arial" w:eastAsia="Arial" w:hAnsi="Arial" w:cs="Arial"/>
                <w:spacing w:val="-1"/>
                <w:sz w:val="24"/>
                <w:szCs w:val="24"/>
              </w:rPr>
              <w:t>em</w:t>
            </w:r>
          </w:p>
          <w:p w14:paraId="6A108882" w14:textId="77777777" w:rsidR="00124CB6" w:rsidRPr="00124CB6" w:rsidRDefault="00124CB6" w:rsidP="00124CB6">
            <w:pPr>
              <w:spacing w:line="260" w:lineRule="exact"/>
              <w:ind w:left="104"/>
              <w:rPr>
                <w:rFonts w:ascii="Arial" w:eastAsia="Arial" w:hAnsi="Arial" w:cs="Arial"/>
                <w:spacing w:val="-1"/>
                <w:sz w:val="24"/>
                <w:szCs w:val="24"/>
              </w:rPr>
            </w:pPr>
            <w:r w:rsidRPr="00124CB6">
              <w:rPr>
                <w:rFonts w:ascii="Arial" w:eastAsia="Arial" w:hAnsi="Arial" w:cs="Arial"/>
                <w:spacing w:val="-1"/>
                <w:sz w:val="24"/>
                <w:szCs w:val="24"/>
              </w:rPr>
              <w:t>penjaminan mu</w:t>
            </w:r>
            <w:r>
              <w:rPr>
                <w:rFonts w:ascii="Arial" w:eastAsia="Arial" w:hAnsi="Arial" w:cs="Arial"/>
                <w:spacing w:val="-1"/>
                <w:sz w:val="24"/>
                <w:szCs w:val="24"/>
              </w:rPr>
              <w:t>t</w:t>
            </w:r>
            <w:r w:rsidRPr="00124CB6">
              <w:rPr>
                <w:rFonts w:ascii="Arial" w:eastAsia="Arial" w:hAnsi="Arial" w:cs="Arial"/>
                <w:spacing w:val="-1"/>
                <w:sz w:val="24"/>
                <w:szCs w:val="24"/>
              </w:rPr>
              <w:t>u (SPM) dilakukan oleh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 Koordina</w:t>
            </w:r>
            <w:r>
              <w:rPr>
                <w:rFonts w:ascii="Arial" w:eastAsia="Arial" w:hAnsi="Arial" w:cs="Arial"/>
                <w:spacing w:val="-1"/>
                <w:sz w:val="24"/>
                <w:szCs w:val="24"/>
              </w:rPr>
              <w:t>t</w:t>
            </w:r>
            <w:r w:rsidRPr="00124CB6">
              <w:rPr>
                <w:rFonts w:ascii="Arial" w:eastAsia="Arial" w:hAnsi="Arial" w:cs="Arial"/>
                <w:spacing w:val="-1"/>
                <w:sz w:val="24"/>
                <w:szCs w:val="24"/>
              </w:rPr>
              <w:t>or Penjaminan Mu</w:t>
            </w:r>
            <w:r>
              <w:rPr>
                <w:rFonts w:ascii="Arial" w:eastAsia="Arial" w:hAnsi="Arial" w:cs="Arial"/>
                <w:spacing w:val="-1"/>
                <w:sz w:val="24"/>
                <w:szCs w:val="24"/>
              </w:rPr>
              <w:t>t</w:t>
            </w:r>
            <w:r w:rsidRPr="00124CB6">
              <w:rPr>
                <w:rFonts w:ascii="Arial" w:eastAsia="Arial" w:hAnsi="Arial" w:cs="Arial"/>
                <w:spacing w:val="-1"/>
                <w:sz w:val="24"/>
                <w:szCs w:val="24"/>
              </w:rPr>
              <w:t xml:space="preserve">u </w:t>
            </w:r>
            <w:r>
              <w:rPr>
                <w:rFonts w:ascii="Arial" w:eastAsia="Arial" w:hAnsi="Arial" w:cs="Arial"/>
                <w:spacing w:val="-1"/>
                <w:sz w:val="24"/>
                <w:szCs w:val="24"/>
              </w:rPr>
              <w:t>F</w:t>
            </w:r>
            <w:r w:rsidRPr="00124CB6">
              <w:rPr>
                <w:rFonts w:ascii="Arial" w:eastAsia="Arial" w:hAnsi="Arial" w:cs="Arial"/>
                <w:spacing w:val="-1"/>
                <w:sz w:val="24"/>
                <w:szCs w:val="24"/>
              </w:rPr>
              <w:t>akul</w:t>
            </w:r>
            <w:r>
              <w:rPr>
                <w:rFonts w:ascii="Arial" w:eastAsia="Arial" w:hAnsi="Arial" w:cs="Arial"/>
                <w:spacing w:val="-1"/>
                <w:sz w:val="24"/>
                <w:szCs w:val="24"/>
              </w:rPr>
              <w:t>t</w:t>
            </w:r>
            <w:r w:rsidRPr="00124CB6">
              <w:rPr>
                <w:rFonts w:ascii="Arial" w:eastAsia="Arial" w:hAnsi="Arial" w:cs="Arial"/>
                <w:spacing w:val="-1"/>
                <w:sz w:val="24"/>
                <w:szCs w:val="24"/>
              </w:rPr>
              <w:t>as ber</w:t>
            </w:r>
            <w:r>
              <w:rPr>
                <w:rFonts w:ascii="Arial" w:eastAsia="Arial" w:hAnsi="Arial" w:cs="Arial"/>
                <w:spacing w:val="-1"/>
                <w:sz w:val="24"/>
                <w:szCs w:val="24"/>
              </w:rPr>
              <w:t>t</w:t>
            </w:r>
            <w:r w:rsidRPr="00124CB6">
              <w:rPr>
                <w:rFonts w:ascii="Arial" w:eastAsia="Arial" w:hAnsi="Arial" w:cs="Arial"/>
                <w:spacing w:val="-1"/>
                <w:sz w:val="24"/>
                <w:szCs w:val="24"/>
              </w:rPr>
              <w:t>anggung jawab kepada Ke</w:t>
            </w:r>
            <w:r>
              <w:rPr>
                <w:rFonts w:ascii="Arial" w:eastAsia="Arial" w:hAnsi="Arial" w:cs="Arial"/>
                <w:spacing w:val="-1"/>
                <w:sz w:val="24"/>
                <w:szCs w:val="24"/>
              </w:rPr>
              <w:t>t</w:t>
            </w:r>
            <w:r w:rsidRPr="00124CB6">
              <w:rPr>
                <w:rFonts w:ascii="Arial" w:eastAsia="Arial" w:hAnsi="Arial" w:cs="Arial"/>
                <w:spacing w:val="-1"/>
                <w:sz w:val="24"/>
                <w:szCs w:val="24"/>
              </w:rPr>
              <w:t>ua Lembaga Penjaminan Mu</w:t>
            </w:r>
            <w:r>
              <w:rPr>
                <w:rFonts w:ascii="Arial" w:eastAsia="Arial" w:hAnsi="Arial" w:cs="Arial"/>
                <w:spacing w:val="-1"/>
                <w:sz w:val="24"/>
                <w:szCs w:val="24"/>
              </w:rPr>
              <w:t>t</w:t>
            </w:r>
            <w:r w:rsidRPr="00124CB6">
              <w:rPr>
                <w:rFonts w:ascii="Arial" w:eastAsia="Arial" w:hAnsi="Arial" w:cs="Arial"/>
                <w:spacing w:val="-1"/>
                <w:sz w:val="24"/>
                <w:szCs w:val="24"/>
              </w:rPr>
              <w:t>u.</w:t>
            </w:r>
          </w:p>
        </w:tc>
      </w:tr>
      <w:tr w:rsidR="00124CB6" w14:paraId="0F443036" w14:textId="77777777" w:rsidTr="00FA7120">
        <w:trPr>
          <w:trHeight w:hRule="exact" w:val="1263"/>
        </w:trPr>
        <w:tc>
          <w:tcPr>
            <w:tcW w:w="560" w:type="dxa"/>
            <w:tcBorders>
              <w:top w:val="single" w:sz="5" w:space="0" w:color="000000"/>
              <w:left w:val="single" w:sz="5" w:space="0" w:color="000000"/>
              <w:bottom w:val="single" w:sz="5" w:space="0" w:color="000000"/>
              <w:right w:val="single" w:sz="5" w:space="0" w:color="000000"/>
            </w:tcBorders>
          </w:tcPr>
          <w:p w14:paraId="393BBF67" w14:textId="77777777" w:rsidR="00124CB6" w:rsidRPr="00124CB6" w:rsidRDefault="00124CB6" w:rsidP="00124CB6">
            <w:pPr>
              <w:spacing w:line="260" w:lineRule="exact"/>
              <w:ind w:left="104"/>
              <w:rPr>
                <w:rFonts w:ascii="Arial" w:eastAsia="Arial" w:hAnsi="Arial" w:cs="Arial"/>
                <w:sz w:val="24"/>
                <w:szCs w:val="24"/>
              </w:rPr>
            </w:pPr>
          </w:p>
        </w:tc>
        <w:tc>
          <w:tcPr>
            <w:tcW w:w="2496" w:type="dxa"/>
            <w:tcBorders>
              <w:top w:val="single" w:sz="5" w:space="0" w:color="000000"/>
              <w:left w:val="single" w:sz="5" w:space="0" w:color="000000"/>
              <w:bottom w:val="single" w:sz="5" w:space="0" w:color="000000"/>
              <w:right w:val="single" w:sz="5" w:space="0" w:color="000000"/>
            </w:tcBorders>
          </w:tcPr>
          <w:p w14:paraId="442AB4E0" w14:textId="77777777" w:rsidR="00124CB6" w:rsidRDefault="00124CB6" w:rsidP="00124CB6">
            <w:pPr>
              <w:spacing w:line="260" w:lineRule="exact"/>
              <w:ind w:left="99"/>
              <w:rPr>
                <w:rFonts w:ascii="Arial" w:eastAsia="Arial" w:hAnsi="Arial" w:cs="Arial"/>
                <w:sz w:val="24"/>
                <w:szCs w:val="24"/>
              </w:rPr>
            </w:pPr>
            <w:r>
              <w:rPr>
                <w:rFonts w:ascii="Arial" w:eastAsia="Arial" w:hAnsi="Arial" w:cs="Arial"/>
                <w:sz w:val="24"/>
                <w:szCs w:val="24"/>
              </w:rPr>
              <w:t>Surat Keputusan Rektor tentang Pengangkatan Auditor Internal</w:t>
            </w:r>
          </w:p>
        </w:tc>
        <w:tc>
          <w:tcPr>
            <w:tcW w:w="2521" w:type="dxa"/>
            <w:tcBorders>
              <w:top w:val="single" w:sz="5" w:space="0" w:color="000000"/>
              <w:left w:val="single" w:sz="5" w:space="0" w:color="000000"/>
              <w:bottom w:val="single" w:sz="5" w:space="0" w:color="000000"/>
              <w:right w:val="single" w:sz="5" w:space="0" w:color="000000"/>
            </w:tcBorders>
          </w:tcPr>
          <w:p w14:paraId="3569C2C7" w14:textId="77777777" w:rsidR="004821F1" w:rsidRPr="004821F1" w:rsidRDefault="004821F1" w:rsidP="004821F1">
            <w:pPr>
              <w:spacing w:line="260" w:lineRule="exact"/>
              <w:ind w:left="99"/>
              <w:rPr>
                <w:rFonts w:ascii="Arial" w:eastAsia="Arial" w:hAnsi="Arial" w:cs="Arial"/>
                <w:color w:val="0462C1"/>
                <w:spacing w:val="1"/>
                <w:sz w:val="24"/>
                <w:szCs w:val="24"/>
                <w:u w:val="single"/>
              </w:rPr>
            </w:pPr>
            <w:r w:rsidRPr="004821F1">
              <w:rPr>
                <w:rFonts w:ascii="Arial" w:eastAsia="Arial" w:hAnsi="Arial" w:cs="Arial"/>
                <w:spacing w:val="1"/>
                <w:sz w:val="24"/>
                <w:szCs w:val="24"/>
                <w:u w:val="single"/>
              </w:rPr>
              <w:t>0032/MACHUNG/SK-REK/V/2024</w:t>
            </w:r>
          </w:p>
        </w:tc>
        <w:tc>
          <w:tcPr>
            <w:tcW w:w="3777" w:type="dxa"/>
            <w:tcBorders>
              <w:top w:val="single" w:sz="5" w:space="0" w:color="000000"/>
              <w:left w:val="single" w:sz="5" w:space="0" w:color="000000"/>
              <w:bottom w:val="single" w:sz="5" w:space="0" w:color="000000"/>
              <w:right w:val="single" w:sz="5" w:space="0" w:color="000000"/>
            </w:tcBorders>
          </w:tcPr>
          <w:p w14:paraId="3562181F" w14:textId="77777777" w:rsidR="00124CB6" w:rsidRPr="00124CB6" w:rsidRDefault="004821F1" w:rsidP="00124CB6">
            <w:pPr>
              <w:spacing w:line="260" w:lineRule="exact"/>
              <w:ind w:left="104"/>
              <w:rPr>
                <w:rFonts w:ascii="Arial" w:eastAsia="Arial" w:hAnsi="Arial" w:cs="Arial"/>
                <w:spacing w:val="-1"/>
                <w:sz w:val="24"/>
                <w:szCs w:val="24"/>
              </w:rPr>
            </w:pPr>
            <w:r>
              <w:rPr>
                <w:rFonts w:ascii="Arial" w:eastAsia="Arial" w:hAnsi="Arial" w:cs="Arial"/>
                <w:spacing w:val="-1"/>
                <w:sz w:val="24"/>
                <w:szCs w:val="24"/>
              </w:rPr>
              <w:t>Pengangkatan Auditor Internal Universitas Ma Chung</w:t>
            </w:r>
            <w:r w:rsidR="00FA7120">
              <w:rPr>
                <w:rFonts w:ascii="Arial" w:eastAsia="Arial" w:hAnsi="Arial" w:cs="Arial"/>
                <w:spacing w:val="-1"/>
                <w:sz w:val="24"/>
                <w:szCs w:val="24"/>
              </w:rPr>
              <w:t xml:space="preserve"> Tahun 2024</w:t>
            </w:r>
          </w:p>
        </w:tc>
      </w:tr>
    </w:tbl>
    <w:p w14:paraId="45FA3E04" w14:textId="77777777" w:rsidR="00124CB6" w:rsidRDefault="00124CB6" w:rsidP="00193035">
      <w:pPr>
        <w:spacing w:line="270" w:lineRule="auto"/>
        <w:ind w:right="81"/>
        <w:rPr>
          <w:rFonts w:ascii="Arial" w:eastAsia="Arial" w:hAnsi="Arial" w:cs="Arial"/>
          <w:color w:val="000000"/>
          <w:sz w:val="24"/>
          <w:szCs w:val="24"/>
        </w:rPr>
      </w:pPr>
    </w:p>
    <w:p w14:paraId="2C29F459" w14:textId="77777777" w:rsidR="00A43A97" w:rsidRDefault="00855DAC" w:rsidP="00A43A97">
      <w:pPr>
        <w:spacing w:before="1" w:line="277" w:lineRule="auto"/>
        <w:ind w:right="62"/>
        <w:rPr>
          <w:rFonts w:ascii="Arial" w:eastAsia="Arial" w:hAnsi="Arial" w:cs="Arial"/>
          <w:i/>
          <w:color w:val="5B9BD5" w:themeColor="accent1"/>
          <w:spacing w:val="3"/>
          <w:sz w:val="24"/>
          <w:szCs w:val="24"/>
        </w:rPr>
      </w:pP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pacing w:val="1"/>
          <w:sz w:val="24"/>
          <w:szCs w:val="24"/>
        </w:rPr>
        <w:t>do</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me</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58"/>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tu</w:t>
      </w:r>
      <w:r w:rsidRPr="00DB0FF4">
        <w:rPr>
          <w:rFonts w:ascii="Arial" w:eastAsia="Arial" w:hAnsi="Arial" w:cs="Arial"/>
          <w:i/>
          <w:color w:val="5B9BD5" w:themeColor="accent1"/>
          <w:spacing w:val="59"/>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2"/>
          <w:sz w:val="24"/>
          <w:szCs w:val="24"/>
        </w:rPr>
        <w:t>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up</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65"/>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eb</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0"/>
          <w:sz w:val="24"/>
          <w:szCs w:val="24"/>
        </w:rPr>
        <w:t xml:space="preserve"> </w:t>
      </w:r>
      <w:r w:rsidRPr="00DB0FF4">
        <w:rPr>
          <w:rFonts w:ascii="Arial" w:eastAsia="Arial" w:hAnsi="Arial" w:cs="Arial"/>
          <w:i/>
          <w:color w:val="5B9BD5" w:themeColor="accent1"/>
          <w:sz w:val="24"/>
          <w:szCs w:val="24"/>
        </w:rPr>
        <w:t>SP</w:t>
      </w:r>
      <w:r w:rsidRPr="00DB0FF4">
        <w:rPr>
          <w:rFonts w:ascii="Arial" w:eastAsia="Arial" w:hAnsi="Arial" w:cs="Arial"/>
          <w:i/>
          <w:color w:val="5B9BD5" w:themeColor="accent1"/>
          <w:spacing w:val="-1"/>
          <w:sz w:val="24"/>
          <w:szCs w:val="24"/>
        </w:rPr>
        <w:t>MI</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6"/>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ua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r S</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3"/>
          <w:sz w:val="24"/>
          <w:szCs w:val="24"/>
        </w:rPr>
        <w:t>M</w:t>
      </w:r>
      <w:r w:rsidRPr="00DB0FF4">
        <w:rPr>
          <w:rFonts w:ascii="Arial" w:eastAsia="Arial" w:hAnsi="Arial" w:cs="Arial"/>
          <w:i/>
          <w:color w:val="5B9BD5" w:themeColor="accent1"/>
          <w:spacing w:val="3"/>
          <w:sz w:val="24"/>
          <w:szCs w:val="24"/>
        </w:rPr>
        <w:t>I</w:t>
      </w:r>
    </w:p>
    <w:p w14:paraId="608FCC74" w14:textId="77777777" w:rsidR="00A43A97" w:rsidRPr="00A43A97" w:rsidRDefault="00A43A97" w:rsidP="00A43A97">
      <w:pPr>
        <w:spacing w:before="1" w:line="277" w:lineRule="auto"/>
        <w:ind w:right="62"/>
        <w:rPr>
          <w:rFonts w:ascii="Arial" w:eastAsia="Arial" w:hAnsi="Arial" w:cs="Arial"/>
          <w:i/>
          <w:color w:val="5B9BD5" w:themeColor="accent1"/>
          <w:spacing w:val="3"/>
          <w:sz w:val="24"/>
          <w:szCs w:val="24"/>
        </w:rPr>
      </w:pP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 Ma</w:t>
      </w:r>
      <w:r>
        <w:rPr>
          <w:rFonts w:ascii="Arial" w:eastAsia="Arial" w:hAnsi="Arial" w:cs="Arial"/>
          <w:spacing w:val="1"/>
          <w:sz w:val="24"/>
          <w:szCs w:val="24"/>
        </w:rPr>
        <w:t xml:space="preserve"> Chun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n</w:t>
      </w:r>
      <w:r>
        <w:rPr>
          <w:rFonts w:ascii="Arial" w:eastAsia="Arial" w:hAnsi="Arial" w:cs="Arial"/>
          <w:spacing w:val="1"/>
          <w:sz w:val="24"/>
          <w:szCs w:val="24"/>
        </w:rPr>
        <w:t>gg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
          <w:sz w:val="24"/>
          <w:szCs w:val="24"/>
        </w:rPr>
        <w:t xml:space="preserve"> 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1"/>
          <w:sz w:val="24"/>
          <w:szCs w:val="24"/>
        </w:rPr>
        <w:t xml:space="preserve"> 201</w:t>
      </w:r>
      <w:r>
        <w:rPr>
          <w:rFonts w:ascii="Arial" w:eastAsia="Arial" w:hAnsi="Arial" w:cs="Arial"/>
          <w:sz w:val="24"/>
          <w:szCs w:val="24"/>
        </w:rPr>
        <w:t>7</w:t>
      </w:r>
      <w:r>
        <w:rPr>
          <w:rFonts w:ascii="Arial" w:eastAsia="Arial" w:hAnsi="Arial" w:cs="Arial"/>
          <w:spacing w:val="1"/>
          <w:sz w:val="24"/>
          <w:szCs w:val="24"/>
        </w:rPr>
        <w:t xml:space="preserve"> </w:t>
      </w:r>
      <w:r>
        <w:rPr>
          <w:rFonts w:ascii="Arial" w:eastAsia="Arial" w:hAnsi="Arial" w:cs="Arial"/>
          <w:sz w:val="24"/>
          <w:szCs w:val="24"/>
        </w:rPr>
        <w:t>y</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ela</w:t>
      </w:r>
      <w:r>
        <w:rPr>
          <w:rFonts w:ascii="Arial" w:eastAsia="Arial" w:hAnsi="Arial" w:cs="Arial"/>
          <w:sz w:val="24"/>
          <w:szCs w:val="24"/>
        </w:rPr>
        <w:t xml:space="preserve">h </w:t>
      </w:r>
      <w:r>
        <w:rPr>
          <w:rFonts w:ascii="Arial" w:eastAsia="Arial" w:hAnsi="Arial" w:cs="Arial"/>
          <w:spacing w:val="1"/>
          <w:sz w:val="24"/>
          <w:szCs w:val="24"/>
        </w:rPr>
        <w:t>dipe</w:t>
      </w:r>
      <w:r>
        <w:rPr>
          <w:rFonts w:ascii="Arial" w:eastAsia="Arial" w:hAnsi="Arial" w:cs="Arial"/>
          <w:spacing w:val="-5"/>
          <w:sz w:val="24"/>
          <w:szCs w:val="24"/>
        </w:rPr>
        <w:t>r</w:t>
      </w:r>
      <w:r>
        <w:rPr>
          <w:rFonts w:ascii="Arial" w:eastAsia="Arial" w:hAnsi="Arial" w:cs="Arial"/>
          <w:spacing w:val="1"/>
          <w:sz w:val="24"/>
          <w:szCs w:val="24"/>
        </w:rPr>
        <w:t>baha</w:t>
      </w:r>
      <w:r>
        <w:rPr>
          <w:rFonts w:ascii="Arial" w:eastAsia="Arial" w:hAnsi="Arial" w:cs="Arial"/>
          <w:spacing w:val="-5"/>
          <w:sz w:val="24"/>
          <w:szCs w:val="24"/>
        </w:rPr>
        <w:t>r</w:t>
      </w:r>
      <w:r>
        <w:rPr>
          <w:rFonts w:ascii="Arial" w:eastAsia="Arial" w:hAnsi="Arial" w:cs="Arial"/>
          <w:spacing w:val="1"/>
          <w:sz w:val="24"/>
          <w:szCs w:val="24"/>
        </w:rPr>
        <w:t>u</w:t>
      </w:r>
      <w:r>
        <w:rPr>
          <w:rFonts w:ascii="Arial" w:eastAsia="Arial" w:hAnsi="Arial" w:cs="Arial"/>
          <w:sz w:val="24"/>
          <w:szCs w:val="24"/>
        </w:rPr>
        <w:t>i</w:t>
      </w:r>
      <w:r>
        <w:rPr>
          <w:rFonts w:ascii="Arial" w:eastAsia="Arial" w:hAnsi="Arial" w:cs="Arial"/>
          <w:spacing w:val="54"/>
          <w:sz w:val="24"/>
          <w:szCs w:val="24"/>
        </w:rPr>
        <w:t xml:space="preserve"> </w:t>
      </w:r>
      <w:r>
        <w:rPr>
          <w:rFonts w:ascii="Arial" w:eastAsia="Arial" w:hAnsi="Arial" w:cs="Arial"/>
          <w:spacing w:val="1"/>
          <w:sz w:val="24"/>
          <w:szCs w:val="24"/>
        </w:rPr>
        <w:t>pa</w:t>
      </w:r>
      <w:r>
        <w:rPr>
          <w:rFonts w:ascii="Arial" w:eastAsia="Arial" w:hAnsi="Arial" w:cs="Arial"/>
          <w:spacing w:val="-3"/>
          <w:sz w:val="24"/>
          <w:szCs w:val="24"/>
        </w:rPr>
        <w:t>d</w:t>
      </w:r>
      <w:r>
        <w:rPr>
          <w:rFonts w:ascii="Arial" w:eastAsia="Arial" w:hAnsi="Arial" w:cs="Arial"/>
          <w:sz w:val="24"/>
          <w:szCs w:val="24"/>
        </w:rPr>
        <w:t>a</w:t>
      </w:r>
      <w:r>
        <w:rPr>
          <w:rFonts w:ascii="Arial" w:eastAsia="Arial" w:hAnsi="Arial" w:cs="Arial"/>
          <w:spacing w:val="54"/>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202</w:t>
      </w:r>
      <w:r>
        <w:rPr>
          <w:rFonts w:ascii="Arial" w:eastAsia="Arial" w:hAnsi="Arial" w:cs="Arial"/>
          <w:sz w:val="24"/>
          <w:szCs w:val="24"/>
        </w:rPr>
        <w:t>1</w:t>
      </w:r>
      <w:r>
        <w:rPr>
          <w:rFonts w:ascii="Arial" w:eastAsia="Arial" w:hAnsi="Arial" w:cs="Arial"/>
          <w:spacing w:val="54"/>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4"/>
          <w:sz w:val="24"/>
          <w:szCs w:val="24"/>
        </w:rPr>
        <w:t xml:space="preserve"> </w:t>
      </w:r>
      <w:r>
        <w:rPr>
          <w:rFonts w:ascii="Arial" w:eastAsia="Arial" w:hAnsi="Arial" w:cs="Arial"/>
          <w:spacing w:val="1"/>
          <w:sz w:val="24"/>
          <w:szCs w:val="24"/>
        </w:rPr>
        <w:t>da</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53"/>
          <w:sz w:val="24"/>
          <w:szCs w:val="24"/>
        </w:rPr>
        <w:t xml:space="preserve"> </w:t>
      </w:r>
      <w:r>
        <w:rPr>
          <w:rFonts w:ascii="Arial" w:eastAsia="Arial" w:hAnsi="Arial" w:cs="Arial"/>
          <w:spacing w:val="1"/>
          <w:sz w:val="24"/>
          <w:szCs w:val="24"/>
        </w:rPr>
        <w:t>ben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k  </w:t>
      </w:r>
      <w:hyperlink r:id="rId21">
        <w:r>
          <w:rPr>
            <w:rFonts w:ascii="Arial" w:eastAsia="Arial" w:hAnsi="Arial" w:cs="Arial"/>
            <w:color w:val="0462C1"/>
            <w:spacing w:val="1"/>
            <w:sz w:val="24"/>
            <w:szCs w:val="24"/>
            <w:u w:val="thick" w:color="0462C1"/>
          </w:rPr>
          <w:t>pan</w:t>
        </w:r>
        <w:r>
          <w:rPr>
            <w:rFonts w:ascii="Arial" w:eastAsia="Arial" w:hAnsi="Arial" w:cs="Arial"/>
            <w:color w:val="0462C1"/>
            <w:spacing w:val="-3"/>
            <w:sz w:val="24"/>
            <w:szCs w:val="24"/>
            <w:u w:val="thick" w:color="0462C1"/>
          </w:rPr>
          <w:t>d</w:t>
        </w:r>
        <w:r>
          <w:rPr>
            <w:rFonts w:ascii="Arial" w:eastAsia="Arial" w:hAnsi="Arial" w:cs="Arial"/>
            <w:color w:val="0462C1"/>
            <w:spacing w:val="1"/>
            <w:sz w:val="24"/>
            <w:szCs w:val="24"/>
            <w:u w:val="thick" w:color="0462C1"/>
          </w:rPr>
          <w:t>ua</w:t>
        </w:r>
        <w:r>
          <w:rPr>
            <w:rFonts w:ascii="Arial" w:eastAsia="Arial" w:hAnsi="Arial" w:cs="Arial"/>
            <w:color w:val="0462C1"/>
            <w:sz w:val="24"/>
            <w:szCs w:val="24"/>
            <w:u w:val="thick" w:color="0462C1"/>
          </w:rPr>
          <w:t>n</w:t>
        </w:r>
        <w:r>
          <w:rPr>
            <w:rFonts w:ascii="Arial" w:eastAsia="Arial" w:hAnsi="Arial" w:cs="Arial"/>
            <w:color w:val="0462C1"/>
            <w:spacing w:val="54"/>
            <w:sz w:val="24"/>
            <w:szCs w:val="24"/>
            <w:u w:val="thick" w:color="0462C1"/>
          </w:rPr>
          <w:t xml:space="preserve"> </w:t>
        </w:r>
        <w:r>
          <w:rPr>
            <w:rFonts w:ascii="Arial" w:eastAsia="Arial" w:hAnsi="Arial" w:cs="Arial"/>
            <w:color w:val="0462C1"/>
            <w:sz w:val="24"/>
            <w:szCs w:val="24"/>
            <w:u w:val="thick" w:color="0462C1"/>
          </w:rPr>
          <w:t>m</w:t>
        </w:r>
        <w:r>
          <w:rPr>
            <w:rFonts w:ascii="Arial" w:eastAsia="Arial" w:hAnsi="Arial" w:cs="Arial"/>
            <w:color w:val="0462C1"/>
            <w:spacing w:val="1"/>
            <w:sz w:val="24"/>
            <w:szCs w:val="24"/>
            <w:u w:val="thick" w:color="0462C1"/>
          </w:rPr>
          <w:t>u</w:t>
        </w:r>
        <w:r>
          <w:rPr>
            <w:rFonts w:ascii="Arial" w:eastAsia="Arial" w:hAnsi="Arial" w:cs="Arial"/>
            <w:color w:val="0462C1"/>
            <w:spacing w:val="-1"/>
            <w:sz w:val="24"/>
            <w:szCs w:val="24"/>
            <w:u w:val="thick" w:color="0462C1"/>
          </w:rPr>
          <w:t>t</w:t>
        </w:r>
        <w:r>
          <w:rPr>
            <w:rFonts w:ascii="Arial" w:eastAsia="Arial" w:hAnsi="Arial" w:cs="Arial"/>
            <w:color w:val="0462C1"/>
            <w:spacing w:val="3"/>
            <w:sz w:val="24"/>
            <w:szCs w:val="24"/>
            <w:u w:val="thick" w:color="0462C1"/>
          </w:rPr>
          <w:t>u</w:t>
        </w:r>
        <w:r>
          <w:rPr>
            <w:rFonts w:ascii="Arial" w:eastAsia="Arial" w:hAnsi="Arial" w:cs="Arial"/>
            <w:color w:val="000000"/>
            <w:sz w:val="24"/>
            <w:szCs w:val="24"/>
          </w:rPr>
          <w:t>.</w:t>
        </w:r>
      </w:hyperlink>
      <w:r>
        <w:rPr>
          <w:rFonts w:ascii="Arial" w:eastAsia="Arial" w:hAnsi="Arial" w:cs="Arial"/>
          <w:color w:val="000000"/>
          <w:sz w:val="24"/>
          <w:szCs w:val="24"/>
        </w:rPr>
        <w:t xml:space="preserve"> </w:t>
      </w:r>
      <w:r>
        <w:rPr>
          <w:rFonts w:ascii="Arial" w:eastAsia="Arial" w:hAnsi="Arial" w:cs="Arial"/>
          <w:color w:val="000000"/>
          <w:spacing w:val="1"/>
          <w:sz w:val="24"/>
          <w:szCs w:val="24"/>
        </w:rPr>
        <w:t>Do</w:t>
      </w:r>
      <w:r>
        <w:rPr>
          <w:rFonts w:ascii="Arial" w:eastAsia="Arial" w:hAnsi="Arial" w:cs="Arial"/>
          <w:color w:val="000000"/>
          <w:sz w:val="24"/>
          <w:szCs w:val="24"/>
        </w:rPr>
        <w:t>k</w:t>
      </w:r>
      <w:r>
        <w:rPr>
          <w:rFonts w:ascii="Arial" w:eastAsia="Arial" w:hAnsi="Arial" w:cs="Arial"/>
          <w:color w:val="000000"/>
          <w:spacing w:val="1"/>
          <w:sz w:val="24"/>
          <w:szCs w:val="24"/>
        </w:rPr>
        <w:t>u</w:t>
      </w:r>
      <w:r>
        <w:rPr>
          <w:rFonts w:ascii="Arial" w:eastAsia="Arial" w:hAnsi="Arial" w:cs="Arial"/>
          <w:color w:val="000000"/>
          <w:sz w:val="24"/>
          <w:szCs w:val="24"/>
        </w:rPr>
        <w:t>m</w:t>
      </w:r>
      <w:r>
        <w:rPr>
          <w:rFonts w:ascii="Arial" w:eastAsia="Arial" w:hAnsi="Arial" w:cs="Arial"/>
          <w:color w:val="000000"/>
          <w:spacing w:val="-3"/>
          <w:sz w:val="24"/>
          <w:szCs w:val="24"/>
        </w:rPr>
        <w:t>e</w:t>
      </w:r>
      <w:r>
        <w:rPr>
          <w:rFonts w:ascii="Arial" w:eastAsia="Arial" w:hAnsi="Arial" w:cs="Arial"/>
          <w:color w:val="000000"/>
          <w:sz w:val="24"/>
          <w:szCs w:val="24"/>
        </w:rPr>
        <w:t>n y</w:t>
      </w:r>
      <w:r>
        <w:rPr>
          <w:rFonts w:ascii="Arial" w:eastAsia="Arial" w:hAnsi="Arial" w:cs="Arial"/>
          <w:color w:val="000000"/>
          <w:spacing w:val="1"/>
          <w:sz w:val="24"/>
          <w:szCs w:val="24"/>
        </w:rPr>
        <w:t>an</w:t>
      </w:r>
      <w:r>
        <w:rPr>
          <w:rFonts w:ascii="Arial" w:eastAsia="Arial" w:hAnsi="Arial" w:cs="Arial"/>
          <w:color w:val="000000"/>
          <w:sz w:val="24"/>
          <w:szCs w:val="24"/>
        </w:rPr>
        <w:t xml:space="preserve">g </w:t>
      </w:r>
      <w:r>
        <w:rPr>
          <w:rFonts w:ascii="Arial" w:eastAsia="Arial" w:hAnsi="Arial" w:cs="Arial"/>
          <w:color w:val="000000"/>
          <w:spacing w:val="-1"/>
          <w:sz w:val="24"/>
          <w:szCs w:val="24"/>
        </w:rPr>
        <w:t>t</w:t>
      </w:r>
      <w:r>
        <w:rPr>
          <w:rFonts w:ascii="Arial" w:eastAsia="Arial" w:hAnsi="Arial" w:cs="Arial"/>
          <w:color w:val="000000"/>
          <w:spacing w:val="1"/>
          <w:sz w:val="24"/>
          <w:szCs w:val="24"/>
        </w:rPr>
        <w:t>el</w:t>
      </w:r>
      <w:r>
        <w:rPr>
          <w:rFonts w:ascii="Arial" w:eastAsia="Arial" w:hAnsi="Arial" w:cs="Arial"/>
          <w:color w:val="000000"/>
          <w:spacing w:val="-3"/>
          <w:sz w:val="24"/>
          <w:szCs w:val="24"/>
        </w:rPr>
        <w:t>a</w:t>
      </w:r>
      <w:r>
        <w:rPr>
          <w:rFonts w:ascii="Arial" w:eastAsia="Arial" w:hAnsi="Arial" w:cs="Arial"/>
          <w:color w:val="000000"/>
          <w:sz w:val="24"/>
          <w:szCs w:val="24"/>
        </w:rPr>
        <w:t xml:space="preserve">h </w:t>
      </w:r>
      <w:r>
        <w:rPr>
          <w:rFonts w:ascii="Arial" w:eastAsia="Arial" w:hAnsi="Arial" w:cs="Arial"/>
          <w:color w:val="000000"/>
          <w:spacing w:val="1"/>
          <w:sz w:val="24"/>
          <w:szCs w:val="24"/>
        </w:rPr>
        <w:t>dii</w:t>
      </w:r>
      <w:r>
        <w:rPr>
          <w:rFonts w:ascii="Arial" w:eastAsia="Arial" w:hAnsi="Arial" w:cs="Arial"/>
          <w:color w:val="000000"/>
          <w:spacing w:val="-5"/>
          <w:sz w:val="24"/>
          <w:szCs w:val="24"/>
        </w:rPr>
        <w:t>m</w:t>
      </w:r>
      <w:r>
        <w:rPr>
          <w:rFonts w:ascii="Arial" w:eastAsia="Arial" w:hAnsi="Arial" w:cs="Arial"/>
          <w:color w:val="000000"/>
          <w:spacing w:val="1"/>
          <w:sz w:val="24"/>
          <w:szCs w:val="24"/>
        </w:rPr>
        <w:t>ple</w:t>
      </w:r>
      <w:r>
        <w:rPr>
          <w:rFonts w:ascii="Arial" w:eastAsia="Arial" w:hAnsi="Arial" w:cs="Arial"/>
          <w:color w:val="000000"/>
          <w:spacing w:val="-5"/>
          <w:sz w:val="24"/>
          <w:szCs w:val="24"/>
        </w:rPr>
        <w:t>m</w:t>
      </w:r>
      <w:r>
        <w:rPr>
          <w:rFonts w:ascii="Arial" w:eastAsia="Arial" w:hAnsi="Arial" w:cs="Arial"/>
          <w:color w:val="000000"/>
          <w:spacing w:val="1"/>
          <w:sz w:val="24"/>
          <w:szCs w:val="24"/>
        </w:rPr>
        <w:t>en</w:t>
      </w:r>
      <w:r>
        <w:rPr>
          <w:rFonts w:ascii="Arial" w:eastAsia="Arial" w:hAnsi="Arial" w:cs="Arial"/>
          <w:color w:val="000000"/>
          <w:spacing w:val="-1"/>
          <w:sz w:val="24"/>
          <w:szCs w:val="24"/>
        </w:rPr>
        <w:t>t</w:t>
      </w:r>
      <w:r>
        <w:rPr>
          <w:rFonts w:ascii="Arial" w:eastAsia="Arial" w:hAnsi="Arial" w:cs="Arial"/>
          <w:color w:val="000000"/>
          <w:spacing w:val="1"/>
          <w:sz w:val="24"/>
          <w:szCs w:val="24"/>
        </w:rPr>
        <w:t>a</w:t>
      </w:r>
      <w:r>
        <w:rPr>
          <w:rFonts w:ascii="Arial" w:eastAsia="Arial" w:hAnsi="Arial" w:cs="Arial"/>
          <w:color w:val="000000"/>
          <w:sz w:val="24"/>
          <w:szCs w:val="24"/>
        </w:rPr>
        <w:t>s</w:t>
      </w:r>
      <w:r>
        <w:rPr>
          <w:rFonts w:ascii="Arial" w:eastAsia="Arial" w:hAnsi="Arial" w:cs="Arial"/>
          <w:color w:val="000000"/>
          <w:spacing w:val="1"/>
          <w:sz w:val="24"/>
          <w:szCs w:val="24"/>
        </w:rPr>
        <w:t>i</w:t>
      </w:r>
      <w:r>
        <w:rPr>
          <w:rFonts w:ascii="Arial" w:eastAsia="Arial" w:hAnsi="Arial" w:cs="Arial"/>
          <w:color w:val="000000"/>
          <w:spacing w:val="-5"/>
          <w:sz w:val="24"/>
          <w:szCs w:val="24"/>
        </w:rPr>
        <w:t>k</w:t>
      </w:r>
      <w:r>
        <w:rPr>
          <w:rFonts w:ascii="Arial" w:eastAsia="Arial" w:hAnsi="Arial" w:cs="Arial"/>
          <w:color w:val="000000"/>
          <w:spacing w:val="1"/>
          <w:sz w:val="24"/>
          <w:szCs w:val="24"/>
        </w:rPr>
        <w:t>a</w:t>
      </w:r>
      <w:r>
        <w:rPr>
          <w:rFonts w:ascii="Arial" w:eastAsia="Arial" w:hAnsi="Arial" w:cs="Arial"/>
          <w:color w:val="000000"/>
          <w:sz w:val="24"/>
          <w:szCs w:val="24"/>
        </w:rPr>
        <w:t xml:space="preserve">n </w:t>
      </w:r>
      <w:r>
        <w:rPr>
          <w:rFonts w:ascii="Arial" w:eastAsia="Arial" w:hAnsi="Arial" w:cs="Arial"/>
          <w:color w:val="000000"/>
          <w:spacing w:val="1"/>
          <w:sz w:val="24"/>
          <w:szCs w:val="24"/>
        </w:rPr>
        <w:t>d</w:t>
      </w:r>
      <w:r>
        <w:rPr>
          <w:rFonts w:ascii="Arial" w:eastAsia="Arial" w:hAnsi="Arial" w:cs="Arial"/>
          <w:color w:val="000000"/>
          <w:sz w:val="24"/>
          <w:szCs w:val="24"/>
        </w:rPr>
        <w:t>i s</w:t>
      </w:r>
      <w:r>
        <w:rPr>
          <w:rFonts w:ascii="Arial" w:eastAsia="Arial" w:hAnsi="Arial" w:cs="Arial"/>
          <w:color w:val="000000"/>
          <w:spacing w:val="1"/>
          <w:sz w:val="24"/>
          <w:szCs w:val="24"/>
        </w:rPr>
        <w:t>e</w:t>
      </w:r>
      <w:r>
        <w:rPr>
          <w:rFonts w:ascii="Arial" w:eastAsia="Arial" w:hAnsi="Arial" w:cs="Arial"/>
          <w:color w:val="000000"/>
          <w:spacing w:val="-5"/>
          <w:sz w:val="24"/>
          <w:szCs w:val="24"/>
        </w:rPr>
        <w:t>m</w:t>
      </w:r>
      <w:r>
        <w:rPr>
          <w:rFonts w:ascii="Arial" w:eastAsia="Arial" w:hAnsi="Arial" w:cs="Arial"/>
          <w:color w:val="000000"/>
          <w:spacing w:val="1"/>
          <w:sz w:val="24"/>
          <w:szCs w:val="24"/>
        </w:rPr>
        <w:t>u</w:t>
      </w:r>
      <w:r>
        <w:rPr>
          <w:rFonts w:ascii="Arial" w:eastAsia="Arial" w:hAnsi="Arial" w:cs="Arial"/>
          <w:color w:val="000000"/>
          <w:sz w:val="24"/>
          <w:szCs w:val="24"/>
        </w:rPr>
        <w:t xml:space="preserve">a </w:t>
      </w:r>
      <w:r>
        <w:rPr>
          <w:rFonts w:ascii="Arial" w:eastAsia="Arial" w:hAnsi="Arial" w:cs="Arial"/>
          <w:color w:val="000000"/>
          <w:spacing w:val="1"/>
          <w:sz w:val="24"/>
          <w:szCs w:val="24"/>
        </w:rPr>
        <w:t>uni</w:t>
      </w:r>
      <w:r>
        <w:rPr>
          <w:rFonts w:ascii="Arial" w:eastAsia="Arial" w:hAnsi="Arial" w:cs="Arial"/>
          <w:color w:val="000000"/>
          <w:sz w:val="24"/>
          <w:szCs w:val="24"/>
        </w:rPr>
        <w:t>t</w:t>
      </w:r>
      <w:r>
        <w:rPr>
          <w:rFonts w:ascii="Arial" w:eastAsia="Arial" w:hAnsi="Arial" w:cs="Arial"/>
          <w:color w:val="000000"/>
          <w:spacing w:val="-3"/>
          <w:sz w:val="24"/>
          <w:szCs w:val="24"/>
        </w:rPr>
        <w:t xml:space="preserve"> </w:t>
      </w:r>
      <w:r>
        <w:rPr>
          <w:rFonts w:ascii="Arial" w:eastAsia="Arial" w:hAnsi="Arial" w:cs="Arial"/>
          <w:color w:val="000000"/>
          <w:sz w:val="24"/>
          <w:szCs w:val="24"/>
        </w:rPr>
        <w:t>y</w:t>
      </w:r>
      <w:r>
        <w:rPr>
          <w:rFonts w:ascii="Arial" w:eastAsia="Arial" w:hAnsi="Arial" w:cs="Arial"/>
          <w:color w:val="000000"/>
          <w:spacing w:val="1"/>
          <w:sz w:val="24"/>
          <w:szCs w:val="24"/>
        </w:rPr>
        <w:t>ai</w:t>
      </w:r>
      <w:r>
        <w:rPr>
          <w:rFonts w:ascii="Arial" w:eastAsia="Arial" w:hAnsi="Arial" w:cs="Arial"/>
          <w:color w:val="000000"/>
          <w:spacing w:val="-1"/>
          <w:sz w:val="24"/>
          <w:szCs w:val="24"/>
        </w:rPr>
        <w:t>t</w:t>
      </w:r>
      <w:r>
        <w:rPr>
          <w:rFonts w:ascii="Arial" w:eastAsia="Arial" w:hAnsi="Arial" w:cs="Arial"/>
          <w:color w:val="000000"/>
          <w:spacing w:val="1"/>
          <w:sz w:val="24"/>
          <w:szCs w:val="24"/>
        </w:rPr>
        <w:t>u</w:t>
      </w:r>
      <w:r>
        <w:rPr>
          <w:rFonts w:ascii="Arial" w:eastAsia="Arial" w:hAnsi="Arial" w:cs="Arial"/>
          <w:color w:val="000000"/>
          <w:sz w:val="24"/>
          <w:szCs w:val="24"/>
        </w:rPr>
        <w:t>:</w:t>
      </w:r>
    </w:p>
    <w:p w14:paraId="07A35AFB" w14:textId="77777777" w:rsidR="00A43A97" w:rsidRPr="006341DF" w:rsidRDefault="00A43A97" w:rsidP="006341DF">
      <w:pPr>
        <w:pStyle w:val="ListParagraph"/>
        <w:numPr>
          <w:ilvl w:val="0"/>
          <w:numId w:val="6"/>
        </w:numPr>
        <w:spacing w:before="35"/>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K</w:t>
      </w:r>
      <w:r w:rsidRPr="006341DF">
        <w:rPr>
          <w:rFonts w:ascii="Arial" w:eastAsia="Arial" w:hAnsi="Arial" w:cs="Arial"/>
          <w:spacing w:val="1"/>
          <w:sz w:val="24"/>
          <w:szCs w:val="24"/>
        </w:rPr>
        <w:t>ebi</w:t>
      </w:r>
      <w:r w:rsidRPr="006341DF">
        <w:rPr>
          <w:rFonts w:ascii="Arial" w:eastAsia="Arial" w:hAnsi="Arial" w:cs="Arial"/>
          <w:spacing w:val="-3"/>
          <w:sz w:val="24"/>
          <w:szCs w:val="24"/>
        </w:rPr>
        <w:t>j</w:t>
      </w:r>
      <w:r w:rsidRPr="006341DF">
        <w:rPr>
          <w:rFonts w:ascii="Arial" w:eastAsia="Arial" w:hAnsi="Arial" w:cs="Arial"/>
          <w:spacing w:val="1"/>
          <w:sz w:val="24"/>
          <w:szCs w:val="24"/>
        </w:rPr>
        <w:t>a</w:t>
      </w:r>
      <w:r w:rsidRPr="006341DF">
        <w:rPr>
          <w:rFonts w:ascii="Arial" w:eastAsia="Arial" w:hAnsi="Arial" w:cs="Arial"/>
          <w:sz w:val="24"/>
          <w:szCs w:val="24"/>
        </w:rPr>
        <w:t>k</w:t>
      </w:r>
      <w:r w:rsidRPr="006341DF">
        <w:rPr>
          <w:rFonts w:ascii="Arial" w:eastAsia="Arial" w:hAnsi="Arial" w:cs="Arial"/>
          <w:spacing w:val="1"/>
          <w:sz w:val="24"/>
          <w:szCs w:val="24"/>
        </w:rPr>
        <w:t>a</w:t>
      </w:r>
      <w:r w:rsidRPr="006341DF">
        <w:rPr>
          <w:rFonts w:ascii="Arial" w:eastAsia="Arial" w:hAnsi="Arial" w:cs="Arial"/>
          <w:sz w:val="24"/>
          <w:szCs w:val="24"/>
        </w:rPr>
        <w:t>n SPMI</w:t>
      </w:r>
    </w:p>
    <w:p w14:paraId="20E604AF" w14:textId="77777777" w:rsidR="00A43A97" w:rsidRPr="006341DF" w:rsidRDefault="00A43A97" w:rsidP="006341DF">
      <w:pPr>
        <w:pStyle w:val="ListParagraph"/>
        <w:numPr>
          <w:ilvl w:val="0"/>
          <w:numId w:val="6"/>
        </w:numPr>
        <w:spacing w:before="33"/>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S</w:t>
      </w:r>
      <w:r w:rsidRPr="006341DF">
        <w:rPr>
          <w:rFonts w:ascii="Arial" w:eastAsia="Arial" w:hAnsi="Arial" w:cs="Arial"/>
          <w:spacing w:val="-1"/>
          <w:sz w:val="24"/>
          <w:szCs w:val="24"/>
        </w:rPr>
        <w:t>t</w:t>
      </w:r>
      <w:r w:rsidRPr="006341DF">
        <w:rPr>
          <w:rFonts w:ascii="Arial" w:eastAsia="Arial" w:hAnsi="Arial" w:cs="Arial"/>
          <w:spacing w:val="1"/>
          <w:sz w:val="24"/>
          <w:szCs w:val="24"/>
        </w:rPr>
        <w:t>anda</w:t>
      </w:r>
      <w:r w:rsidRPr="006341DF">
        <w:rPr>
          <w:rFonts w:ascii="Arial" w:eastAsia="Arial" w:hAnsi="Arial" w:cs="Arial"/>
          <w:sz w:val="24"/>
          <w:szCs w:val="24"/>
        </w:rPr>
        <w:t>r</w:t>
      </w:r>
      <w:r w:rsidRPr="006341DF">
        <w:rPr>
          <w:rFonts w:ascii="Arial" w:eastAsia="Arial" w:hAnsi="Arial" w:cs="Arial"/>
          <w:spacing w:val="-1"/>
          <w:sz w:val="24"/>
          <w:szCs w:val="24"/>
        </w:rPr>
        <w:t xml:space="preserve"> </w:t>
      </w:r>
      <w:r w:rsidRPr="006341DF">
        <w:rPr>
          <w:rFonts w:ascii="Arial" w:eastAsia="Arial" w:hAnsi="Arial" w:cs="Arial"/>
          <w:sz w:val="24"/>
          <w:szCs w:val="24"/>
        </w:rPr>
        <w:t>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14:paraId="334E7B93" w14:textId="77777777" w:rsidR="00A43A97" w:rsidRPr="006341DF" w:rsidRDefault="00A43A97" w:rsidP="006341DF">
      <w:pPr>
        <w:pStyle w:val="ListParagraph"/>
        <w:numPr>
          <w:ilvl w:val="0"/>
          <w:numId w:val="6"/>
        </w:numPr>
        <w:spacing w:before="38"/>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M</w:t>
      </w:r>
      <w:r w:rsidRPr="006341DF">
        <w:rPr>
          <w:rFonts w:ascii="Arial" w:eastAsia="Arial" w:hAnsi="Arial" w:cs="Arial"/>
          <w:spacing w:val="1"/>
          <w:sz w:val="24"/>
          <w:szCs w:val="24"/>
        </w:rPr>
        <w:t>anu</w:t>
      </w:r>
      <w:r w:rsidRPr="006341DF">
        <w:rPr>
          <w:rFonts w:ascii="Arial" w:eastAsia="Arial" w:hAnsi="Arial" w:cs="Arial"/>
          <w:spacing w:val="-3"/>
          <w:sz w:val="24"/>
          <w:szCs w:val="24"/>
        </w:rPr>
        <w:t>a</w:t>
      </w:r>
      <w:r w:rsidRPr="006341DF">
        <w:rPr>
          <w:rFonts w:ascii="Arial" w:eastAsia="Arial" w:hAnsi="Arial" w:cs="Arial"/>
          <w:sz w:val="24"/>
          <w:szCs w:val="24"/>
        </w:rPr>
        <w:t>l 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14:paraId="64E7939C" w14:textId="77777777" w:rsidR="00A43A97" w:rsidRPr="006341DF" w:rsidRDefault="00A43A97" w:rsidP="006341DF">
      <w:pPr>
        <w:pStyle w:val="ListParagraph"/>
        <w:numPr>
          <w:ilvl w:val="0"/>
          <w:numId w:val="6"/>
        </w:numPr>
        <w:spacing w:before="37"/>
        <w:rPr>
          <w:rFonts w:ascii="Arial" w:eastAsia="Arial" w:hAnsi="Arial" w:cs="Arial"/>
          <w:sz w:val="24"/>
          <w:szCs w:val="24"/>
        </w:rPr>
      </w:pPr>
      <w:r w:rsidRPr="006341DF">
        <w:rPr>
          <w:rFonts w:ascii="Arial" w:eastAsia="Arial" w:hAnsi="Arial" w:cs="Arial"/>
          <w:spacing w:val="1"/>
          <w:sz w:val="24"/>
          <w:szCs w:val="24"/>
        </w:rPr>
        <w:t>Do</w:t>
      </w:r>
      <w:r w:rsidRPr="006341DF">
        <w:rPr>
          <w:rFonts w:ascii="Arial" w:eastAsia="Arial" w:hAnsi="Arial" w:cs="Arial"/>
          <w:sz w:val="24"/>
          <w:szCs w:val="24"/>
        </w:rPr>
        <w:t>k</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3"/>
          <w:sz w:val="24"/>
          <w:szCs w:val="24"/>
        </w:rPr>
        <w:t>e</w:t>
      </w:r>
      <w:r w:rsidRPr="006341DF">
        <w:rPr>
          <w:rFonts w:ascii="Arial" w:eastAsia="Arial" w:hAnsi="Arial" w:cs="Arial"/>
          <w:sz w:val="24"/>
          <w:szCs w:val="24"/>
        </w:rPr>
        <w:t>n Formulir, B</w:t>
      </w:r>
      <w:r w:rsidRPr="006341DF">
        <w:rPr>
          <w:rFonts w:ascii="Arial" w:eastAsia="Arial" w:hAnsi="Arial" w:cs="Arial"/>
          <w:spacing w:val="1"/>
          <w:sz w:val="24"/>
          <w:szCs w:val="24"/>
        </w:rPr>
        <w:t>o</w:t>
      </w:r>
      <w:r w:rsidRPr="006341DF">
        <w:rPr>
          <w:rFonts w:ascii="Arial" w:eastAsia="Arial" w:hAnsi="Arial" w:cs="Arial"/>
          <w:sz w:val="24"/>
          <w:szCs w:val="24"/>
        </w:rPr>
        <w:t>r</w:t>
      </w:r>
      <w:r w:rsidRPr="006341DF">
        <w:rPr>
          <w:rFonts w:ascii="Arial" w:eastAsia="Arial" w:hAnsi="Arial" w:cs="Arial"/>
          <w:spacing w:val="1"/>
          <w:sz w:val="24"/>
          <w:szCs w:val="24"/>
        </w:rPr>
        <w:t>an</w:t>
      </w:r>
      <w:r w:rsidRPr="006341DF">
        <w:rPr>
          <w:rFonts w:ascii="Arial" w:eastAsia="Arial" w:hAnsi="Arial" w:cs="Arial"/>
          <w:sz w:val="24"/>
          <w:szCs w:val="24"/>
        </w:rPr>
        <w:t xml:space="preserve">g </w:t>
      </w:r>
      <w:r w:rsidRPr="006341DF">
        <w:rPr>
          <w:rFonts w:ascii="Arial" w:eastAsia="Arial" w:hAnsi="Arial" w:cs="Arial"/>
          <w:spacing w:val="-1"/>
          <w:sz w:val="24"/>
          <w:szCs w:val="24"/>
        </w:rPr>
        <w:t>I</w:t>
      </w:r>
      <w:r w:rsidRPr="006341DF">
        <w:rPr>
          <w:rFonts w:ascii="Arial" w:eastAsia="Arial" w:hAnsi="Arial" w:cs="Arial"/>
          <w:spacing w:val="1"/>
          <w:sz w:val="24"/>
          <w:szCs w:val="24"/>
        </w:rPr>
        <w:t>n</w:t>
      </w:r>
      <w:r w:rsidRPr="006341DF">
        <w:rPr>
          <w:rFonts w:ascii="Arial" w:eastAsia="Arial" w:hAnsi="Arial" w:cs="Arial"/>
          <w:sz w:val="24"/>
          <w:szCs w:val="24"/>
        </w:rPr>
        <w:t>s</w:t>
      </w:r>
      <w:r w:rsidRPr="006341DF">
        <w:rPr>
          <w:rFonts w:ascii="Arial" w:eastAsia="Arial" w:hAnsi="Arial" w:cs="Arial"/>
          <w:spacing w:val="-1"/>
          <w:sz w:val="24"/>
          <w:szCs w:val="24"/>
        </w:rPr>
        <w:t>t</w:t>
      </w:r>
      <w:r w:rsidRPr="006341DF">
        <w:rPr>
          <w:rFonts w:ascii="Arial" w:eastAsia="Arial" w:hAnsi="Arial" w:cs="Arial"/>
          <w:sz w:val="24"/>
          <w:szCs w:val="24"/>
        </w:rPr>
        <w:t>r</w:t>
      </w:r>
      <w:r w:rsidRPr="006341DF">
        <w:rPr>
          <w:rFonts w:ascii="Arial" w:eastAsia="Arial" w:hAnsi="Arial" w:cs="Arial"/>
          <w:spacing w:val="1"/>
          <w:sz w:val="24"/>
          <w:szCs w:val="24"/>
        </w:rPr>
        <w:t>u</w:t>
      </w:r>
      <w:r w:rsidRPr="006341DF">
        <w:rPr>
          <w:rFonts w:ascii="Arial" w:eastAsia="Arial" w:hAnsi="Arial" w:cs="Arial"/>
          <w:sz w:val="24"/>
          <w:szCs w:val="24"/>
        </w:rPr>
        <w:t>m</w:t>
      </w:r>
      <w:r w:rsidRPr="006341DF">
        <w:rPr>
          <w:rFonts w:ascii="Arial" w:eastAsia="Arial" w:hAnsi="Arial" w:cs="Arial"/>
          <w:spacing w:val="1"/>
          <w:sz w:val="24"/>
          <w:szCs w:val="24"/>
        </w:rPr>
        <w:t>e</w:t>
      </w:r>
      <w:r w:rsidRPr="006341DF">
        <w:rPr>
          <w:rFonts w:ascii="Arial" w:eastAsia="Arial" w:hAnsi="Arial" w:cs="Arial"/>
          <w:sz w:val="24"/>
          <w:szCs w:val="24"/>
        </w:rPr>
        <w:t>n M</w:t>
      </w:r>
      <w:r w:rsidRPr="006341DF">
        <w:rPr>
          <w:rFonts w:ascii="Arial" w:eastAsia="Arial" w:hAnsi="Arial" w:cs="Arial"/>
          <w:spacing w:val="-3"/>
          <w:sz w:val="24"/>
          <w:szCs w:val="24"/>
        </w:rPr>
        <w:t>o</w:t>
      </w:r>
      <w:r w:rsidRPr="006341DF">
        <w:rPr>
          <w:rFonts w:ascii="Arial" w:eastAsia="Arial" w:hAnsi="Arial" w:cs="Arial"/>
          <w:spacing w:val="1"/>
          <w:sz w:val="24"/>
          <w:szCs w:val="24"/>
        </w:rPr>
        <w:t>ni</w:t>
      </w:r>
      <w:r w:rsidRPr="006341DF">
        <w:rPr>
          <w:rFonts w:ascii="Arial" w:eastAsia="Arial" w:hAnsi="Arial" w:cs="Arial"/>
          <w:spacing w:val="-1"/>
          <w:sz w:val="24"/>
          <w:szCs w:val="24"/>
        </w:rPr>
        <w:t>t</w:t>
      </w:r>
      <w:r w:rsidRPr="006341DF">
        <w:rPr>
          <w:rFonts w:ascii="Arial" w:eastAsia="Arial" w:hAnsi="Arial" w:cs="Arial"/>
          <w:spacing w:val="1"/>
          <w:sz w:val="24"/>
          <w:szCs w:val="24"/>
        </w:rPr>
        <w:t>o</w:t>
      </w:r>
      <w:r w:rsidRPr="006341DF">
        <w:rPr>
          <w:rFonts w:ascii="Arial" w:eastAsia="Arial" w:hAnsi="Arial" w:cs="Arial"/>
          <w:sz w:val="24"/>
          <w:szCs w:val="24"/>
        </w:rPr>
        <w:t>r</w:t>
      </w:r>
      <w:r w:rsidRPr="006341DF">
        <w:rPr>
          <w:rFonts w:ascii="Arial" w:eastAsia="Arial" w:hAnsi="Arial" w:cs="Arial"/>
          <w:spacing w:val="-3"/>
          <w:sz w:val="24"/>
          <w:szCs w:val="24"/>
        </w:rPr>
        <w:t>i</w:t>
      </w:r>
      <w:r w:rsidRPr="006341DF">
        <w:rPr>
          <w:rFonts w:ascii="Arial" w:eastAsia="Arial" w:hAnsi="Arial" w:cs="Arial"/>
          <w:spacing w:val="1"/>
          <w:sz w:val="24"/>
          <w:szCs w:val="24"/>
        </w:rPr>
        <w:t>ng</w:t>
      </w:r>
      <w:r w:rsidRPr="006341DF">
        <w:rPr>
          <w:rFonts w:ascii="Arial" w:eastAsia="Arial" w:hAnsi="Arial" w:cs="Arial"/>
          <w:sz w:val="24"/>
          <w:szCs w:val="24"/>
        </w:rPr>
        <w:t xml:space="preserve"> dan</w:t>
      </w:r>
      <w:r w:rsidRPr="006341DF">
        <w:rPr>
          <w:rFonts w:ascii="Arial" w:eastAsia="Arial" w:hAnsi="Arial" w:cs="Arial"/>
          <w:spacing w:val="-3"/>
          <w:sz w:val="24"/>
          <w:szCs w:val="24"/>
        </w:rPr>
        <w:t xml:space="preserve"> </w:t>
      </w:r>
      <w:r w:rsidRPr="006341DF">
        <w:rPr>
          <w:rFonts w:ascii="Arial" w:eastAsia="Arial" w:hAnsi="Arial" w:cs="Arial"/>
          <w:sz w:val="24"/>
          <w:szCs w:val="24"/>
        </w:rPr>
        <w:t>Ev</w:t>
      </w:r>
      <w:r w:rsidRPr="006341DF">
        <w:rPr>
          <w:rFonts w:ascii="Arial" w:eastAsia="Arial" w:hAnsi="Arial" w:cs="Arial"/>
          <w:spacing w:val="1"/>
          <w:sz w:val="24"/>
          <w:szCs w:val="24"/>
        </w:rPr>
        <w:t>alua</w:t>
      </w:r>
      <w:r w:rsidRPr="006341DF">
        <w:rPr>
          <w:rFonts w:ascii="Arial" w:eastAsia="Arial" w:hAnsi="Arial" w:cs="Arial"/>
          <w:spacing w:val="-5"/>
          <w:sz w:val="24"/>
          <w:szCs w:val="24"/>
        </w:rPr>
        <w:t>s</w:t>
      </w:r>
      <w:r w:rsidRPr="006341DF">
        <w:rPr>
          <w:rFonts w:ascii="Arial" w:eastAsia="Arial" w:hAnsi="Arial" w:cs="Arial"/>
          <w:sz w:val="24"/>
          <w:szCs w:val="24"/>
        </w:rPr>
        <w:t xml:space="preserve">i </w:t>
      </w:r>
      <w:r w:rsidRPr="006341DF">
        <w:rPr>
          <w:rFonts w:ascii="Arial" w:eastAsia="Arial" w:hAnsi="Arial" w:cs="Arial"/>
          <w:spacing w:val="1"/>
          <w:sz w:val="24"/>
          <w:szCs w:val="24"/>
        </w:rPr>
        <w:t>serta</w:t>
      </w:r>
      <w:r w:rsidRPr="006341DF">
        <w:rPr>
          <w:rFonts w:ascii="Arial" w:eastAsia="Arial" w:hAnsi="Arial" w:cs="Arial"/>
          <w:sz w:val="24"/>
          <w:szCs w:val="24"/>
        </w:rPr>
        <w:t xml:space="preserve"> P</w:t>
      </w:r>
      <w:r w:rsidRPr="006341DF">
        <w:rPr>
          <w:rFonts w:ascii="Arial" w:eastAsia="Arial" w:hAnsi="Arial" w:cs="Arial"/>
          <w:spacing w:val="1"/>
          <w:sz w:val="24"/>
          <w:szCs w:val="24"/>
        </w:rPr>
        <w:t>e</w:t>
      </w:r>
      <w:r w:rsidRPr="006341DF">
        <w:rPr>
          <w:rFonts w:ascii="Arial" w:eastAsia="Arial" w:hAnsi="Arial" w:cs="Arial"/>
          <w:spacing w:val="-3"/>
          <w:sz w:val="24"/>
          <w:szCs w:val="24"/>
        </w:rPr>
        <w:t>l</w:t>
      </w:r>
      <w:r w:rsidRPr="006341DF">
        <w:rPr>
          <w:rFonts w:ascii="Arial" w:eastAsia="Arial" w:hAnsi="Arial" w:cs="Arial"/>
          <w:spacing w:val="1"/>
          <w:sz w:val="24"/>
          <w:szCs w:val="24"/>
        </w:rPr>
        <w:t>apo</w:t>
      </w:r>
      <w:r w:rsidRPr="006341DF">
        <w:rPr>
          <w:rFonts w:ascii="Arial" w:eastAsia="Arial" w:hAnsi="Arial" w:cs="Arial"/>
          <w:spacing w:val="-5"/>
          <w:sz w:val="24"/>
          <w:szCs w:val="24"/>
        </w:rPr>
        <w:t>r</w:t>
      </w:r>
      <w:r w:rsidRPr="006341DF">
        <w:rPr>
          <w:rFonts w:ascii="Arial" w:eastAsia="Arial" w:hAnsi="Arial" w:cs="Arial"/>
          <w:spacing w:val="1"/>
          <w:sz w:val="24"/>
          <w:szCs w:val="24"/>
        </w:rPr>
        <w:t>a</w:t>
      </w:r>
      <w:r w:rsidRPr="006341DF">
        <w:rPr>
          <w:rFonts w:ascii="Arial" w:eastAsia="Arial" w:hAnsi="Arial" w:cs="Arial"/>
          <w:sz w:val="24"/>
          <w:szCs w:val="24"/>
        </w:rPr>
        <w:t>n M</w:t>
      </w:r>
      <w:r w:rsidRPr="006341DF">
        <w:rPr>
          <w:rFonts w:ascii="Arial" w:eastAsia="Arial" w:hAnsi="Arial" w:cs="Arial"/>
          <w:spacing w:val="1"/>
          <w:sz w:val="24"/>
          <w:szCs w:val="24"/>
        </w:rPr>
        <w:t>u</w:t>
      </w:r>
      <w:r w:rsidRPr="006341DF">
        <w:rPr>
          <w:rFonts w:ascii="Arial" w:eastAsia="Arial" w:hAnsi="Arial" w:cs="Arial"/>
          <w:spacing w:val="-1"/>
          <w:sz w:val="24"/>
          <w:szCs w:val="24"/>
        </w:rPr>
        <w:t>t</w:t>
      </w:r>
      <w:r w:rsidRPr="006341DF">
        <w:rPr>
          <w:rFonts w:ascii="Arial" w:eastAsia="Arial" w:hAnsi="Arial" w:cs="Arial"/>
          <w:sz w:val="24"/>
          <w:szCs w:val="24"/>
        </w:rPr>
        <w:t>u</w:t>
      </w:r>
    </w:p>
    <w:p w14:paraId="2316C661" w14:textId="77777777" w:rsidR="006341DF" w:rsidRDefault="006341DF" w:rsidP="00DB0FF4">
      <w:pPr>
        <w:spacing w:before="1" w:line="277" w:lineRule="auto"/>
        <w:ind w:right="62"/>
        <w:rPr>
          <w:rFonts w:ascii="Arial" w:eastAsia="Arial" w:hAnsi="Arial" w:cs="Arial"/>
          <w:spacing w:val="3"/>
          <w:sz w:val="24"/>
          <w:szCs w:val="24"/>
        </w:rPr>
      </w:pPr>
    </w:p>
    <w:p w14:paraId="3BC530A2" w14:textId="77777777" w:rsidR="00870822" w:rsidRPr="00870822" w:rsidRDefault="00A43A97" w:rsidP="00DB0FF4">
      <w:pPr>
        <w:spacing w:before="1" w:line="277" w:lineRule="auto"/>
        <w:ind w:right="62"/>
        <w:rPr>
          <w:rFonts w:ascii="Arial" w:eastAsia="Arial" w:hAnsi="Arial" w:cs="Arial"/>
          <w:spacing w:val="3"/>
          <w:sz w:val="24"/>
          <w:szCs w:val="24"/>
        </w:rPr>
      </w:pPr>
      <w:r>
        <w:rPr>
          <w:rFonts w:ascii="Arial" w:eastAsia="Arial" w:hAnsi="Arial" w:cs="Arial"/>
          <w:spacing w:val="3"/>
          <w:sz w:val="24"/>
          <w:szCs w:val="24"/>
        </w:rPr>
        <w:t>Lebih lanjut uraian lengkap mengenai dokumen mutu yang ada di Universitas Ma Chung disajikan pada tabel berikut</w:t>
      </w:r>
    </w:p>
    <w:tbl>
      <w:tblPr>
        <w:tblStyle w:val="TableGrid"/>
        <w:tblW w:w="9776" w:type="dxa"/>
        <w:tblLayout w:type="fixed"/>
        <w:tblLook w:val="04A0" w:firstRow="1" w:lastRow="0" w:firstColumn="1" w:lastColumn="0" w:noHBand="0" w:noVBand="1"/>
      </w:tblPr>
      <w:tblGrid>
        <w:gridCol w:w="525"/>
        <w:gridCol w:w="1389"/>
        <w:gridCol w:w="7862"/>
      </w:tblGrid>
      <w:tr w:rsidR="00936FF5" w14:paraId="267E4541" w14:textId="77777777" w:rsidTr="00936FF5">
        <w:tc>
          <w:tcPr>
            <w:tcW w:w="525" w:type="dxa"/>
            <w:shd w:val="clear" w:color="auto" w:fill="D0CECE" w:themeFill="background2" w:themeFillShade="E6"/>
          </w:tcPr>
          <w:p w14:paraId="16E795F0" w14:textId="77777777" w:rsidR="00936FF5" w:rsidRPr="004D7652" w:rsidRDefault="00936FF5" w:rsidP="00936FF5">
            <w:pPr>
              <w:jc w:val="center"/>
              <w:rPr>
                <w:rFonts w:ascii="Arial" w:hAnsi="Arial" w:cs="Arial"/>
                <w:b/>
                <w:i/>
                <w:sz w:val="22"/>
              </w:rPr>
            </w:pPr>
            <w:r w:rsidRPr="004D7652">
              <w:rPr>
                <w:rFonts w:ascii="Arial" w:hAnsi="Arial" w:cs="Arial"/>
                <w:b/>
                <w:i/>
                <w:sz w:val="22"/>
              </w:rPr>
              <w:t>No</w:t>
            </w:r>
          </w:p>
        </w:tc>
        <w:tc>
          <w:tcPr>
            <w:tcW w:w="1389" w:type="dxa"/>
            <w:shd w:val="clear" w:color="auto" w:fill="D0CECE" w:themeFill="background2" w:themeFillShade="E6"/>
          </w:tcPr>
          <w:p w14:paraId="4D6FDEEB" w14:textId="77777777" w:rsidR="00936FF5" w:rsidRPr="004D7652" w:rsidRDefault="00936FF5" w:rsidP="00936FF5">
            <w:pPr>
              <w:jc w:val="center"/>
              <w:rPr>
                <w:rFonts w:ascii="Arial" w:hAnsi="Arial" w:cs="Arial"/>
                <w:b/>
                <w:i/>
                <w:sz w:val="22"/>
              </w:rPr>
            </w:pPr>
            <w:r w:rsidRPr="004D7652">
              <w:rPr>
                <w:rFonts w:ascii="Arial" w:hAnsi="Arial" w:cs="Arial"/>
                <w:b/>
                <w:i/>
                <w:sz w:val="22"/>
              </w:rPr>
              <w:t>Dokumen</w:t>
            </w:r>
          </w:p>
        </w:tc>
        <w:tc>
          <w:tcPr>
            <w:tcW w:w="7862" w:type="dxa"/>
            <w:shd w:val="clear" w:color="auto" w:fill="D0CECE" w:themeFill="background2" w:themeFillShade="E6"/>
          </w:tcPr>
          <w:p w14:paraId="57C7C931" w14:textId="77777777" w:rsidR="00936FF5" w:rsidRPr="004D7652" w:rsidRDefault="00936FF5" w:rsidP="00936FF5">
            <w:pPr>
              <w:jc w:val="center"/>
              <w:rPr>
                <w:rFonts w:ascii="Arial" w:hAnsi="Arial" w:cs="Arial"/>
                <w:b/>
                <w:i/>
                <w:sz w:val="22"/>
              </w:rPr>
            </w:pPr>
            <w:r w:rsidRPr="004D7652">
              <w:rPr>
                <w:rFonts w:ascii="Arial" w:hAnsi="Arial" w:cs="Arial"/>
                <w:b/>
                <w:i/>
                <w:sz w:val="22"/>
              </w:rPr>
              <w:t>Informasi</w:t>
            </w:r>
          </w:p>
        </w:tc>
      </w:tr>
      <w:tr w:rsidR="00936FF5" w14:paraId="434C00F5" w14:textId="77777777" w:rsidTr="00936FF5">
        <w:tc>
          <w:tcPr>
            <w:tcW w:w="525" w:type="dxa"/>
            <w:shd w:val="clear" w:color="auto" w:fill="auto"/>
          </w:tcPr>
          <w:p w14:paraId="55338A08"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1.</w:t>
            </w:r>
          </w:p>
        </w:tc>
        <w:tc>
          <w:tcPr>
            <w:tcW w:w="1389" w:type="dxa"/>
            <w:shd w:val="clear" w:color="auto" w:fill="auto"/>
          </w:tcPr>
          <w:p w14:paraId="35433052"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SPMI</w:t>
            </w:r>
          </w:p>
        </w:tc>
        <w:tc>
          <w:tcPr>
            <w:tcW w:w="7862" w:type="dxa"/>
            <w:shd w:val="clear" w:color="auto" w:fill="auto"/>
          </w:tcPr>
          <w:p w14:paraId="6DA18457" w14:textId="77777777" w:rsidR="00936FF5" w:rsidRDefault="00936FF5" w:rsidP="004D7652">
            <w:pPr>
              <w:spacing w:line="260" w:lineRule="exact"/>
              <w:ind w:left="104" w:right="65"/>
              <w:jc w:val="both"/>
              <w:rPr>
                <w:rFonts w:ascii="Arial" w:eastAsia="Arial" w:hAnsi="Arial" w:cs="Arial"/>
                <w:sz w:val="24"/>
                <w:szCs w:val="24"/>
              </w:rPr>
            </w:pPr>
            <w:r>
              <w:rPr>
                <w:rFonts w:ascii="Arial" w:eastAsia="Arial" w:hAnsi="Arial" w:cs="Arial"/>
                <w:sz w:val="24"/>
                <w:szCs w:val="24"/>
              </w:rPr>
              <w:t>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z w:val="24"/>
                <w:szCs w:val="24"/>
              </w:rPr>
              <w:t>SPMI</w:t>
            </w:r>
            <w:r>
              <w:rPr>
                <w:rFonts w:ascii="Arial" w:eastAsia="Arial" w:hAnsi="Arial" w:cs="Arial"/>
                <w:spacing w:val="37"/>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upa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l</w:t>
            </w:r>
            <w:r>
              <w:rPr>
                <w:rFonts w:ascii="Arial" w:eastAsia="Arial" w:hAnsi="Arial" w:cs="Arial"/>
                <w:spacing w:val="-3"/>
                <w:sz w:val="24"/>
                <w:szCs w:val="24"/>
              </w:rPr>
              <w:t>a</w:t>
            </w:r>
            <w:r>
              <w:rPr>
                <w:rFonts w:ascii="Arial" w:eastAsia="Arial" w:hAnsi="Arial" w:cs="Arial"/>
                <w:spacing w:val="1"/>
                <w:sz w:val="24"/>
                <w:szCs w:val="24"/>
              </w:rPr>
              <w:t>nda</w:t>
            </w:r>
            <w:r>
              <w:rPr>
                <w:rFonts w:ascii="Arial" w:eastAsia="Arial" w:hAnsi="Arial" w:cs="Arial"/>
                <w:sz w:val="24"/>
                <w:szCs w:val="24"/>
              </w:rPr>
              <w:t>s</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39"/>
                <w:sz w:val="24"/>
                <w:szCs w:val="24"/>
              </w:rPr>
              <w:t xml:space="preserve"> </w:t>
            </w:r>
            <w:r>
              <w:rPr>
                <w:rFonts w:ascii="Arial" w:eastAsia="Arial" w:hAnsi="Arial" w:cs="Arial"/>
                <w:spacing w:val="1"/>
                <w:sz w:val="24"/>
                <w:szCs w:val="24"/>
              </w:rPr>
              <w:t>dala</w:t>
            </w:r>
            <w:r>
              <w:rPr>
                <w:rFonts w:ascii="Arial" w:eastAsia="Arial" w:hAnsi="Arial" w:cs="Arial"/>
                <w:sz w:val="24"/>
                <w:szCs w:val="24"/>
              </w:rPr>
              <w:t>m</w:t>
            </w:r>
            <w:r w:rsidR="004D7652">
              <w:rPr>
                <w:rFonts w:ascii="Arial" w:eastAsia="Arial" w:hAnsi="Arial" w:cs="Arial"/>
                <w:sz w:val="24"/>
                <w:szCs w:val="24"/>
              </w:rPr>
              <w:t xml:space="preserve"> </w:t>
            </w:r>
            <w:r>
              <w:rPr>
                <w:rFonts w:ascii="Arial" w:eastAsia="Arial" w:hAnsi="Arial" w:cs="Arial"/>
                <w:sz w:val="24"/>
                <w:szCs w:val="24"/>
              </w:rPr>
              <w:t>m</w:t>
            </w:r>
            <w:r>
              <w:rPr>
                <w:rFonts w:ascii="Arial" w:eastAsia="Arial" w:hAnsi="Arial" w:cs="Arial"/>
                <w:spacing w:val="1"/>
                <w:sz w:val="24"/>
                <w:szCs w:val="24"/>
              </w:rPr>
              <w:t>ene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 m</w:t>
            </w:r>
            <w:r>
              <w:rPr>
                <w:rFonts w:ascii="Arial" w:eastAsia="Arial" w:hAnsi="Arial" w:cs="Arial"/>
                <w:spacing w:val="1"/>
                <w:sz w:val="24"/>
                <w:szCs w:val="24"/>
              </w:rPr>
              <w:t>anu</w:t>
            </w:r>
            <w:r>
              <w:rPr>
                <w:rFonts w:ascii="Arial" w:eastAsia="Arial" w:hAnsi="Arial" w:cs="Arial"/>
                <w:spacing w:val="-3"/>
                <w:sz w:val="24"/>
                <w:szCs w:val="24"/>
              </w:rPr>
              <w:t>a</w:t>
            </w:r>
            <w:r>
              <w:rPr>
                <w:rFonts w:ascii="Arial" w:eastAsia="Arial" w:hAnsi="Arial" w:cs="Arial"/>
                <w:sz w:val="24"/>
                <w:szCs w:val="24"/>
              </w:rPr>
              <w:t>l</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pacing w:val="-3"/>
                <w:sz w:val="24"/>
                <w:szCs w:val="24"/>
              </w:rPr>
              <w:t>d</w:t>
            </w:r>
            <w:r>
              <w:rPr>
                <w:rFonts w:ascii="Arial" w:eastAsia="Arial" w:hAnsi="Arial" w:cs="Arial"/>
                <w:spacing w:val="1"/>
                <w:sz w:val="24"/>
                <w:szCs w:val="24"/>
              </w:rPr>
              <w:t>u</w:t>
            </w:r>
            <w:r>
              <w:rPr>
                <w:rFonts w:ascii="Arial" w:eastAsia="Arial" w:hAnsi="Arial" w:cs="Arial"/>
                <w:sz w:val="24"/>
                <w:szCs w:val="24"/>
              </w:rPr>
              <w:t xml:space="preserve">r </w:t>
            </w: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SPM</w:t>
            </w:r>
            <w:r>
              <w:rPr>
                <w:rFonts w:ascii="Arial" w:eastAsia="Arial" w:hAnsi="Arial" w:cs="Arial"/>
                <w:spacing w:val="-1"/>
                <w:sz w:val="24"/>
                <w:szCs w:val="24"/>
              </w:rPr>
              <w:t>I</w:t>
            </w:r>
            <w:r>
              <w:rPr>
                <w:rFonts w:ascii="Arial" w:eastAsia="Arial" w:hAnsi="Arial" w:cs="Arial"/>
                <w:sz w:val="24"/>
                <w:szCs w:val="24"/>
              </w:rPr>
              <w:t>, s</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t</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da</w:t>
            </w:r>
            <w:r>
              <w:rPr>
                <w:rFonts w:ascii="Arial" w:eastAsia="Arial" w:hAnsi="Arial" w:cs="Arial"/>
                <w:sz w:val="24"/>
                <w:szCs w:val="24"/>
              </w:rPr>
              <w:t>n m</w:t>
            </w:r>
            <w:r>
              <w:rPr>
                <w:rFonts w:ascii="Arial" w:eastAsia="Arial" w:hAnsi="Arial" w:cs="Arial"/>
                <w:spacing w:val="1"/>
                <w:sz w:val="24"/>
                <w:szCs w:val="24"/>
              </w:rPr>
              <w:t>eni</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 SPM</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1"/>
                <w:sz w:val="24"/>
                <w:szCs w:val="24"/>
              </w:rPr>
              <w:t>elai</w:t>
            </w:r>
            <w:r>
              <w:rPr>
                <w:rFonts w:ascii="Arial" w:eastAsia="Arial" w:hAnsi="Arial" w:cs="Arial"/>
                <w:sz w:val="24"/>
                <w:szCs w:val="24"/>
              </w:rPr>
              <w:t xml:space="preserve">n </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jug</w:t>
            </w:r>
            <w:r>
              <w:rPr>
                <w:rFonts w:ascii="Arial" w:eastAsia="Arial" w:hAnsi="Arial" w:cs="Arial"/>
                <w:sz w:val="24"/>
                <w:szCs w:val="24"/>
              </w:rPr>
              <w:t>a 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upa</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n s</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an</w:t>
            </w:r>
            <w:r>
              <w:rPr>
                <w:rFonts w:ascii="Arial" w:eastAsia="Arial" w:hAnsi="Arial" w:cs="Arial"/>
                <w:sz w:val="24"/>
                <w:szCs w:val="24"/>
              </w:rPr>
              <w:t xml:space="preserve">a </w:t>
            </w:r>
            <w:r>
              <w:rPr>
                <w:rFonts w:ascii="Arial" w:eastAsia="Arial" w:hAnsi="Arial" w:cs="Arial"/>
                <w:spacing w:val="1"/>
                <w:sz w:val="24"/>
                <w:szCs w:val="24"/>
              </w:rPr>
              <w:t>un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z w:val="24"/>
                <w:szCs w:val="24"/>
              </w:rPr>
              <w:t>k</w:t>
            </w:r>
            <w:r>
              <w:rPr>
                <w:rFonts w:ascii="Arial" w:eastAsia="Arial" w:hAnsi="Arial" w:cs="Arial"/>
                <w:spacing w:val="1"/>
                <w:sz w:val="24"/>
                <w:szCs w:val="24"/>
              </w:rPr>
              <w:t>o</w:t>
            </w:r>
            <w:r>
              <w:rPr>
                <w:rFonts w:ascii="Arial" w:eastAsia="Arial" w:hAnsi="Arial" w:cs="Arial"/>
                <w:spacing w:val="-5"/>
                <w:sz w:val="24"/>
                <w:szCs w:val="24"/>
              </w:rPr>
              <w:t>m</w:t>
            </w:r>
            <w:r>
              <w:rPr>
                <w:rFonts w:ascii="Arial" w:eastAsia="Arial" w:hAnsi="Arial" w:cs="Arial"/>
                <w:spacing w:val="1"/>
                <w:sz w:val="24"/>
                <w:szCs w:val="24"/>
              </w:rPr>
              <w:t>uni</w:t>
            </w:r>
            <w:r>
              <w:rPr>
                <w:rFonts w:ascii="Arial" w:eastAsia="Arial" w:hAnsi="Arial" w:cs="Arial"/>
                <w:spacing w:val="-5"/>
                <w:sz w:val="24"/>
                <w:szCs w:val="24"/>
              </w:rPr>
              <w:t>k</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ad</w:t>
            </w:r>
            <w:r>
              <w:rPr>
                <w:rFonts w:ascii="Arial" w:eastAsia="Arial" w:hAnsi="Arial" w:cs="Arial"/>
                <w:sz w:val="24"/>
                <w:szCs w:val="24"/>
              </w:rPr>
              <w:t>a 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 xml:space="preserve">h </w:t>
            </w:r>
            <w:r>
              <w:rPr>
                <w:rFonts w:ascii="Arial" w:eastAsia="Arial" w:hAnsi="Arial" w:cs="Arial"/>
                <w:spacing w:val="1"/>
                <w:sz w:val="24"/>
                <w:szCs w:val="24"/>
              </w:rPr>
              <w:t>pe</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 xml:space="preserve">ku </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ing</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2"/>
                <w:sz w:val="24"/>
                <w:szCs w:val="24"/>
              </w:rPr>
              <w:t xml:space="preserve"> </w:t>
            </w:r>
            <w:r>
              <w:rPr>
                <w:rFonts w:ascii="Arial" w:eastAsia="Arial" w:hAnsi="Arial" w:cs="Arial"/>
                <w:spacing w:val="1"/>
                <w:sz w:val="24"/>
                <w:szCs w:val="24"/>
              </w:rPr>
              <w:t>ten</w:t>
            </w:r>
            <w:r>
              <w:rPr>
                <w:rFonts w:ascii="Arial" w:eastAsia="Arial" w:hAnsi="Arial" w:cs="Arial"/>
                <w:spacing w:val="-1"/>
                <w:sz w:val="24"/>
                <w:szCs w:val="24"/>
              </w:rPr>
              <w:t>t</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2"/>
                <w:sz w:val="24"/>
                <w:szCs w:val="24"/>
              </w:rPr>
              <w:t xml:space="preserve"> </w:t>
            </w:r>
            <w:r>
              <w:rPr>
                <w:rFonts w:ascii="Arial" w:eastAsia="Arial" w:hAnsi="Arial" w:cs="Arial"/>
                <w:sz w:val="24"/>
                <w:szCs w:val="24"/>
              </w:rPr>
              <w:t>S</w:t>
            </w:r>
            <w:r>
              <w:rPr>
                <w:rFonts w:ascii="Arial" w:eastAsia="Arial" w:hAnsi="Arial" w:cs="Arial"/>
                <w:spacing w:val="2"/>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  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na</w:t>
            </w:r>
            <w:r>
              <w:rPr>
                <w:rFonts w:ascii="Arial" w:eastAsia="Arial" w:hAnsi="Arial" w:cs="Arial"/>
                <w:sz w:val="24"/>
                <w:szCs w:val="24"/>
              </w:rPr>
              <w:t>n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 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3"/>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la</w:t>
            </w:r>
            <w:r>
              <w:rPr>
                <w:rFonts w:ascii="Arial" w:eastAsia="Arial" w:hAnsi="Arial" w:cs="Arial"/>
                <w:spacing w:val="-5"/>
                <w:sz w:val="24"/>
                <w:szCs w:val="24"/>
              </w:rPr>
              <w:t>k</w:t>
            </w:r>
            <w:r>
              <w:rPr>
                <w:rFonts w:ascii="Arial" w:eastAsia="Arial" w:hAnsi="Arial" w:cs="Arial"/>
                <w:sz w:val="24"/>
                <w:szCs w:val="24"/>
              </w:rPr>
              <w:t xml:space="preserve">u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w:t>
            </w:r>
            <w:r>
              <w:rPr>
                <w:rFonts w:ascii="Arial" w:eastAsia="Arial" w:hAnsi="Arial" w:cs="Arial"/>
                <w:spacing w:val="-3"/>
                <w:sz w:val="24"/>
                <w:szCs w:val="24"/>
              </w:rPr>
              <w:t>n</w:t>
            </w:r>
            <w:r>
              <w:rPr>
                <w:rFonts w:ascii="Arial" w:eastAsia="Arial" w:hAnsi="Arial" w:cs="Arial"/>
                <w:spacing w:val="1"/>
                <w:sz w:val="24"/>
                <w:szCs w:val="24"/>
              </w:rPr>
              <w:t>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 xml:space="preserve">Ma </w:t>
            </w:r>
            <w:r>
              <w:rPr>
                <w:rFonts w:ascii="Arial" w:eastAsia="Arial" w:hAnsi="Arial" w:cs="Arial"/>
                <w:spacing w:val="-3"/>
                <w:sz w:val="24"/>
                <w:szCs w:val="24"/>
              </w:rPr>
              <w:t>C</w:t>
            </w:r>
            <w:r>
              <w:rPr>
                <w:rFonts w:ascii="Arial" w:eastAsia="Arial" w:hAnsi="Arial" w:cs="Arial"/>
                <w:spacing w:val="1"/>
                <w:sz w:val="24"/>
                <w:szCs w:val="24"/>
              </w:rPr>
              <w:t>hung</w:t>
            </w:r>
            <w:r>
              <w:rPr>
                <w:rFonts w:ascii="Arial" w:eastAsia="Arial" w:hAnsi="Arial" w:cs="Arial"/>
                <w:sz w:val="24"/>
                <w:szCs w:val="24"/>
              </w:rPr>
              <w:t>.</w:t>
            </w:r>
          </w:p>
          <w:p w14:paraId="685EF38A" w14:textId="77777777" w:rsidR="00936FF5" w:rsidRDefault="00936FF5" w:rsidP="00936FF5">
            <w:pPr>
              <w:spacing w:before="7" w:line="100" w:lineRule="exact"/>
              <w:rPr>
                <w:sz w:val="11"/>
                <w:szCs w:val="11"/>
              </w:rPr>
            </w:pPr>
          </w:p>
          <w:p w14:paraId="1DB1F1BE" w14:textId="77777777" w:rsidR="00936FF5" w:rsidRDefault="00936FF5" w:rsidP="00936FF5">
            <w:pPr>
              <w:spacing w:line="200" w:lineRule="exact"/>
            </w:pPr>
          </w:p>
          <w:p w14:paraId="4E93BC1F" w14:textId="77777777" w:rsidR="00936FF5" w:rsidRDefault="00263A78" w:rsidP="00936FF5">
            <w:pPr>
              <w:ind w:left="34"/>
              <w:jc w:val="center"/>
            </w:pPr>
            <w:r>
              <w:pict w14:anchorId="19E6B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85pt;height:189.2pt">
                  <v:imagedata r:id="rId22" o:title=""/>
                </v:shape>
              </w:pict>
            </w:r>
          </w:p>
          <w:p w14:paraId="14A4D0A6" w14:textId="77777777" w:rsidR="00936FF5" w:rsidRDefault="00936FF5" w:rsidP="00936FF5">
            <w:pPr>
              <w:spacing w:before="3" w:line="140" w:lineRule="exact"/>
              <w:rPr>
                <w:sz w:val="15"/>
                <w:szCs w:val="15"/>
              </w:rPr>
            </w:pPr>
          </w:p>
          <w:p w14:paraId="11E52C8D" w14:textId="77777777" w:rsidR="00936FF5" w:rsidRPr="00936FF5" w:rsidRDefault="00936FF5" w:rsidP="00936FF5">
            <w:pPr>
              <w:rPr>
                <w:rFonts w:ascii="Arial" w:hAnsi="Arial" w:cs="Arial"/>
                <w:sz w:val="24"/>
              </w:rPr>
            </w:pPr>
            <w:r w:rsidRPr="00936FF5">
              <w:rPr>
                <w:rFonts w:ascii="Arial" w:hAnsi="Arial" w:cs="Arial"/>
                <w:sz w:val="24"/>
              </w:rPr>
              <w:t>Secara garis besar dokumen kebijakan SPMI berisi:</w:t>
            </w:r>
          </w:p>
          <w:p w14:paraId="1FEAD233"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Visi, misi, dan tujuan perguruan tinggi</w:t>
            </w:r>
          </w:p>
          <w:p w14:paraId="0E8EB21E"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Tujuan Kebijakan SPMI</w:t>
            </w:r>
          </w:p>
          <w:p w14:paraId="1353D63C"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Tujuan dan Strategi SPMI di Universitas Ma Chung</w:t>
            </w:r>
          </w:p>
          <w:p w14:paraId="124E6B28"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Asas dan Prinsip SPMI Universitas Ma Chung</w:t>
            </w:r>
          </w:p>
          <w:p w14:paraId="65718936"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Manajemen SPMI Universitas Ma Chung</w:t>
            </w:r>
          </w:p>
          <w:p w14:paraId="4FA9D8D9"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Unit atau pejabat penanggung jawab implementasi SPMI</w:t>
            </w:r>
          </w:p>
          <w:p w14:paraId="41F0DCD1" w14:textId="77777777" w:rsidR="00936FF5" w:rsidRPr="00936FF5" w:rsidRDefault="00936FF5" w:rsidP="00936FF5">
            <w:pPr>
              <w:pStyle w:val="ListParagraph"/>
              <w:numPr>
                <w:ilvl w:val="0"/>
                <w:numId w:val="7"/>
              </w:numPr>
              <w:rPr>
                <w:rFonts w:ascii="Arial" w:hAnsi="Arial" w:cs="Arial"/>
                <w:sz w:val="24"/>
              </w:rPr>
            </w:pPr>
            <w:r w:rsidRPr="00936FF5">
              <w:rPr>
                <w:rFonts w:ascii="Arial" w:hAnsi="Arial" w:cs="Arial"/>
                <w:sz w:val="24"/>
              </w:rPr>
              <w:t>Jumlah dan daftar standar SPMI</w:t>
            </w:r>
          </w:p>
          <w:p w14:paraId="50540B8D" w14:textId="77777777" w:rsidR="00936FF5" w:rsidRDefault="00936FF5" w:rsidP="00936FF5">
            <w:pPr>
              <w:spacing w:before="52" w:line="240" w:lineRule="exact"/>
              <w:ind w:right="1680"/>
              <w:rPr>
                <w:rFonts w:ascii="Arial" w:eastAsia="Arial" w:hAnsi="Arial" w:cs="Arial"/>
                <w:sz w:val="22"/>
                <w:szCs w:val="22"/>
              </w:rPr>
            </w:pPr>
          </w:p>
        </w:tc>
      </w:tr>
      <w:tr w:rsidR="00936FF5" w14:paraId="538F0479" w14:textId="77777777" w:rsidTr="00936FF5">
        <w:tc>
          <w:tcPr>
            <w:tcW w:w="525" w:type="dxa"/>
            <w:shd w:val="clear" w:color="auto" w:fill="auto"/>
          </w:tcPr>
          <w:p w14:paraId="55CD7D96"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lastRenderedPageBreak/>
              <w:t>2.</w:t>
            </w:r>
          </w:p>
        </w:tc>
        <w:tc>
          <w:tcPr>
            <w:tcW w:w="1389" w:type="dxa"/>
            <w:shd w:val="clear" w:color="auto" w:fill="auto"/>
          </w:tcPr>
          <w:p w14:paraId="4757C161"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p>
        </w:tc>
        <w:tc>
          <w:tcPr>
            <w:tcW w:w="7862" w:type="dxa"/>
            <w:shd w:val="clear" w:color="auto" w:fill="auto"/>
          </w:tcPr>
          <w:p w14:paraId="0CA27092" w14:textId="77777777" w:rsidR="00936FF5" w:rsidRDefault="00936FF5" w:rsidP="00936FF5">
            <w:pPr>
              <w:spacing w:line="260" w:lineRule="exact"/>
              <w:ind w:left="104" w:right="67"/>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 xml:space="preserve">n </w:t>
            </w:r>
            <w:r>
              <w:rPr>
                <w:rFonts w:ascii="Arial" w:eastAsia="Arial" w:hAnsi="Arial" w:cs="Arial"/>
                <w:spacing w:val="13"/>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 xml:space="preserve">r </w:t>
            </w:r>
            <w:r>
              <w:rPr>
                <w:rFonts w:ascii="Arial" w:eastAsia="Arial" w:hAnsi="Arial" w:cs="Arial"/>
                <w:spacing w:val="12"/>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3"/>
                <w:sz w:val="24"/>
                <w:szCs w:val="24"/>
              </w:rPr>
              <w:t xml:space="preserve">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 xml:space="preserve">s </w:t>
            </w:r>
            <w:r>
              <w:rPr>
                <w:rFonts w:ascii="Arial" w:eastAsia="Arial" w:hAnsi="Arial" w:cs="Arial"/>
                <w:spacing w:val="12"/>
                <w:sz w:val="24"/>
                <w:szCs w:val="24"/>
              </w:rPr>
              <w:t xml:space="preserve"> </w:t>
            </w:r>
            <w:r>
              <w:rPr>
                <w:rFonts w:ascii="Arial" w:eastAsia="Arial" w:hAnsi="Arial" w:cs="Arial"/>
                <w:sz w:val="24"/>
                <w:szCs w:val="24"/>
              </w:rPr>
              <w:t xml:space="preserve">Ma </w:t>
            </w:r>
            <w:r>
              <w:rPr>
                <w:rFonts w:ascii="Arial" w:eastAsia="Arial" w:hAnsi="Arial" w:cs="Arial"/>
                <w:spacing w:val="13"/>
                <w:sz w:val="24"/>
                <w:szCs w:val="24"/>
              </w:rPr>
              <w:t xml:space="preserve"> </w:t>
            </w:r>
            <w:r>
              <w:rPr>
                <w:rFonts w:ascii="Arial" w:eastAsia="Arial" w:hAnsi="Arial" w:cs="Arial"/>
                <w:spacing w:val="1"/>
                <w:sz w:val="24"/>
                <w:szCs w:val="24"/>
              </w:rPr>
              <w:t>Ch</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p>
          <w:p w14:paraId="4EC54BB5" w14:textId="77777777" w:rsidR="00936FF5" w:rsidRDefault="00936FF5" w:rsidP="00936FF5">
            <w:pPr>
              <w:spacing w:before="39"/>
              <w:ind w:left="104" w:right="62"/>
              <w:jc w:val="both"/>
              <w:rPr>
                <w:rFonts w:ascii="Arial" w:eastAsia="Arial" w:hAnsi="Arial" w:cs="Arial"/>
                <w:sz w:val="24"/>
                <w:szCs w:val="24"/>
              </w:rPr>
            </w:pPr>
            <w:r>
              <w:rPr>
                <w:rFonts w:ascii="Arial" w:eastAsia="Arial" w:hAnsi="Arial" w:cs="Arial"/>
                <w:spacing w:val="1"/>
                <w:sz w:val="24"/>
                <w:szCs w:val="24"/>
              </w:rPr>
              <w:t>dig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8"/>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la</w:t>
            </w:r>
            <w:r>
              <w:rPr>
                <w:rFonts w:ascii="Arial" w:eastAsia="Arial" w:hAnsi="Arial" w:cs="Arial"/>
                <w:sz w:val="24"/>
                <w:szCs w:val="24"/>
              </w:rPr>
              <w:t xml:space="preserve">m </w:t>
            </w:r>
            <w:r>
              <w:rPr>
                <w:rFonts w:ascii="Arial" w:eastAsia="Arial" w:hAnsi="Arial" w:cs="Arial"/>
                <w:spacing w:val="7"/>
                <w:sz w:val="24"/>
                <w:szCs w:val="24"/>
              </w:rPr>
              <w:t xml:space="preserve"> </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1"/>
                <w:sz w:val="24"/>
                <w:szCs w:val="24"/>
              </w:rPr>
              <w:t>p</w:t>
            </w:r>
            <w:r>
              <w:rPr>
                <w:rFonts w:ascii="Arial" w:eastAsia="Arial" w:hAnsi="Arial" w:cs="Arial"/>
                <w:spacing w:val="-3"/>
                <w:sz w:val="24"/>
                <w:szCs w:val="24"/>
              </w:rPr>
              <w:t>l</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5"/>
                <w:sz w:val="24"/>
                <w:szCs w:val="24"/>
              </w:rPr>
              <w:t>s</w:t>
            </w:r>
            <w:r>
              <w:rPr>
                <w:rFonts w:ascii="Arial" w:eastAsia="Arial" w:hAnsi="Arial" w:cs="Arial"/>
                <w:sz w:val="24"/>
                <w:szCs w:val="24"/>
              </w:rPr>
              <w:t xml:space="preserve">i </w:t>
            </w:r>
            <w:r>
              <w:rPr>
                <w:rFonts w:ascii="Arial" w:eastAsia="Arial" w:hAnsi="Arial" w:cs="Arial"/>
                <w:spacing w:val="8"/>
                <w:sz w:val="24"/>
                <w:szCs w:val="24"/>
              </w:rPr>
              <w:t xml:space="preserve"> </w:t>
            </w:r>
            <w:r>
              <w:rPr>
                <w:rFonts w:ascii="Arial" w:eastAsia="Arial" w:hAnsi="Arial" w:cs="Arial"/>
                <w:sz w:val="24"/>
                <w:szCs w:val="24"/>
              </w:rPr>
              <w:t xml:space="preserve">SPMI </w:t>
            </w:r>
            <w:r>
              <w:rPr>
                <w:rFonts w:ascii="Arial" w:eastAsia="Arial" w:hAnsi="Arial" w:cs="Arial"/>
                <w:spacing w:val="6"/>
                <w:sz w:val="24"/>
                <w:szCs w:val="24"/>
              </w:rPr>
              <w:t xml:space="preserve"> </w:t>
            </w:r>
            <w:r>
              <w:rPr>
                <w:rFonts w:ascii="Arial" w:eastAsia="Arial" w:hAnsi="Arial" w:cs="Arial"/>
                <w:sz w:val="24"/>
                <w:szCs w:val="24"/>
              </w:rPr>
              <w:t>m</w:t>
            </w:r>
            <w:r>
              <w:rPr>
                <w:rFonts w:ascii="Arial" w:eastAsia="Arial" w:hAnsi="Arial" w:cs="Arial"/>
                <w:spacing w:val="1"/>
                <w:sz w:val="24"/>
                <w:szCs w:val="24"/>
              </w:rPr>
              <w:t>enga</w:t>
            </w:r>
            <w:r>
              <w:rPr>
                <w:rFonts w:ascii="Arial" w:eastAsia="Arial" w:hAnsi="Arial" w:cs="Arial"/>
                <w:sz w:val="24"/>
                <w:szCs w:val="24"/>
              </w:rPr>
              <w:t xml:space="preserve">cu </w:t>
            </w:r>
            <w:r>
              <w:rPr>
                <w:rFonts w:ascii="Arial" w:eastAsia="Arial" w:hAnsi="Arial" w:cs="Arial"/>
                <w:spacing w:val="8"/>
                <w:sz w:val="24"/>
                <w:szCs w:val="24"/>
              </w:rPr>
              <w:t xml:space="preserve"> </w:t>
            </w:r>
            <w:r>
              <w:rPr>
                <w:rFonts w:ascii="Arial" w:eastAsia="Arial" w:hAnsi="Arial" w:cs="Arial"/>
                <w:spacing w:val="1"/>
                <w:sz w:val="24"/>
                <w:szCs w:val="24"/>
              </w:rPr>
              <w:t>pad</w:t>
            </w:r>
            <w:r>
              <w:rPr>
                <w:rFonts w:ascii="Arial" w:eastAsia="Arial" w:hAnsi="Arial" w:cs="Arial"/>
                <w:sz w:val="24"/>
                <w:szCs w:val="24"/>
              </w:rPr>
              <w:t>a</w:t>
            </w:r>
          </w:p>
          <w:p w14:paraId="01F64137" w14:textId="77777777" w:rsidR="00936FF5" w:rsidRDefault="00936FF5" w:rsidP="00936FF5">
            <w:pPr>
              <w:spacing w:before="34"/>
              <w:ind w:left="104" w:right="67"/>
              <w:jc w:val="both"/>
              <w:rPr>
                <w:rFonts w:ascii="Arial" w:eastAsia="Arial" w:hAnsi="Arial" w:cs="Arial"/>
                <w:sz w:val="24"/>
                <w:szCs w:val="24"/>
              </w:rPr>
            </w:pPr>
            <w:r>
              <w:rPr>
                <w:rFonts w:ascii="Arial" w:eastAsia="Arial" w:hAnsi="Arial" w:cs="Arial"/>
                <w:spacing w:val="2"/>
              </w:rPr>
              <w:t>P</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ri</w:t>
            </w:r>
            <w:r>
              <w:rPr>
                <w:rFonts w:ascii="Arial" w:eastAsia="Arial" w:hAnsi="Arial" w:cs="Arial"/>
                <w:spacing w:val="-5"/>
                <w:sz w:val="24"/>
                <w:szCs w:val="24"/>
              </w:rPr>
              <w:t xml:space="preserve"> </w:t>
            </w:r>
            <w:r>
              <w:rPr>
                <w:rFonts w:ascii="Arial" w:eastAsia="Arial" w:hAnsi="Arial" w:cs="Arial"/>
                <w:sz w:val="24"/>
                <w:szCs w:val="24"/>
              </w:rPr>
              <w:t>P</w:t>
            </w:r>
            <w:r>
              <w:rPr>
                <w:rFonts w:ascii="Arial" w:eastAsia="Arial" w:hAnsi="Arial" w:cs="Arial"/>
                <w:spacing w:val="1"/>
                <w:sz w:val="24"/>
                <w:szCs w:val="24"/>
              </w:rPr>
              <w:t>endi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z w:val="24"/>
                <w:szCs w:val="24"/>
              </w:rPr>
              <w:t>K</w:t>
            </w:r>
            <w:r>
              <w:rPr>
                <w:rFonts w:ascii="Arial" w:eastAsia="Arial" w:hAnsi="Arial" w:cs="Arial"/>
                <w:spacing w:val="1"/>
                <w:sz w:val="24"/>
                <w:szCs w:val="24"/>
              </w:rPr>
              <w:t>e</w:t>
            </w:r>
            <w:r>
              <w:rPr>
                <w:rFonts w:ascii="Arial" w:eastAsia="Arial" w:hAnsi="Arial" w:cs="Arial"/>
                <w:spacing w:val="-3"/>
                <w:sz w:val="24"/>
                <w:szCs w:val="24"/>
              </w:rPr>
              <w:t>b</w:t>
            </w:r>
            <w:r>
              <w:rPr>
                <w:rFonts w:ascii="Arial" w:eastAsia="Arial" w:hAnsi="Arial" w:cs="Arial"/>
                <w:spacing w:val="1"/>
                <w:sz w:val="24"/>
                <w:szCs w:val="24"/>
              </w:rPr>
              <w:t>uda</w:t>
            </w:r>
            <w:r>
              <w:rPr>
                <w:rFonts w:ascii="Arial" w:eastAsia="Arial" w:hAnsi="Arial" w:cs="Arial"/>
                <w:spacing w:val="-5"/>
                <w:sz w:val="24"/>
                <w:szCs w:val="24"/>
              </w:rPr>
              <w:t>y</w:t>
            </w:r>
            <w:r>
              <w:rPr>
                <w:rFonts w:ascii="Arial" w:eastAsia="Arial" w:hAnsi="Arial" w:cs="Arial"/>
                <w:spacing w:val="1"/>
                <w:sz w:val="24"/>
                <w:szCs w:val="24"/>
              </w:rPr>
              <w:t>aa</w:t>
            </w:r>
            <w:r>
              <w:rPr>
                <w:rFonts w:ascii="Arial" w:eastAsia="Arial" w:hAnsi="Arial" w:cs="Arial"/>
                <w:sz w:val="24"/>
                <w:szCs w:val="24"/>
              </w:rPr>
              <w:t>n</w:t>
            </w:r>
            <w:r>
              <w:rPr>
                <w:rFonts w:ascii="Arial" w:eastAsia="Arial" w:hAnsi="Arial" w:cs="Arial"/>
                <w:spacing w:val="-5"/>
                <w:sz w:val="24"/>
                <w:szCs w:val="24"/>
              </w:rPr>
              <w:t xml:space="preserve"> </w:t>
            </w:r>
            <w:r>
              <w:rPr>
                <w:rFonts w:ascii="Arial" w:eastAsia="Arial" w:hAnsi="Arial" w:cs="Arial"/>
                <w:spacing w:val="1"/>
                <w:sz w:val="24"/>
                <w:szCs w:val="24"/>
              </w:rPr>
              <w:t>No</w:t>
            </w:r>
            <w:r>
              <w:rPr>
                <w:rFonts w:ascii="Arial" w:eastAsia="Arial" w:hAnsi="Arial" w:cs="Arial"/>
                <w:sz w:val="24"/>
                <w:szCs w:val="24"/>
              </w:rPr>
              <w:t>m</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6"/>
                <w:sz w:val="24"/>
                <w:szCs w:val="24"/>
              </w:rPr>
              <w:t xml:space="preserve"> </w:t>
            </w:r>
            <w:r>
              <w:rPr>
                <w:rFonts w:ascii="Arial" w:eastAsia="Arial" w:hAnsi="Arial" w:cs="Arial"/>
                <w:sz w:val="24"/>
                <w:szCs w:val="24"/>
              </w:rPr>
              <w:t>3</w:t>
            </w:r>
          </w:p>
          <w:p w14:paraId="5F308204" w14:textId="77777777" w:rsidR="00936FF5" w:rsidRDefault="00936FF5" w:rsidP="00936FF5">
            <w:pPr>
              <w:spacing w:before="34"/>
              <w:ind w:left="104" w:right="57"/>
              <w:jc w:val="both"/>
              <w:rPr>
                <w:rFonts w:ascii="Arial" w:eastAsia="Arial" w:hAnsi="Arial" w:cs="Arial"/>
                <w:sz w:val="24"/>
                <w:szCs w:val="24"/>
              </w:rPr>
            </w:pPr>
            <w:r>
              <w:rPr>
                <w:rFonts w:ascii="Arial" w:eastAsia="Arial" w:hAnsi="Arial" w:cs="Arial"/>
                <w:spacing w:val="-1"/>
                <w:sz w:val="24"/>
                <w:szCs w:val="24"/>
              </w:rPr>
              <w:t>T</w:t>
            </w:r>
            <w:r>
              <w:rPr>
                <w:rFonts w:ascii="Arial" w:eastAsia="Arial" w:hAnsi="Arial" w:cs="Arial"/>
                <w:spacing w:val="1"/>
                <w:sz w:val="24"/>
                <w:szCs w:val="24"/>
              </w:rPr>
              <w:t>ahu</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pacing w:val="1"/>
                <w:sz w:val="24"/>
                <w:szCs w:val="24"/>
              </w:rPr>
              <w:t>2</w:t>
            </w:r>
            <w:r>
              <w:rPr>
                <w:rFonts w:ascii="Arial" w:eastAsia="Arial" w:hAnsi="Arial" w:cs="Arial"/>
                <w:spacing w:val="-3"/>
                <w:sz w:val="24"/>
                <w:szCs w:val="24"/>
              </w:rPr>
              <w:t>0</w:t>
            </w:r>
            <w:r>
              <w:rPr>
                <w:rFonts w:ascii="Arial" w:eastAsia="Arial" w:hAnsi="Arial" w:cs="Arial"/>
                <w:spacing w:val="1"/>
                <w:sz w:val="24"/>
                <w:szCs w:val="24"/>
              </w:rPr>
              <w:t>2</w:t>
            </w:r>
            <w:r>
              <w:rPr>
                <w:rFonts w:ascii="Arial" w:eastAsia="Arial" w:hAnsi="Arial" w:cs="Arial"/>
                <w:sz w:val="24"/>
                <w:szCs w:val="24"/>
              </w:rPr>
              <w:t>0</w:t>
            </w:r>
            <w:r>
              <w:rPr>
                <w:rFonts w:ascii="Arial" w:eastAsia="Arial" w:hAnsi="Arial" w:cs="Arial"/>
                <w:spacing w:val="-1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15"/>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w:t>
            </w:r>
            <w:r>
              <w:rPr>
                <w:rFonts w:ascii="Arial" w:eastAsia="Arial" w:hAnsi="Arial" w:cs="Arial"/>
                <w:spacing w:val="-3"/>
                <w:sz w:val="24"/>
                <w:szCs w:val="24"/>
              </w:rPr>
              <w:t>a</w:t>
            </w:r>
            <w:r>
              <w:rPr>
                <w:rFonts w:ascii="Arial" w:eastAsia="Arial" w:hAnsi="Arial" w:cs="Arial"/>
                <w:sz w:val="24"/>
                <w:szCs w:val="24"/>
              </w:rPr>
              <w:t>r</w:t>
            </w:r>
            <w:r>
              <w:rPr>
                <w:rFonts w:ascii="Arial" w:eastAsia="Arial" w:hAnsi="Arial" w:cs="Arial"/>
                <w:spacing w:val="-16"/>
                <w:sz w:val="24"/>
                <w:szCs w:val="24"/>
              </w:rPr>
              <w:t xml:space="preserve"> </w:t>
            </w:r>
            <w:r>
              <w:rPr>
                <w:rFonts w:ascii="Arial" w:eastAsia="Arial" w:hAnsi="Arial" w:cs="Arial"/>
                <w:spacing w:val="1"/>
                <w:sz w:val="24"/>
                <w:szCs w:val="24"/>
              </w:rPr>
              <w:t>Na</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pacing w:val="1"/>
                <w:sz w:val="24"/>
                <w:szCs w:val="24"/>
              </w:rPr>
              <w:t>on</w:t>
            </w:r>
            <w:r>
              <w:rPr>
                <w:rFonts w:ascii="Arial" w:eastAsia="Arial" w:hAnsi="Arial" w:cs="Arial"/>
                <w:spacing w:val="-3"/>
                <w:sz w:val="24"/>
                <w:szCs w:val="24"/>
              </w:rPr>
              <w:t>a</w:t>
            </w:r>
            <w:r>
              <w:rPr>
                <w:rFonts w:ascii="Arial" w:eastAsia="Arial" w:hAnsi="Arial" w:cs="Arial"/>
                <w:sz w:val="24"/>
                <w:szCs w:val="24"/>
              </w:rPr>
              <w:t>l</w:t>
            </w:r>
            <w:r>
              <w:rPr>
                <w:rFonts w:ascii="Arial" w:eastAsia="Arial" w:hAnsi="Arial" w:cs="Arial"/>
                <w:spacing w:val="-15"/>
                <w:sz w:val="24"/>
                <w:szCs w:val="24"/>
              </w:rPr>
              <w:t xml:space="preserve"> </w:t>
            </w:r>
            <w:r>
              <w:rPr>
                <w:rFonts w:ascii="Arial" w:eastAsia="Arial" w:hAnsi="Arial" w:cs="Arial"/>
                <w:sz w:val="24"/>
                <w:szCs w:val="24"/>
              </w:rPr>
              <w:t>P</w:t>
            </w:r>
            <w:r>
              <w:rPr>
                <w:rFonts w:ascii="Arial" w:eastAsia="Arial" w:hAnsi="Arial" w:cs="Arial"/>
                <w:spacing w:val="1"/>
                <w:sz w:val="24"/>
                <w:szCs w:val="24"/>
              </w:rPr>
              <w:t>en</w:t>
            </w:r>
            <w:r>
              <w:rPr>
                <w:rFonts w:ascii="Arial" w:eastAsia="Arial" w:hAnsi="Arial" w:cs="Arial"/>
                <w:spacing w:val="-3"/>
                <w:sz w:val="24"/>
                <w:szCs w:val="24"/>
              </w:rPr>
              <w:t>d</w:t>
            </w:r>
            <w:r>
              <w:rPr>
                <w:rFonts w:ascii="Arial" w:eastAsia="Arial" w:hAnsi="Arial" w:cs="Arial"/>
                <w:spacing w:val="1"/>
                <w:sz w:val="24"/>
                <w:szCs w:val="24"/>
              </w:rPr>
              <w:t>idi</w:t>
            </w:r>
            <w:r>
              <w:rPr>
                <w:rFonts w:ascii="Arial" w:eastAsia="Arial" w:hAnsi="Arial" w:cs="Arial"/>
                <w:spacing w:val="-5"/>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ingg</w:t>
            </w:r>
            <w:r>
              <w:rPr>
                <w:rFonts w:ascii="Arial" w:eastAsia="Arial" w:hAnsi="Arial" w:cs="Arial"/>
                <w:spacing w:val="8"/>
                <w:sz w:val="24"/>
                <w:szCs w:val="24"/>
              </w:rPr>
              <w:t>i</w:t>
            </w:r>
            <w:r>
              <w:rPr>
                <w:rFonts w:ascii="Arial" w:eastAsia="Arial" w:hAnsi="Arial" w:cs="Arial"/>
                <w:sz w:val="24"/>
                <w:szCs w:val="24"/>
              </w:rPr>
              <w:t>.</w:t>
            </w:r>
          </w:p>
          <w:p w14:paraId="62F8C5A5" w14:textId="77777777" w:rsidR="00936FF5" w:rsidRDefault="00936FF5" w:rsidP="00936FF5">
            <w:pPr>
              <w:spacing w:before="10" w:line="140" w:lineRule="exact"/>
              <w:rPr>
                <w:sz w:val="14"/>
                <w:szCs w:val="14"/>
              </w:rPr>
            </w:pPr>
          </w:p>
          <w:p w14:paraId="7CC334E3" w14:textId="77777777" w:rsidR="00936FF5" w:rsidRDefault="00936FF5" w:rsidP="00936FF5">
            <w:pPr>
              <w:spacing w:line="200" w:lineRule="exact"/>
            </w:pPr>
          </w:p>
          <w:p w14:paraId="67D0E285" w14:textId="77777777" w:rsidR="00936FF5" w:rsidRDefault="00936FF5" w:rsidP="00936FF5">
            <w:pPr>
              <w:spacing w:line="270" w:lineRule="auto"/>
              <w:ind w:left="104" w:right="60"/>
              <w:jc w:val="both"/>
              <w:rPr>
                <w:rFonts w:ascii="Arial" w:eastAsia="Arial" w:hAnsi="Arial" w:cs="Arial"/>
                <w:sz w:val="24"/>
                <w:szCs w:val="24"/>
              </w:rPr>
            </w:pPr>
            <w:r>
              <w:rPr>
                <w:rFonts w:ascii="Arial" w:eastAsia="Arial" w:hAnsi="Arial" w:cs="Arial"/>
                <w:spacing w:val="1"/>
                <w:sz w:val="24"/>
                <w:szCs w:val="24"/>
              </w:rPr>
              <w:t>Da</w:t>
            </w:r>
            <w:r>
              <w:rPr>
                <w:rFonts w:ascii="Arial" w:eastAsia="Arial" w:hAnsi="Arial" w:cs="Arial"/>
                <w:spacing w:val="-1"/>
                <w:sz w:val="24"/>
                <w:szCs w:val="24"/>
              </w:rPr>
              <w:t>ft</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6"/>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rc</w:t>
            </w:r>
            <w:r>
              <w:rPr>
                <w:rFonts w:ascii="Arial" w:eastAsia="Arial" w:hAnsi="Arial" w:cs="Arial"/>
                <w:spacing w:val="1"/>
                <w:sz w:val="24"/>
                <w:szCs w:val="24"/>
              </w:rPr>
              <w:t>an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 xml:space="preserve">m </w:t>
            </w: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n K</w:t>
            </w:r>
            <w:r>
              <w:rPr>
                <w:rFonts w:ascii="Arial" w:eastAsia="Arial" w:hAnsi="Arial" w:cs="Arial"/>
                <w:spacing w:val="1"/>
                <w:sz w:val="24"/>
                <w:szCs w:val="24"/>
              </w:rPr>
              <w:t>ebi</w:t>
            </w:r>
            <w:r>
              <w:rPr>
                <w:rFonts w:ascii="Arial" w:eastAsia="Arial" w:hAnsi="Arial" w:cs="Arial"/>
                <w:spacing w:val="-3"/>
                <w:sz w:val="24"/>
                <w:szCs w:val="24"/>
              </w:rPr>
              <w:t>j</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 xml:space="preserve">SPMI </w:t>
            </w:r>
            <w:r>
              <w:rPr>
                <w:rFonts w:ascii="Arial" w:eastAsia="Arial" w:hAnsi="Arial" w:cs="Arial"/>
                <w:spacing w:val="1"/>
                <w:sz w:val="24"/>
                <w:szCs w:val="24"/>
              </w:rPr>
              <w:t>Uni</w:t>
            </w:r>
            <w:r>
              <w:rPr>
                <w:rFonts w:ascii="Arial" w:eastAsia="Arial" w:hAnsi="Arial" w:cs="Arial"/>
                <w:spacing w:val="-5"/>
                <w:sz w:val="24"/>
                <w:szCs w:val="24"/>
              </w:rPr>
              <w:t>v</w:t>
            </w:r>
            <w:r>
              <w:rPr>
                <w:rFonts w:ascii="Arial" w:eastAsia="Arial" w:hAnsi="Arial" w:cs="Arial"/>
                <w:spacing w:val="1"/>
                <w:sz w:val="24"/>
                <w:szCs w:val="24"/>
              </w:rPr>
              <w:t>e</w:t>
            </w:r>
            <w:r>
              <w:rPr>
                <w:rFonts w:ascii="Arial" w:eastAsia="Arial" w:hAnsi="Arial" w:cs="Arial"/>
                <w:sz w:val="24"/>
                <w:szCs w:val="24"/>
              </w:rPr>
              <w:t>rs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Ma</w:t>
            </w:r>
            <w:r>
              <w:rPr>
                <w:rFonts w:ascii="Arial" w:eastAsia="Arial" w:hAnsi="Arial" w:cs="Arial"/>
                <w:spacing w:val="3"/>
                <w:sz w:val="24"/>
                <w:szCs w:val="24"/>
              </w:rPr>
              <w:t xml:space="preserve"> </w:t>
            </w:r>
            <w:r>
              <w:rPr>
                <w:rFonts w:ascii="Arial" w:eastAsia="Arial" w:hAnsi="Arial" w:cs="Arial"/>
                <w:spacing w:val="1"/>
                <w:sz w:val="24"/>
                <w:szCs w:val="24"/>
              </w:rPr>
              <w:t>C</w:t>
            </w:r>
            <w:r>
              <w:rPr>
                <w:rFonts w:ascii="Arial" w:eastAsia="Arial" w:hAnsi="Arial" w:cs="Arial"/>
                <w:spacing w:val="-3"/>
                <w:sz w:val="24"/>
                <w:szCs w:val="24"/>
              </w:rPr>
              <w:t>h</w:t>
            </w:r>
            <w:r>
              <w:rPr>
                <w:rFonts w:ascii="Arial" w:eastAsia="Arial" w:hAnsi="Arial" w:cs="Arial"/>
                <w:spacing w:val="1"/>
                <w:sz w:val="24"/>
                <w:szCs w:val="24"/>
              </w:rPr>
              <w:t>ung</w:t>
            </w:r>
            <w:r>
              <w:rPr>
                <w:rFonts w:ascii="Arial" w:eastAsia="Arial" w:hAnsi="Arial" w:cs="Arial"/>
                <w:sz w:val="24"/>
                <w:szCs w:val="24"/>
              </w:rPr>
              <w:t xml:space="preserve">. </w:t>
            </w:r>
            <w:r>
              <w:rPr>
                <w:rFonts w:ascii="Arial" w:eastAsia="Arial" w:hAnsi="Arial" w:cs="Arial"/>
                <w:spacing w:val="1"/>
                <w:sz w:val="24"/>
                <w:szCs w:val="24"/>
              </w:rPr>
              <w:t>Do</w:t>
            </w:r>
            <w:r>
              <w:rPr>
                <w:rFonts w:ascii="Arial" w:eastAsia="Arial" w:hAnsi="Arial" w:cs="Arial"/>
                <w:spacing w:val="-5"/>
                <w:sz w:val="24"/>
                <w:szCs w:val="24"/>
              </w:rPr>
              <w:t>k</w:t>
            </w:r>
            <w:r>
              <w:rPr>
                <w:rFonts w:ascii="Arial" w:eastAsia="Arial" w:hAnsi="Arial" w:cs="Arial"/>
                <w:spacing w:val="-3"/>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rk</w:t>
            </w:r>
            <w:r>
              <w:rPr>
                <w:rFonts w:ascii="Arial" w:eastAsia="Arial" w:hAnsi="Arial" w:cs="Arial"/>
                <w:spacing w:val="1"/>
                <w:sz w:val="24"/>
                <w:szCs w:val="24"/>
              </w:rPr>
              <w:t>ai</w:t>
            </w:r>
            <w:r>
              <w:rPr>
                <w:rFonts w:ascii="Arial" w:eastAsia="Arial" w:hAnsi="Arial" w:cs="Arial"/>
                <w:sz w:val="24"/>
                <w:szCs w:val="24"/>
              </w:rPr>
              <w:t xml:space="preserve">t </w:t>
            </w:r>
            <w:r>
              <w:rPr>
                <w:rFonts w:ascii="Arial" w:eastAsia="Arial" w:hAnsi="Arial" w:cs="Arial"/>
                <w:spacing w:val="1"/>
                <w:sz w:val="24"/>
                <w:szCs w:val="24"/>
              </w:rPr>
              <w:t>den</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pa</w:t>
            </w:r>
            <w:r>
              <w:rPr>
                <w:rFonts w:ascii="Arial" w:eastAsia="Arial" w:hAnsi="Arial" w:cs="Arial"/>
                <w:sz w:val="24"/>
                <w:szCs w:val="24"/>
              </w:rPr>
              <w:t xml:space="preserve">t </w:t>
            </w:r>
            <w:r>
              <w:rPr>
                <w:rFonts w:ascii="Arial" w:eastAsia="Arial" w:hAnsi="Arial" w:cs="Arial"/>
                <w:spacing w:val="1"/>
                <w:sz w:val="24"/>
                <w:szCs w:val="24"/>
              </w:rPr>
              <w:t>dia</w:t>
            </w:r>
            <w:r>
              <w:rPr>
                <w:rFonts w:ascii="Arial" w:eastAsia="Arial" w:hAnsi="Arial" w:cs="Arial"/>
                <w:spacing w:val="-5"/>
                <w:sz w:val="24"/>
                <w:szCs w:val="24"/>
              </w:rPr>
              <w:t>k</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 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z w:val="24"/>
                <w:szCs w:val="24"/>
              </w:rPr>
              <w:t xml:space="preserve">h </w:t>
            </w:r>
            <w:r>
              <w:rPr>
                <w:rFonts w:ascii="Arial" w:eastAsia="Arial" w:hAnsi="Arial" w:cs="Arial"/>
                <w:spacing w:val="1"/>
                <w:sz w:val="24"/>
                <w:szCs w:val="24"/>
              </w:rPr>
              <w:t>pe</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ku k</w:t>
            </w:r>
            <w:r>
              <w:rPr>
                <w:rFonts w:ascii="Arial" w:eastAsia="Arial" w:hAnsi="Arial" w:cs="Arial"/>
                <w:spacing w:val="1"/>
                <w:sz w:val="24"/>
                <w:szCs w:val="24"/>
              </w:rPr>
              <w:t>e</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n</w:t>
            </w:r>
            <w:r>
              <w:rPr>
                <w:rFonts w:ascii="Arial" w:eastAsia="Arial" w:hAnsi="Arial" w:cs="Arial"/>
                <w:spacing w:val="1"/>
                <w:sz w:val="24"/>
                <w:szCs w:val="24"/>
              </w:rPr>
              <w:t>ga</w:t>
            </w:r>
            <w:r>
              <w:rPr>
                <w:rFonts w:ascii="Arial" w:eastAsia="Arial" w:hAnsi="Arial" w:cs="Arial"/>
                <w:sz w:val="24"/>
                <w:szCs w:val="24"/>
              </w:rPr>
              <w:t xml:space="preserve">n </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5"/>
                <w:sz w:val="24"/>
                <w:szCs w:val="24"/>
              </w:rPr>
              <w:t>r</w:t>
            </w:r>
            <w:r>
              <w:rPr>
                <w:rFonts w:ascii="Arial" w:eastAsia="Arial" w:hAnsi="Arial" w:cs="Arial"/>
                <w:spacing w:val="1"/>
                <w:sz w:val="24"/>
                <w:szCs w:val="24"/>
              </w:rPr>
              <w:t>na</w:t>
            </w:r>
            <w:r>
              <w:rPr>
                <w:rFonts w:ascii="Arial" w:eastAsia="Arial" w:hAnsi="Arial" w:cs="Arial"/>
                <w:sz w:val="24"/>
                <w:szCs w:val="24"/>
              </w:rPr>
              <w:t xml:space="preserve">l </w:t>
            </w:r>
            <w:r>
              <w:rPr>
                <w:rFonts w:ascii="Arial" w:eastAsia="Arial" w:hAnsi="Arial" w:cs="Arial"/>
                <w:spacing w:val="-3"/>
                <w:sz w:val="24"/>
                <w:szCs w:val="24"/>
              </w:rPr>
              <w:t>d</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5"/>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nal</w:t>
            </w:r>
            <w:r>
              <w:rPr>
                <w:rFonts w:ascii="Arial" w:eastAsia="Arial" w:hAnsi="Arial" w:cs="Arial"/>
                <w:sz w:val="24"/>
                <w:szCs w:val="24"/>
              </w:rPr>
              <w:t>.</w:t>
            </w:r>
          </w:p>
        </w:tc>
      </w:tr>
      <w:tr w:rsidR="00936FF5" w14:paraId="0CDC6730" w14:textId="77777777" w:rsidTr="00936FF5">
        <w:tc>
          <w:tcPr>
            <w:tcW w:w="525" w:type="dxa"/>
            <w:shd w:val="clear" w:color="auto" w:fill="auto"/>
          </w:tcPr>
          <w:p w14:paraId="30AB6EF9"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3.</w:t>
            </w:r>
          </w:p>
        </w:tc>
        <w:tc>
          <w:tcPr>
            <w:tcW w:w="1389" w:type="dxa"/>
            <w:shd w:val="clear" w:color="auto" w:fill="auto"/>
          </w:tcPr>
          <w:p w14:paraId="3BCD1834"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M</w:t>
            </w:r>
            <w:r>
              <w:rPr>
                <w:rFonts w:ascii="Arial" w:eastAsia="Arial" w:hAnsi="Arial" w:cs="Arial"/>
                <w:spacing w:val="1"/>
                <w:sz w:val="24"/>
                <w:szCs w:val="24"/>
              </w:rPr>
              <w:t>anu</w:t>
            </w:r>
            <w:r>
              <w:rPr>
                <w:rFonts w:ascii="Arial" w:eastAsia="Arial" w:hAnsi="Arial" w:cs="Arial"/>
                <w:spacing w:val="-3"/>
                <w:sz w:val="24"/>
                <w:szCs w:val="24"/>
              </w:rPr>
              <w:t>a</w:t>
            </w:r>
            <w:r>
              <w:rPr>
                <w:rFonts w:ascii="Arial" w:eastAsia="Arial" w:hAnsi="Arial" w:cs="Arial"/>
                <w:sz w:val="24"/>
                <w:szCs w:val="24"/>
              </w:rPr>
              <w:t>l 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p>
        </w:tc>
        <w:tc>
          <w:tcPr>
            <w:tcW w:w="7862" w:type="dxa"/>
            <w:shd w:val="clear" w:color="auto" w:fill="auto"/>
          </w:tcPr>
          <w:p w14:paraId="46266340" w14:textId="77777777" w:rsidR="00936FF5" w:rsidRDefault="00936FF5" w:rsidP="00936FF5">
            <w:pPr>
              <w:spacing w:line="260" w:lineRule="exact"/>
              <w:ind w:left="104" w:right="66"/>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an</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9"/>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3"/>
                <w:sz w:val="24"/>
                <w:szCs w:val="24"/>
              </w:rPr>
              <w:t>u</w:t>
            </w:r>
            <w:r>
              <w:rPr>
                <w:rFonts w:ascii="Arial" w:eastAsia="Arial" w:hAnsi="Arial" w:cs="Arial"/>
                <w:spacing w:val="1"/>
                <w:sz w:val="24"/>
                <w:szCs w:val="24"/>
              </w:rPr>
              <w:t>pa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9"/>
                <w:sz w:val="24"/>
                <w:szCs w:val="24"/>
              </w:rPr>
              <w:t xml:space="preserve">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pacing w:val="-5"/>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4"/>
                <w:sz w:val="24"/>
                <w:szCs w:val="24"/>
              </w:rPr>
              <w:t xml:space="preserve"> </w:t>
            </w:r>
            <w:r>
              <w:rPr>
                <w:rFonts w:ascii="Arial" w:eastAsia="Arial" w:hAnsi="Arial" w:cs="Arial"/>
                <w:spacing w:val="1"/>
                <w:sz w:val="24"/>
                <w:szCs w:val="24"/>
              </w:rPr>
              <w:t>pan</w:t>
            </w:r>
            <w:r>
              <w:rPr>
                <w:rFonts w:ascii="Arial" w:eastAsia="Arial" w:hAnsi="Arial" w:cs="Arial"/>
                <w:spacing w:val="-3"/>
                <w:sz w:val="24"/>
                <w:szCs w:val="24"/>
              </w:rPr>
              <w:t>d</w:t>
            </w:r>
            <w:r>
              <w:rPr>
                <w:rFonts w:ascii="Arial" w:eastAsia="Arial" w:hAnsi="Arial" w:cs="Arial"/>
                <w:spacing w:val="1"/>
                <w:sz w:val="24"/>
                <w:szCs w:val="24"/>
              </w:rPr>
              <w:t>ua</w:t>
            </w:r>
            <w:r>
              <w:rPr>
                <w:rFonts w:ascii="Arial" w:eastAsia="Arial" w:hAnsi="Arial" w:cs="Arial"/>
                <w:sz w:val="24"/>
                <w:szCs w:val="24"/>
              </w:rPr>
              <w:t>n</w:t>
            </w:r>
          </w:p>
          <w:p w14:paraId="49BA585B" w14:textId="77777777" w:rsidR="00936FF5" w:rsidRDefault="00936FF5" w:rsidP="00936FF5">
            <w:pPr>
              <w:spacing w:before="34" w:line="270" w:lineRule="auto"/>
              <w:ind w:left="104" w:right="57"/>
              <w:jc w:val="both"/>
              <w:rPr>
                <w:rFonts w:ascii="Arial" w:eastAsia="Arial" w:hAnsi="Arial" w:cs="Arial"/>
                <w:sz w:val="24"/>
                <w:szCs w:val="24"/>
              </w:rPr>
            </w:pPr>
            <w:r>
              <w:rPr>
                <w:rFonts w:ascii="Arial" w:eastAsia="Arial" w:hAnsi="Arial" w:cs="Arial"/>
                <w:spacing w:val="1"/>
                <w:sz w:val="24"/>
                <w:szCs w:val="24"/>
              </w:rPr>
              <w:t>dala</w:t>
            </w:r>
            <w:r>
              <w:rPr>
                <w:rFonts w:ascii="Arial" w:eastAsia="Arial" w:hAnsi="Arial" w:cs="Arial"/>
                <w:sz w:val="24"/>
                <w:szCs w:val="24"/>
              </w:rPr>
              <w:t>m</w:t>
            </w:r>
            <w:r>
              <w:rPr>
                <w:rFonts w:ascii="Arial" w:eastAsia="Arial" w:hAnsi="Arial" w:cs="Arial"/>
                <w:spacing w:val="3"/>
                <w:sz w:val="24"/>
                <w:szCs w:val="24"/>
              </w:rPr>
              <w:t xml:space="preserve"> </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3"/>
                <w:sz w:val="24"/>
                <w:szCs w:val="24"/>
              </w:rPr>
              <w:t>p</w:t>
            </w:r>
            <w:r>
              <w:rPr>
                <w:rFonts w:ascii="Arial" w:eastAsia="Arial" w:hAnsi="Arial" w:cs="Arial"/>
                <w:spacing w:val="1"/>
                <w:sz w:val="24"/>
                <w:szCs w:val="24"/>
              </w:rPr>
              <w:t>le</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4"/>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ana</w:t>
            </w:r>
            <w:r>
              <w:rPr>
                <w:rFonts w:ascii="Arial" w:eastAsia="Arial" w:hAnsi="Arial" w:cs="Arial"/>
                <w:spacing w:val="-3"/>
                <w:sz w:val="24"/>
                <w:szCs w:val="24"/>
              </w:rPr>
              <w:t>j</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 xml:space="preserve">u </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na</w:t>
            </w:r>
            <w:r>
              <w:rPr>
                <w:rFonts w:ascii="Arial" w:eastAsia="Arial" w:hAnsi="Arial" w:cs="Arial"/>
                <w:sz w:val="24"/>
                <w:szCs w:val="24"/>
              </w:rPr>
              <w:t>l (SPM</w:t>
            </w:r>
            <w:r>
              <w:rPr>
                <w:rFonts w:ascii="Arial" w:eastAsia="Arial" w:hAnsi="Arial" w:cs="Arial"/>
                <w:spacing w:val="-1"/>
                <w:sz w:val="24"/>
                <w:szCs w:val="24"/>
              </w:rPr>
              <w:t>I</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ha</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dia</w:t>
            </w:r>
            <w:r>
              <w:rPr>
                <w:rFonts w:ascii="Arial" w:eastAsia="Arial" w:hAnsi="Arial" w:cs="Arial"/>
                <w:sz w:val="24"/>
                <w:szCs w:val="24"/>
              </w:rPr>
              <w:t>cu</w:t>
            </w:r>
            <w:r>
              <w:rPr>
                <w:rFonts w:ascii="Arial" w:eastAsia="Arial" w:hAnsi="Arial" w:cs="Arial"/>
                <w:spacing w:val="3"/>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elu</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u</w:t>
            </w:r>
            <w:r>
              <w:rPr>
                <w:rFonts w:ascii="Arial" w:eastAsia="Arial" w:hAnsi="Arial" w:cs="Arial"/>
                <w:spacing w:val="-3"/>
                <w:sz w:val="24"/>
                <w:szCs w:val="24"/>
              </w:rPr>
              <w:t>n</w:t>
            </w:r>
            <w:r>
              <w:rPr>
                <w:rFonts w:ascii="Arial" w:eastAsia="Arial" w:hAnsi="Arial" w:cs="Arial"/>
                <w:spacing w:val="1"/>
                <w:sz w:val="24"/>
                <w:szCs w:val="24"/>
              </w:rPr>
              <w:t>i</w:t>
            </w:r>
            <w:r>
              <w:rPr>
                <w:rFonts w:ascii="Arial" w:eastAsia="Arial" w:hAnsi="Arial" w:cs="Arial"/>
                <w:sz w:val="24"/>
                <w:szCs w:val="24"/>
              </w:rPr>
              <w:t>t k</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Ma</w:t>
            </w:r>
            <w:r>
              <w:rPr>
                <w:rFonts w:ascii="Arial" w:eastAsia="Arial" w:hAnsi="Arial" w:cs="Arial"/>
                <w:spacing w:val="3"/>
                <w:sz w:val="24"/>
                <w:szCs w:val="24"/>
              </w:rPr>
              <w:t xml:space="preserve"> </w:t>
            </w:r>
            <w:r>
              <w:rPr>
                <w:rFonts w:ascii="Arial" w:eastAsia="Arial" w:hAnsi="Arial" w:cs="Arial"/>
                <w:spacing w:val="1"/>
                <w:sz w:val="24"/>
                <w:szCs w:val="24"/>
              </w:rPr>
              <w:t>Ch</w:t>
            </w:r>
            <w:r>
              <w:rPr>
                <w:rFonts w:ascii="Arial" w:eastAsia="Arial" w:hAnsi="Arial" w:cs="Arial"/>
                <w:spacing w:val="-3"/>
                <w:sz w:val="24"/>
                <w:szCs w:val="24"/>
              </w:rPr>
              <w:t>u</w:t>
            </w:r>
            <w:r>
              <w:rPr>
                <w:rFonts w:ascii="Arial" w:eastAsia="Arial" w:hAnsi="Arial" w:cs="Arial"/>
                <w:spacing w:val="1"/>
                <w:sz w:val="24"/>
                <w:szCs w:val="24"/>
              </w:rPr>
              <w:t>ng</w:t>
            </w:r>
            <w:r>
              <w:rPr>
                <w:rFonts w:ascii="Arial" w:eastAsia="Arial" w:hAnsi="Arial" w:cs="Arial"/>
                <w:sz w:val="24"/>
                <w:szCs w:val="24"/>
              </w:rPr>
              <w:t>. M</w:t>
            </w:r>
            <w:r>
              <w:rPr>
                <w:rFonts w:ascii="Arial" w:eastAsia="Arial" w:hAnsi="Arial" w:cs="Arial"/>
                <w:spacing w:val="1"/>
                <w:sz w:val="24"/>
                <w:szCs w:val="24"/>
              </w:rPr>
              <w:t>an</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pacing w:val="1"/>
                <w:sz w:val="24"/>
                <w:szCs w:val="24"/>
              </w:rPr>
              <w:t>j</w:t>
            </w:r>
            <w:r>
              <w:rPr>
                <w:rFonts w:ascii="Arial" w:eastAsia="Arial" w:hAnsi="Arial" w:cs="Arial"/>
                <w:spacing w:val="-3"/>
                <w:sz w:val="24"/>
                <w:szCs w:val="24"/>
              </w:rPr>
              <w:t>u</w:t>
            </w:r>
            <w:r>
              <w:rPr>
                <w:rFonts w:ascii="Arial" w:eastAsia="Arial" w:hAnsi="Arial" w:cs="Arial"/>
                <w:spacing w:val="1"/>
                <w:sz w:val="24"/>
                <w:szCs w:val="24"/>
              </w:rPr>
              <w:t>g</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5"/>
                <w:sz w:val="24"/>
                <w:szCs w:val="24"/>
              </w:rPr>
              <w:t>m</w:t>
            </w:r>
            <w:r>
              <w:rPr>
                <w:rFonts w:ascii="Arial" w:eastAsia="Arial" w:hAnsi="Arial" w:cs="Arial"/>
                <w:spacing w:val="-3"/>
                <w:sz w:val="24"/>
                <w:szCs w:val="24"/>
              </w:rPr>
              <w:t>a</w:t>
            </w:r>
            <w:r>
              <w:rPr>
                <w:rFonts w:ascii="Arial" w:eastAsia="Arial" w:hAnsi="Arial" w:cs="Arial"/>
                <w:sz w:val="24"/>
                <w:szCs w:val="24"/>
              </w:rPr>
              <w:t>ks</w:t>
            </w:r>
            <w:r>
              <w:rPr>
                <w:rFonts w:ascii="Arial" w:eastAsia="Arial" w:hAnsi="Arial" w:cs="Arial"/>
                <w:spacing w:val="1"/>
                <w:sz w:val="24"/>
                <w:szCs w:val="24"/>
              </w:rPr>
              <w:t>ud</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un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pe</w:t>
            </w:r>
            <w:r>
              <w:rPr>
                <w:rFonts w:ascii="Arial" w:eastAsia="Arial" w:hAnsi="Arial" w:cs="Arial"/>
                <w:sz w:val="24"/>
                <w:szCs w:val="24"/>
              </w:rPr>
              <w:t>r</w:t>
            </w:r>
            <w:r>
              <w:rPr>
                <w:rFonts w:ascii="Arial" w:eastAsia="Arial" w:hAnsi="Arial" w:cs="Arial"/>
                <w:spacing w:val="-5"/>
                <w:sz w:val="24"/>
                <w:szCs w:val="24"/>
              </w:rPr>
              <w:t>m</w:t>
            </w:r>
            <w:r>
              <w:rPr>
                <w:rFonts w:ascii="Arial" w:eastAsia="Arial" w:hAnsi="Arial" w:cs="Arial"/>
                <w:spacing w:val="1"/>
                <w:sz w:val="24"/>
                <w:szCs w:val="24"/>
              </w:rPr>
              <w:t>uda</w:t>
            </w:r>
            <w:r>
              <w:rPr>
                <w:rFonts w:ascii="Arial" w:eastAsia="Arial" w:hAnsi="Arial" w:cs="Arial"/>
                <w:sz w:val="24"/>
                <w:szCs w:val="24"/>
              </w:rPr>
              <w:t>h</w:t>
            </w:r>
            <w:r>
              <w:rPr>
                <w:rFonts w:ascii="Arial" w:eastAsia="Arial" w:hAnsi="Arial" w:cs="Arial"/>
                <w:spacing w:val="4"/>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3"/>
                <w:sz w:val="24"/>
                <w:szCs w:val="24"/>
              </w:rPr>
              <w:t>g</w:t>
            </w:r>
            <w:r>
              <w:rPr>
                <w:rFonts w:ascii="Arial" w:eastAsia="Arial" w:hAnsi="Arial" w:cs="Arial"/>
                <w:spacing w:val="1"/>
                <w:sz w:val="24"/>
                <w:szCs w:val="24"/>
              </w:rPr>
              <w:t>el</w:t>
            </w:r>
            <w:r>
              <w:rPr>
                <w:rFonts w:ascii="Arial" w:eastAsia="Arial" w:hAnsi="Arial" w:cs="Arial"/>
                <w:spacing w:val="-3"/>
                <w:sz w:val="24"/>
                <w:szCs w:val="24"/>
              </w:rPr>
              <w:t>o</w:t>
            </w:r>
            <w:r>
              <w:rPr>
                <w:rFonts w:ascii="Arial" w:eastAsia="Arial" w:hAnsi="Arial" w:cs="Arial"/>
                <w:spacing w:val="1"/>
                <w:sz w:val="24"/>
                <w:szCs w:val="24"/>
              </w:rPr>
              <w:t>l</w:t>
            </w:r>
            <w:r>
              <w:rPr>
                <w:rFonts w:ascii="Arial" w:eastAsia="Arial" w:hAnsi="Arial" w:cs="Arial"/>
                <w:sz w:val="24"/>
                <w:szCs w:val="24"/>
              </w:rPr>
              <w:t xml:space="preserve">a </w:t>
            </w:r>
            <w:r>
              <w:rPr>
                <w:rFonts w:ascii="Arial" w:eastAsia="Arial" w:hAnsi="Arial" w:cs="Arial"/>
                <w:spacing w:val="1"/>
                <w:sz w:val="24"/>
                <w:szCs w:val="24"/>
              </w:rPr>
              <w:t>dala</w:t>
            </w:r>
            <w:r>
              <w:rPr>
                <w:rFonts w:ascii="Arial" w:eastAsia="Arial" w:hAnsi="Arial" w:cs="Arial"/>
                <w:sz w:val="24"/>
                <w:szCs w:val="24"/>
              </w:rPr>
              <w:t>m m</w:t>
            </w:r>
            <w:r>
              <w:rPr>
                <w:rFonts w:ascii="Arial" w:eastAsia="Arial" w:hAnsi="Arial" w:cs="Arial"/>
                <w:spacing w:val="1"/>
                <w:sz w:val="24"/>
                <w:szCs w:val="24"/>
              </w:rPr>
              <w:t>en</w:t>
            </w:r>
            <w:r>
              <w:rPr>
                <w:rFonts w:ascii="Arial" w:eastAsia="Arial" w:hAnsi="Arial" w:cs="Arial"/>
                <w:sz w:val="24"/>
                <w:szCs w:val="24"/>
              </w:rPr>
              <w:t>y</w:t>
            </w:r>
            <w:r>
              <w:rPr>
                <w:rFonts w:ascii="Arial" w:eastAsia="Arial" w:hAnsi="Arial" w:cs="Arial"/>
                <w:spacing w:val="1"/>
                <w:sz w:val="24"/>
                <w:szCs w:val="24"/>
              </w:rPr>
              <w:t>e</w:t>
            </w:r>
            <w:r>
              <w:rPr>
                <w:rFonts w:ascii="Arial" w:eastAsia="Arial" w:hAnsi="Arial" w:cs="Arial"/>
                <w:spacing w:val="-3"/>
                <w:sz w:val="24"/>
                <w:szCs w:val="24"/>
              </w:rPr>
              <w:t>l</w:t>
            </w:r>
            <w:r>
              <w:rPr>
                <w:rFonts w:ascii="Arial" w:eastAsia="Arial" w:hAnsi="Arial" w:cs="Arial"/>
                <w:spacing w:val="1"/>
                <w:sz w:val="24"/>
                <w:szCs w:val="24"/>
              </w:rPr>
              <w:t>eng</w:t>
            </w:r>
            <w:r>
              <w:rPr>
                <w:rFonts w:ascii="Arial" w:eastAsia="Arial" w:hAnsi="Arial" w:cs="Arial"/>
                <w:spacing w:val="-3"/>
                <w:sz w:val="24"/>
                <w:szCs w:val="24"/>
              </w:rPr>
              <w:t>g</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k</w:t>
            </w:r>
            <w:r>
              <w:rPr>
                <w:rFonts w:ascii="Arial" w:eastAsia="Arial" w:hAnsi="Arial" w:cs="Arial"/>
                <w:spacing w:val="1"/>
                <w:sz w:val="24"/>
                <w:szCs w:val="24"/>
              </w:rPr>
              <w:t>egia</w:t>
            </w:r>
            <w:r>
              <w:rPr>
                <w:rFonts w:ascii="Arial" w:eastAsia="Arial" w:hAnsi="Arial" w:cs="Arial"/>
                <w:spacing w:val="-1"/>
                <w:sz w:val="24"/>
                <w:szCs w:val="24"/>
              </w:rPr>
              <w:t>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1"/>
                <w:sz w:val="24"/>
                <w:szCs w:val="24"/>
              </w:rPr>
              <w:t>ua</w:t>
            </w:r>
            <w:r>
              <w:rPr>
                <w:rFonts w:ascii="Arial" w:eastAsia="Arial" w:hAnsi="Arial" w:cs="Arial"/>
                <w:sz w:val="24"/>
                <w:szCs w:val="24"/>
              </w:rPr>
              <w:t xml:space="preserve">i </w:t>
            </w:r>
            <w:r>
              <w:rPr>
                <w:rFonts w:ascii="Arial" w:eastAsia="Arial" w:hAnsi="Arial" w:cs="Arial"/>
                <w:spacing w:val="1"/>
                <w:sz w:val="24"/>
                <w:szCs w:val="24"/>
              </w:rPr>
              <w:t>deng</w:t>
            </w:r>
            <w:r>
              <w:rPr>
                <w:rFonts w:ascii="Arial" w:eastAsia="Arial" w:hAnsi="Arial" w:cs="Arial"/>
                <w:spacing w:val="-3"/>
                <w:sz w:val="24"/>
                <w:szCs w:val="24"/>
              </w:rPr>
              <w:t>a</w:t>
            </w:r>
            <w:r>
              <w:rPr>
                <w:rFonts w:ascii="Arial" w:eastAsia="Arial" w:hAnsi="Arial" w:cs="Arial"/>
                <w:sz w:val="24"/>
                <w:szCs w:val="24"/>
              </w:rPr>
              <w:t>n s</w:t>
            </w:r>
            <w:r>
              <w:rPr>
                <w:rFonts w:ascii="Arial" w:eastAsia="Arial" w:hAnsi="Arial" w:cs="Arial"/>
                <w:spacing w:val="-1"/>
                <w:sz w:val="24"/>
                <w:szCs w:val="24"/>
              </w:rPr>
              <w:t>t</w:t>
            </w:r>
            <w:r>
              <w:rPr>
                <w:rFonts w:ascii="Arial" w:eastAsia="Arial" w:hAnsi="Arial" w:cs="Arial"/>
                <w:spacing w:val="1"/>
                <w:sz w:val="24"/>
                <w:szCs w:val="24"/>
              </w:rPr>
              <w:t>anda</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g</w:t>
            </w:r>
            <w:r>
              <w:rPr>
                <w:rFonts w:ascii="Arial" w:eastAsia="Arial" w:hAnsi="Arial" w:cs="Arial"/>
                <w:spacing w:val="3"/>
                <w:sz w:val="24"/>
                <w:szCs w:val="24"/>
              </w:rPr>
              <w:t xml:space="preserve"> </w:t>
            </w:r>
            <w:r>
              <w:rPr>
                <w:rFonts w:ascii="Arial" w:eastAsia="Arial" w:hAnsi="Arial" w:cs="Arial"/>
                <w:spacing w:val="-1"/>
                <w:sz w:val="24"/>
                <w:szCs w:val="24"/>
              </w:rPr>
              <w:t>t</w:t>
            </w:r>
            <w:r>
              <w:rPr>
                <w:rFonts w:ascii="Arial" w:eastAsia="Arial" w:hAnsi="Arial" w:cs="Arial"/>
                <w:spacing w:val="1"/>
                <w:sz w:val="24"/>
                <w:szCs w:val="24"/>
              </w:rPr>
              <w:t>el</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3"/>
                <w:sz w:val="24"/>
                <w:szCs w:val="24"/>
              </w:rPr>
              <w:t xml:space="preserve"> </w:t>
            </w:r>
            <w:r>
              <w:rPr>
                <w:rFonts w:ascii="Arial" w:eastAsia="Arial" w:hAnsi="Arial" w:cs="Arial"/>
                <w:spacing w:val="1"/>
                <w:sz w:val="24"/>
                <w:szCs w:val="24"/>
              </w:rPr>
              <w:t>di</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1"/>
                <w:sz w:val="24"/>
                <w:szCs w:val="24"/>
              </w:rPr>
              <w:t>t</w:t>
            </w:r>
            <w:r>
              <w:rPr>
                <w:rFonts w:ascii="Arial" w:eastAsia="Arial" w:hAnsi="Arial" w:cs="Arial"/>
                <w:spacing w:val="1"/>
                <w:sz w:val="24"/>
                <w:szCs w:val="24"/>
              </w:rPr>
              <w:t>ap</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 </w:t>
            </w: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3"/>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in</w:t>
            </w:r>
            <w:r>
              <w:rPr>
                <w:rFonts w:ascii="Arial" w:eastAsia="Arial" w:hAnsi="Arial" w:cs="Arial"/>
                <w:sz w:val="24"/>
                <w:szCs w:val="24"/>
              </w:rPr>
              <w:t>i m</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1"/>
                <w:sz w:val="24"/>
                <w:szCs w:val="24"/>
              </w:rPr>
              <w:t>ua</w:t>
            </w:r>
            <w:r>
              <w:rPr>
                <w:rFonts w:ascii="Arial" w:eastAsia="Arial" w:hAnsi="Arial" w:cs="Arial"/>
                <w:sz w:val="24"/>
                <w:szCs w:val="24"/>
              </w:rPr>
              <w:t>t</w:t>
            </w:r>
            <w:r>
              <w:rPr>
                <w:rFonts w:ascii="Arial" w:eastAsia="Arial" w:hAnsi="Arial" w:cs="Arial"/>
                <w:spacing w:val="-18"/>
                <w:sz w:val="24"/>
                <w:szCs w:val="24"/>
              </w:rPr>
              <w:t xml:space="preserve"> </w:t>
            </w:r>
            <w:r>
              <w:rPr>
                <w:rFonts w:ascii="Arial" w:eastAsia="Arial" w:hAnsi="Arial" w:cs="Arial"/>
                <w:spacing w:val="1"/>
                <w:sz w:val="24"/>
                <w:szCs w:val="24"/>
              </w:rPr>
              <w:t>bag</w:t>
            </w:r>
            <w:r>
              <w:rPr>
                <w:rFonts w:ascii="Arial" w:eastAsia="Arial" w:hAnsi="Arial" w:cs="Arial"/>
                <w:spacing w:val="-3"/>
                <w:sz w:val="24"/>
                <w:szCs w:val="24"/>
              </w:rPr>
              <w:t>a</w:t>
            </w:r>
            <w:r>
              <w:rPr>
                <w:rFonts w:ascii="Arial" w:eastAsia="Arial" w:hAnsi="Arial" w:cs="Arial"/>
                <w:spacing w:val="1"/>
                <w:sz w:val="24"/>
                <w:szCs w:val="24"/>
              </w:rPr>
              <w:t>i</w:t>
            </w:r>
            <w:r>
              <w:rPr>
                <w:rFonts w:ascii="Arial" w:eastAsia="Arial" w:hAnsi="Arial" w:cs="Arial"/>
                <w:sz w:val="24"/>
                <w:szCs w:val="24"/>
              </w:rPr>
              <w:t>m</w:t>
            </w:r>
            <w:r>
              <w:rPr>
                <w:rFonts w:ascii="Arial" w:eastAsia="Arial" w:hAnsi="Arial" w:cs="Arial"/>
                <w:spacing w:val="1"/>
                <w:sz w:val="24"/>
                <w:szCs w:val="24"/>
              </w:rPr>
              <w:t>an</w:t>
            </w:r>
            <w:r>
              <w:rPr>
                <w:rFonts w:ascii="Arial" w:eastAsia="Arial" w:hAnsi="Arial" w:cs="Arial"/>
                <w:sz w:val="24"/>
                <w:szCs w:val="24"/>
              </w:rPr>
              <w:t>a</w:t>
            </w:r>
            <w:r>
              <w:rPr>
                <w:rFonts w:ascii="Arial" w:eastAsia="Arial" w:hAnsi="Arial" w:cs="Arial"/>
                <w:spacing w:val="-15"/>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5"/>
                <w:sz w:val="24"/>
                <w:szCs w:val="24"/>
              </w:rPr>
              <w:t>k</w:t>
            </w:r>
            <w:r>
              <w:rPr>
                <w:rFonts w:ascii="Arial" w:eastAsia="Arial" w:hAnsi="Arial" w:cs="Arial"/>
                <w:spacing w:val="1"/>
                <w:sz w:val="24"/>
                <w:szCs w:val="24"/>
              </w:rPr>
              <w:t>ani</w:t>
            </w:r>
            <w:r>
              <w:rPr>
                <w:rFonts w:ascii="Arial" w:eastAsia="Arial" w:hAnsi="Arial" w:cs="Arial"/>
                <w:sz w:val="24"/>
                <w:szCs w:val="24"/>
              </w:rPr>
              <w:t>sme</w:t>
            </w:r>
            <w:r>
              <w:rPr>
                <w:rFonts w:ascii="Arial" w:eastAsia="Arial" w:hAnsi="Arial" w:cs="Arial"/>
                <w:spacing w:val="-15"/>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nja</w:t>
            </w:r>
            <w:r>
              <w:rPr>
                <w:rFonts w:ascii="Arial" w:eastAsia="Arial" w:hAnsi="Arial" w:cs="Arial"/>
                <w:spacing w:val="-5"/>
                <w:sz w:val="24"/>
                <w:szCs w:val="24"/>
              </w:rPr>
              <w:t>m</w:t>
            </w:r>
            <w:r>
              <w:rPr>
                <w:rFonts w:ascii="Arial" w:eastAsia="Arial" w:hAnsi="Arial" w:cs="Arial"/>
                <w:spacing w:val="1"/>
                <w:sz w:val="24"/>
                <w:szCs w:val="24"/>
              </w:rPr>
              <w:t>in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15"/>
                <w:sz w:val="24"/>
                <w:szCs w:val="24"/>
              </w:rPr>
              <w:t xml:space="preserve"> </w:t>
            </w:r>
            <w:r>
              <w:rPr>
                <w:rFonts w:ascii="Arial" w:eastAsia="Arial" w:hAnsi="Arial" w:cs="Arial"/>
                <w:sz w:val="24"/>
                <w:szCs w:val="24"/>
              </w:rPr>
              <w:t>m</w:t>
            </w:r>
            <w:r>
              <w:rPr>
                <w:rFonts w:ascii="Arial" w:eastAsia="Arial" w:hAnsi="Arial" w:cs="Arial"/>
                <w:spacing w:val="1"/>
                <w:sz w:val="24"/>
                <w:szCs w:val="24"/>
              </w:rPr>
              <w:t>u</w:t>
            </w:r>
            <w:r>
              <w:rPr>
                <w:rFonts w:ascii="Arial" w:eastAsia="Arial" w:hAnsi="Arial" w:cs="Arial"/>
                <w:spacing w:val="-1"/>
                <w:sz w:val="24"/>
                <w:szCs w:val="24"/>
              </w:rPr>
              <w:t>t</w:t>
            </w:r>
            <w:r>
              <w:rPr>
                <w:rFonts w:ascii="Arial" w:eastAsia="Arial" w:hAnsi="Arial" w:cs="Arial"/>
                <w:sz w:val="24"/>
                <w:szCs w:val="24"/>
              </w:rPr>
              <w:t>u</w:t>
            </w:r>
            <w:r>
              <w:rPr>
                <w:rFonts w:ascii="Arial" w:eastAsia="Arial" w:hAnsi="Arial" w:cs="Arial"/>
                <w:spacing w:val="-15"/>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lu</w:t>
            </w:r>
            <w:r>
              <w:rPr>
                <w:rFonts w:ascii="Arial" w:eastAsia="Arial" w:hAnsi="Arial" w:cs="Arial"/>
                <w:sz w:val="24"/>
                <w:szCs w:val="24"/>
              </w:rPr>
              <w:t>s PPEPP)</w:t>
            </w:r>
            <w:r>
              <w:rPr>
                <w:rFonts w:ascii="Arial" w:eastAsia="Arial" w:hAnsi="Arial" w:cs="Arial"/>
                <w:spacing w:val="-1"/>
                <w:sz w:val="24"/>
                <w:szCs w:val="24"/>
              </w:rPr>
              <w:t xml:space="preserve"> </w:t>
            </w:r>
            <w:r>
              <w:rPr>
                <w:rFonts w:ascii="Arial" w:eastAsia="Arial" w:hAnsi="Arial" w:cs="Arial"/>
                <w:spacing w:val="1"/>
                <w:sz w:val="24"/>
                <w:szCs w:val="24"/>
              </w:rPr>
              <w:t>d</w:t>
            </w:r>
            <w:r>
              <w:rPr>
                <w:rFonts w:ascii="Arial" w:eastAsia="Arial" w:hAnsi="Arial" w:cs="Arial"/>
                <w:sz w:val="24"/>
                <w:szCs w:val="24"/>
              </w:rPr>
              <w:t xml:space="preserve">i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 xml:space="preserve"> </w:t>
            </w:r>
            <w:r>
              <w:rPr>
                <w:rFonts w:ascii="Arial" w:eastAsia="Arial" w:hAnsi="Arial" w:cs="Arial"/>
                <w:sz w:val="24"/>
                <w:szCs w:val="24"/>
              </w:rPr>
              <w:t xml:space="preserve">Ma </w:t>
            </w:r>
            <w:r>
              <w:rPr>
                <w:rFonts w:ascii="Arial" w:eastAsia="Arial" w:hAnsi="Arial" w:cs="Arial"/>
                <w:spacing w:val="1"/>
                <w:sz w:val="24"/>
                <w:szCs w:val="24"/>
              </w:rPr>
              <w:t>Chu</w:t>
            </w:r>
            <w:r>
              <w:rPr>
                <w:rFonts w:ascii="Arial" w:eastAsia="Arial" w:hAnsi="Arial" w:cs="Arial"/>
                <w:spacing w:val="-3"/>
                <w:sz w:val="24"/>
                <w:szCs w:val="24"/>
              </w:rPr>
              <w:t>n</w:t>
            </w:r>
            <w:r>
              <w:rPr>
                <w:rFonts w:ascii="Arial" w:eastAsia="Arial" w:hAnsi="Arial" w:cs="Arial"/>
                <w:sz w:val="24"/>
                <w:szCs w:val="24"/>
              </w:rPr>
              <w:t xml:space="preserve">g </w:t>
            </w:r>
            <w:r>
              <w:rPr>
                <w:rFonts w:ascii="Arial" w:eastAsia="Arial" w:hAnsi="Arial" w:cs="Arial"/>
                <w:spacing w:val="1"/>
                <w:sz w:val="24"/>
                <w:szCs w:val="24"/>
              </w:rPr>
              <w:t>di</w:t>
            </w:r>
            <w:r>
              <w:rPr>
                <w:rFonts w:ascii="Arial" w:eastAsia="Arial" w:hAnsi="Arial" w:cs="Arial"/>
                <w:spacing w:val="-3"/>
                <w:sz w:val="24"/>
                <w:szCs w:val="24"/>
              </w:rPr>
              <w:t>l</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p>
        </w:tc>
      </w:tr>
      <w:tr w:rsidR="00936FF5" w14:paraId="441ACE45" w14:textId="77777777" w:rsidTr="00936FF5">
        <w:tc>
          <w:tcPr>
            <w:tcW w:w="525" w:type="dxa"/>
            <w:shd w:val="clear" w:color="auto" w:fill="auto"/>
          </w:tcPr>
          <w:p w14:paraId="7E6F64E4"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pacing w:val="2"/>
                <w:sz w:val="24"/>
                <w:szCs w:val="24"/>
              </w:rPr>
              <w:t>4.</w:t>
            </w:r>
          </w:p>
        </w:tc>
        <w:tc>
          <w:tcPr>
            <w:tcW w:w="1389" w:type="dxa"/>
            <w:shd w:val="clear" w:color="auto" w:fill="auto"/>
          </w:tcPr>
          <w:p w14:paraId="127E7179" w14:textId="77777777" w:rsidR="00936FF5" w:rsidRDefault="00936FF5" w:rsidP="00936FF5">
            <w:pPr>
              <w:spacing w:line="260" w:lineRule="exact"/>
              <w:ind w:left="104"/>
              <w:rPr>
                <w:rFonts w:ascii="Arial" w:eastAsia="Arial" w:hAnsi="Arial" w:cs="Arial"/>
                <w:sz w:val="24"/>
                <w:szCs w:val="24"/>
              </w:rPr>
            </w:pPr>
            <w:r>
              <w:rPr>
                <w:rFonts w:ascii="Arial" w:eastAsia="Arial" w:hAnsi="Arial" w:cs="Arial"/>
                <w:sz w:val="24"/>
                <w:szCs w:val="24"/>
              </w:rPr>
              <w:t>B</w:t>
            </w:r>
            <w:r>
              <w:rPr>
                <w:rFonts w:ascii="Arial" w:eastAsia="Arial" w:hAnsi="Arial" w:cs="Arial"/>
                <w:spacing w:val="1"/>
                <w:sz w:val="24"/>
                <w:szCs w:val="24"/>
              </w:rPr>
              <w:t>o</w:t>
            </w:r>
            <w:r>
              <w:rPr>
                <w:rFonts w:ascii="Arial" w:eastAsia="Arial" w:hAnsi="Arial" w:cs="Arial"/>
                <w:sz w:val="24"/>
                <w:szCs w:val="24"/>
              </w:rPr>
              <w:t>r</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z w:val="24"/>
                <w:szCs w:val="24"/>
              </w:rPr>
              <w:t>n</w:t>
            </w:r>
          </w:p>
          <w:p w14:paraId="17D3DF24" w14:textId="77777777" w:rsidR="00936FF5" w:rsidRDefault="00936FF5" w:rsidP="00936FF5">
            <w:pPr>
              <w:spacing w:before="34"/>
              <w:ind w:left="104"/>
              <w:rPr>
                <w:rFonts w:ascii="Arial" w:eastAsia="Arial" w:hAnsi="Arial" w:cs="Arial"/>
                <w:sz w:val="24"/>
                <w:szCs w:val="24"/>
              </w:rPr>
            </w:pP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p>
        </w:tc>
        <w:tc>
          <w:tcPr>
            <w:tcW w:w="7862" w:type="dxa"/>
            <w:shd w:val="clear" w:color="auto" w:fill="auto"/>
          </w:tcPr>
          <w:p w14:paraId="362413B0" w14:textId="77777777" w:rsidR="00936FF5" w:rsidRDefault="00936FF5" w:rsidP="004D7652">
            <w:pPr>
              <w:spacing w:line="260" w:lineRule="exact"/>
              <w:ind w:left="104" w:right="68"/>
              <w:jc w:val="both"/>
              <w:rPr>
                <w:rFonts w:ascii="Arial" w:eastAsia="Arial" w:hAnsi="Arial" w:cs="Arial"/>
                <w:sz w:val="24"/>
                <w:szCs w:val="24"/>
              </w:rPr>
            </w:pPr>
            <w:r>
              <w:rPr>
                <w:rFonts w:ascii="Arial" w:eastAsia="Arial" w:hAnsi="Arial" w:cs="Arial"/>
                <w:spacing w:val="1"/>
                <w:sz w:val="24"/>
                <w:szCs w:val="24"/>
              </w:rPr>
              <w:t>Do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z w:val="24"/>
                <w:szCs w:val="24"/>
              </w:rPr>
              <w:t xml:space="preserve">n </w:t>
            </w:r>
            <w:r>
              <w:rPr>
                <w:rFonts w:ascii="Arial" w:eastAsia="Arial" w:hAnsi="Arial" w:cs="Arial"/>
                <w:spacing w:val="48"/>
                <w:sz w:val="24"/>
                <w:szCs w:val="24"/>
              </w:rPr>
              <w:t xml:space="preserve"> </w:t>
            </w:r>
            <w:r>
              <w:rPr>
                <w:rFonts w:ascii="Arial" w:eastAsia="Arial" w:hAnsi="Arial" w:cs="Arial"/>
                <w:spacing w:val="1"/>
                <w:sz w:val="24"/>
                <w:szCs w:val="24"/>
              </w:rPr>
              <w:t>bo</w:t>
            </w:r>
            <w:r>
              <w:rPr>
                <w:rFonts w:ascii="Arial" w:eastAsia="Arial" w:hAnsi="Arial" w:cs="Arial"/>
                <w:spacing w:val="-5"/>
                <w:sz w:val="24"/>
                <w:szCs w:val="24"/>
              </w:rPr>
              <w:t>r</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43"/>
                <w:sz w:val="24"/>
                <w:szCs w:val="24"/>
              </w:rPr>
              <w:t xml:space="preserve"> </w:t>
            </w:r>
            <w:r>
              <w:rPr>
                <w:rFonts w:ascii="Arial" w:eastAsia="Arial" w:hAnsi="Arial" w:cs="Arial"/>
                <w:spacing w:val="1"/>
                <w:sz w:val="24"/>
                <w:szCs w:val="24"/>
              </w:rPr>
              <w:t>da</w:t>
            </w:r>
            <w:r>
              <w:rPr>
                <w:rFonts w:ascii="Arial" w:eastAsia="Arial" w:hAnsi="Arial" w:cs="Arial"/>
                <w:sz w:val="24"/>
                <w:szCs w:val="24"/>
              </w:rPr>
              <w:t xml:space="preserve">n </w:t>
            </w:r>
            <w:r>
              <w:rPr>
                <w:rFonts w:ascii="Arial" w:eastAsia="Arial" w:hAnsi="Arial" w:cs="Arial"/>
                <w:spacing w:val="43"/>
                <w:sz w:val="24"/>
                <w:szCs w:val="24"/>
              </w:rPr>
              <w:t xml:space="preserve"> </w:t>
            </w:r>
            <w:r>
              <w:rPr>
                <w:rFonts w:ascii="Arial" w:eastAsia="Arial" w:hAnsi="Arial" w:cs="Arial"/>
                <w:spacing w:val="1"/>
                <w:sz w:val="24"/>
                <w:szCs w:val="24"/>
              </w:rPr>
              <w:t>in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 xml:space="preserve">n </w:t>
            </w:r>
            <w:r>
              <w:rPr>
                <w:rFonts w:ascii="Arial" w:eastAsia="Arial" w:hAnsi="Arial" w:cs="Arial"/>
                <w:spacing w:val="4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43"/>
                <w:sz w:val="24"/>
                <w:szCs w:val="24"/>
              </w:rPr>
              <w:t xml:space="preserve"> </w:t>
            </w:r>
            <w:r>
              <w:rPr>
                <w:rFonts w:ascii="Arial" w:eastAsia="Arial" w:hAnsi="Arial" w:cs="Arial"/>
                <w:spacing w:val="1"/>
                <w:sz w:val="24"/>
                <w:szCs w:val="24"/>
              </w:rPr>
              <w:t>di</w:t>
            </w:r>
            <w:r>
              <w:rPr>
                <w:rFonts w:ascii="Arial" w:eastAsia="Arial" w:hAnsi="Arial" w:cs="Arial"/>
                <w:sz w:val="24"/>
                <w:szCs w:val="24"/>
              </w:rPr>
              <w:t>m</w:t>
            </w:r>
            <w:r>
              <w:rPr>
                <w:rFonts w:ascii="Arial" w:eastAsia="Arial" w:hAnsi="Arial" w:cs="Arial"/>
                <w:spacing w:val="-3"/>
                <w:sz w:val="24"/>
                <w:szCs w:val="24"/>
              </w:rPr>
              <w:t>i</w:t>
            </w:r>
            <w:r>
              <w:rPr>
                <w:rFonts w:ascii="Arial" w:eastAsia="Arial" w:hAnsi="Arial" w:cs="Arial"/>
                <w:spacing w:val="1"/>
                <w:sz w:val="24"/>
                <w:szCs w:val="24"/>
              </w:rPr>
              <w:t>li</w:t>
            </w:r>
            <w:r>
              <w:rPr>
                <w:rFonts w:ascii="Arial" w:eastAsia="Arial" w:hAnsi="Arial" w:cs="Arial"/>
                <w:sz w:val="24"/>
                <w:szCs w:val="24"/>
              </w:rPr>
              <w:t xml:space="preserve">ki </w:t>
            </w:r>
            <w:r>
              <w:rPr>
                <w:rFonts w:ascii="Arial" w:eastAsia="Arial" w:hAnsi="Arial" w:cs="Arial"/>
                <w:spacing w:val="48"/>
                <w:sz w:val="24"/>
                <w:szCs w:val="24"/>
              </w:rPr>
              <w:t xml:space="preserve"> </w:t>
            </w:r>
            <w:r>
              <w:rPr>
                <w:rFonts w:ascii="Arial" w:eastAsia="Arial" w:hAnsi="Arial" w:cs="Arial"/>
                <w:spacing w:val="-3"/>
                <w:sz w:val="24"/>
                <w:szCs w:val="24"/>
              </w:rPr>
              <w:t>o</w:t>
            </w:r>
            <w:r>
              <w:rPr>
                <w:rFonts w:ascii="Arial" w:eastAsia="Arial" w:hAnsi="Arial" w:cs="Arial"/>
                <w:spacing w:val="1"/>
                <w:sz w:val="24"/>
                <w:szCs w:val="24"/>
              </w:rPr>
              <w:t>l</w:t>
            </w:r>
            <w:r>
              <w:rPr>
                <w:rFonts w:ascii="Arial" w:eastAsia="Arial" w:hAnsi="Arial" w:cs="Arial"/>
                <w:spacing w:val="-3"/>
                <w:sz w:val="24"/>
                <w:szCs w:val="24"/>
              </w:rPr>
              <w:t>e</w:t>
            </w:r>
            <w:r>
              <w:rPr>
                <w:rFonts w:ascii="Arial" w:eastAsia="Arial" w:hAnsi="Arial" w:cs="Arial"/>
                <w:sz w:val="24"/>
                <w:szCs w:val="24"/>
              </w:rPr>
              <w:t>h</w:t>
            </w:r>
            <w:r w:rsidR="004D7652">
              <w:rPr>
                <w:rFonts w:ascii="Arial" w:eastAsia="Arial" w:hAnsi="Arial" w:cs="Arial"/>
                <w:sz w:val="24"/>
                <w:szCs w:val="24"/>
              </w:rPr>
              <w:t xml:space="preserve"> </w:t>
            </w: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6"/>
                <w:sz w:val="24"/>
                <w:szCs w:val="24"/>
              </w:rPr>
              <w:t xml:space="preserve"> </w:t>
            </w:r>
            <w:r>
              <w:rPr>
                <w:rFonts w:ascii="Arial" w:eastAsia="Arial" w:hAnsi="Arial" w:cs="Arial"/>
                <w:sz w:val="24"/>
                <w:szCs w:val="24"/>
              </w:rPr>
              <w:t>Ma</w:t>
            </w:r>
            <w:r>
              <w:rPr>
                <w:rFonts w:ascii="Arial" w:eastAsia="Arial" w:hAnsi="Arial" w:cs="Arial"/>
                <w:spacing w:val="-5"/>
                <w:sz w:val="24"/>
                <w:szCs w:val="24"/>
              </w:rPr>
              <w:t xml:space="preserve"> </w:t>
            </w:r>
            <w:r>
              <w:rPr>
                <w:rFonts w:ascii="Arial" w:eastAsia="Arial" w:hAnsi="Arial" w:cs="Arial"/>
                <w:spacing w:val="-3"/>
                <w:sz w:val="24"/>
                <w:szCs w:val="24"/>
              </w:rPr>
              <w:t>C</w:t>
            </w:r>
            <w:r>
              <w:rPr>
                <w:rFonts w:ascii="Arial" w:eastAsia="Arial" w:hAnsi="Arial" w:cs="Arial"/>
                <w:spacing w:val="1"/>
                <w:sz w:val="24"/>
                <w:szCs w:val="24"/>
              </w:rPr>
              <w:t>hu</w:t>
            </w:r>
            <w:r>
              <w:rPr>
                <w:rFonts w:ascii="Arial" w:eastAsia="Arial" w:hAnsi="Arial" w:cs="Arial"/>
                <w:spacing w:val="-3"/>
                <w:sz w:val="24"/>
                <w:szCs w:val="24"/>
              </w:rPr>
              <w:t>n</w:t>
            </w:r>
            <w:r>
              <w:rPr>
                <w:rFonts w:ascii="Arial" w:eastAsia="Arial" w:hAnsi="Arial" w:cs="Arial"/>
                <w:sz w:val="24"/>
                <w:szCs w:val="24"/>
              </w:rPr>
              <w:t>g</w:t>
            </w:r>
            <w:r>
              <w:rPr>
                <w:rFonts w:ascii="Arial" w:eastAsia="Arial" w:hAnsi="Arial" w:cs="Arial"/>
                <w:spacing w:val="-5"/>
                <w:sz w:val="24"/>
                <w:szCs w:val="24"/>
              </w:rPr>
              <w:t xml:space="preserve"> </w:t>
            </w:r>
            <w:r>
              <w:rPr>
                <w:rFonts w:ascii="Arial" w:eastAsia="Arial" w:hAnsi="Arial" w:cs="Arial"/>
                <w:spacing w:val="1"/>
                <w:sz w:val="24"/>
                <w:szCs w:val="24"/>
              </w:rPr>
              <w:t>a</w:t>
            </w:r>
            <w:r>
              <w:rPr>
                <w:rFonts w:ascii="Arial" w:eastAsia="Arial" w:hAnsi="Arial" w:cs="Arial"/>
                <w:spacing w:val="-3"/>
                <w:sz w:val="24"/>
                <w:szCs w:val="24"/>
              </w:rPr>
              <w:t>d</w:t>
            </w:r>
            <w:r>
              <w:rPr>
                <w:rFonts w:ascii="Arial" w:eastAsia="Arial" w:hAnsi="Arial" w:cs="Arial"/>
                <w:spacing w:val="1"/>
                <w:sz w:val="24"/>
                <w:szCs w:val="24"/>
              </w:rPr>
              <w:t>al</w:t>
            </w:r>
            <w:r>
              <w:rPr>
                <w:rFonts w:ascii="Arial" w:eastAsia="Arial" w:hAnsi="Arial" w:cs="Arial"/>
                <w:spacing w:val="-3"/>
                <w:sz w:val="24"/>
                <w:szCs w:val="24"/>
              </w:rPr>
              <w:t>a</w:t>
            </w:r>
            <w:r>
              <w:rPr>
                <w:rFonts w:ascii="Arial" w:eastAsia="Arial" w:hAnsi="Arial" w:cs="Arial"/>
                <w:sz w:val="24"/>
                <w:szCs w:val="24"/>
              </w:rPr>
              <w:t>h</w:t>
            </w:r>
            <w:r>
              <w:rPr>
                <w:rFonts w:ascii="Arial" w:eastAsia="Arial" w:hAnsi="Arial" w:cs="Arial"/>
                <w:spacing w:val="-5"/>
                <w:sz w:val="24"/>
                <w:szCs w:val="24"/>
              </w:rPr>
              <w:t xml:space="preserve"> </w:t>
            </w:r>
            <w:r>
              <w:rPr>
                <w:rFonts w:ascii="Arial" w:eastAsia="Arial" w:hAnsi="Arial" w:cs="Arial"/>
                <w:spacing w:val="1"/>
                <w:sz w:val="24"/>
                <w:szCs w:val="24"/>
              </w:rPr>
              <w:t>do</w:t>
            </w:r>
            <w:r>
              <w:rPr>
                <w:rFonts w:ascii="Arial" w:eastAsia="Arial" w:hAnsi="Arial" w:cs="Arial"/>
                <w:spacing w:val="-5"/>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10"/>
                <w:sz w:val="24"/>
                <w:szCs w:val="24"/>
              </w:rPr>
              <w:t xml:space="preserve"> </w:t>
            </w:r>
            <w:r>
              <w:rPr>
                <w:rFonts w:ascii="Arial" w:eastAsia="Arial" w:hAnsi="Arial" w:cs="Arial"/>
                <w:spacing w:val="1"/>
                <w:sz w:val="24"/>
                <w:szCs w:val="24"/>
              </w:rPr>
              <w:t>pe</w:t>
            </w:r>
            <w:r>
              <w:rPr>
                <w:rFonts w:ascii="Arial" w:eastAsia="Arial" w:hAnsi="Arial" w:cs="Arial"/>
                <w:spacing w:val="-3"/>
                <w:sz w:val="24"/>
                <w:szCs w:val="24"/>
              </w:rPr>
              <w:t>n</w:t>
            </w:r>
            <w:r>
              <w:rPr>
                <w:rFonts w:ascii="Arial" w:eastAsia="Arial" w:hAnsi="Arial" w:cs="Arial"/>
                <w:spacing w:val="1"/>
                <w:sz w:val="24"/>
                <w:szCs w:val="24"/>
              </w:rPr>
              <w:t>du</w:t>
            </w:r>
            <w:r>
              <w:rPr>
                <w:rFonts w:ascii="Arial" w:eastAsia="Arial" w:hAnsi="Arial" w:cs="Arial"/>
                <w:spacing w:val="-5"/>
                <w:sz w:val="24"/>
                <w:szCs w:val="24"/>
              </w:rPr>
              <w:t>k</w:t>
            </w:r>
            <w:r>
              <w:rPr>
                <w:rFonts w:ascii="Arial" w:eastAsia="Arial" w:hAnsi="Arial" w:cs="Arial"/>
                <w:spacing w:val="1"/>
                <w:sz w:val="24"/>
                <w:szCs w:val="24"/>
              </w:rPr>
              <w:t>un</w:t>
            </w:r>
            <w:r>
              <w:rPr>
                <w:rFonts w:ascii="Arial" w:eastAsia="Arial" w:hAnsi="Arial" w:cs="Arial"/>
                <w:sz w:val="24"/>
                <w:szCs w:val="24"/>
              </w:rPr>
              <w:t>g</w:t>
            </w:r>
            <w:r>
              <w:rPr>
                <w:rFonts w:ascii="Arial" w:eastAsia="Arial" w:hAnsi="Arial" w:cs="Arial"/>
                <w:spacing w:val="-5"/>
                <w:sz w:val="24"/>
                <w:szCs w:val="24"/>
              </w:rPr>
              <w:t xml:space="preserve"> </w:t>
            </w:r>
            <w:r>
              <w:rPr>
                <w:rFonts w:ascii="Arial" w:eastAsia="Arial" w:hAnsi="Arial" w:cs="Arial"/>
                <w:sz w:val="24"/>
                <w:szCs w:val="24"/>
              </w:rPr>
              <w:t>y</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g </w:t>
            </w:r>
            <w:r>
              <w:rPr>
                <w:rFonts w:ascii="Arial" w:eastAsia="Arial" w:hAnsi="Arial" w:cs="Arial"/>
                <w:spacing w:val="1"/>
                <w:sz w:val="24"/>
                <w:szCs w:val="24"/>
              </w:rPr>
              <w:t>dig</w:t>
            </w:r>
            <w:r>
              <w:rPr>
                <w:rFonts w:ascii="Arial" w:eastAsia="Arial" w:hAnsi="Arial" w:cs="Arial"/>
                <w:spacing w:val="-3"/>
                <w:sz w:val="24"/>
                <w:szCs w:val="24"/>
              </w:rPr>
              <w:t>u</w:t>
            </w:r>
            <w:r>
              <w:rPr>
                <w:rFonts w:ascii="Arial" w:eastAsia="Arial" w:hAnsi="Arial" w:cs="Arial"/>
                <w:spacing w:val="1"/>
                <w:sz w:val="24"/>
                <w:szCs w:val="24"/>
              </w:rPr>
              <w:t>na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3"/>
                <w:sz w:val="24"/>
                <w:szCs w:val="24"/>
              </w:rPr>
              <w:t>u</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e</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m</w:t>
            </w:r>
            <w:r>
              <w:rPr>
                <w:rFonts w:ascii="Arial" w:eastAsia="Arial" w:hAnsi="Arial" w:cs="Arial"/>
                <w:spacing w:val="-1"/>
                <w:sz w:val="24"/>
                <w:szCs w:val="24"/>
              </w:rPr>
              <w:t>/</w:t>
            </w:r>
            <w:r>
              <w:rPr>
                <w:rFonts w:ascii="Arial" w:eastAsia="Arial" w:hAnsi="Arial" w:cs="Arial"/>
                <w:spacing w:val="-3"/>
                <w:sz w:val="24"/>
                <w:szCs w:val="24"/>
              </w:rPr>
              <w:t>d</w:t>
            </w:r>
            <w:r>
              <w:rPr>
                <w:rFonts w:ascii="Arial" w:eastAsia="Arial" w:hAnsi="Arial" w:cs="Arial"/>
                <w:spacing w:val="1"/>
                <w:sz w:val="24"/>
                <w:szCs w:val="24"/>
              </w:rPr>
              <w:t>o</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3"/>
                <w:sz w:val="24"/>
                <w:szCs w:val="24"/>
              </w:rPr>
              <w:t>e</w:t>
            </w:r>
            <w:r>
              <w:rPr>
                <w:rFonts w:ascii="Arial" w:eastAsia="Arial" w:hAnsi="Arial" w:cs="Arial"/>
                <w:spacing w:val="1"/>
                <w:sz w:val="24"/>
                <w:szCs w:val="24"/>
              </w:rPr>
              <w:t>n</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si 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lu</w:t>
            </w:r>
            <w:r>
              <w:rPr>
                <w:rFonts w:ascii="Arial" w:eastAsia="Arial" w:hAnsi="Arial" w:cs="Arial"/>
                <w:sz w:val="24"/>
                <w:szCs w:val="24"/>
              </w:rPr>
              <w:t>s</w:t>
            </w:r>
            <w:r>
              <w:rPr>
                <w:rFonts w:ascii="Arial" w:eastAsia="Arial" w:hAnsi="Arial" w:cs="Arial"/>
                <w:spacing w:val="-6"/>
                <w:sz w:val="24"/>
                <w:szCs w:val="24"/>
              </w:rPr>
              <w:t xml:space="preserve"> </w:t>
            </w:r>
            <w:r>
              <w:rPr>
                <w:rFonts w:ascii="Arial" w:eastAsia="Arial" w:hAnsi="Arial" w:cs="Arial"/>
                <w:sz w:val="24"/>
                <w:szCs w:val="24"/>
              </w:rPr>
              <w:t>PPEPP.</w:t>
            </w:r>
          </w:p>
          <w:p w14:paraId="211415D7" w14:textId="77777777" w:rsidR="00936FF5" w:rsidRDefault="00936FF5" w:rsidP="00936FF5">
            <w:pPr>
              <w:spacing w:before="7" w:line="100" w:lineRule="exact"/>
              <w:rPr>
                <w:sz w:val="10"/>
                <w:szCs w:val="10"/>
              </w:rPr>
            </w:pPr>
          </w:p>
          <w:p w14:paraId="1A9696D9" w14:textId="77777777" w:rsidR="00936FF5" w:rsidRDefault="00936FF5" w:rsidP="00936FF5">
            <w:pPr>
              <w:spacing w:line="200" w:lineRule="exact"/>
            </w:pPr>
          </w:p>
          <w:p w14:paraId="1E25D016" w14:textId="77777777" w:rsidR="00936FF5" w:rsidRDefault="00936FF5" w:rsidP="00936FF5">
            <w:pPr>
              <w:spacing w:line="271" w:lineRule="auto"/>
              <w:ind w:left="104" w:right="61"/>
              <w:jc w:val="both"/>
              <w:rPr>
                <w:rFonts w:ascii="Arial" w:eastAsia="Arial" w:hAnsi="Arial" w:cs="Arial"/>
                <w:sz w:val="24"/>
                <w:szCs w:val="24"/>
              </w:rPr>
            </w:pPr>
            <w:r>
              <w:rPr>
                <w:rFonts w:ascii="Arial" w:eastAsia="Arial" w:hAnsi="Arial" w:cs="Arial"/>
                <w:spacing w:val="1"/>
                <w:sz w:val="24"/>
                <w:szCs w:val="24"/>
              </w:rPr>
              <w:t>Uni</w:t>
            </w:r>
            <w:r>
              <w:rPr>
                <w:rFonts w:ascii="Arial" w:eastAsia="Arial" w:hAnsi="Arial" w:cs="Arial"/>
                <w:sz w:val="24"/>
                <w:szCs w:val="24"/>
              </w:rPr>
              <w:t>v</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5"/>
                <w:sz w:val="24"/>
                <w:szCs w:val="24"/>
              </w:rPr>
              <w:t>s</w:t>
            </w:r>
            <w:r>
              <w:rPr>
                <w:rFonts w:ascii="Arial" w:eastAsia="Arial" w:hAnsi="Arial" w:cs="Arial"/>
                <w:spacing w:val="1"/>
                <w:sz w:val="24"/>
                <w:szCs w:val="24"/>
              </w:rPr>
              <w:t>i</w:t>
            </w:r>
            <w:r>
              <w:rPr>
                <w:rFonts w:ascii="Arial" w:eastAsia="Arial" w:hAnsi="Arial" w:cs="Arial"/>
                <w:spacing w:val="-1"/>
                <w:sz w:val="24"/>
                <w:szCs w:val="24"/>
              </w:rPr>
              <w:t>t</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3"/>
                <w:sz w:val="24"/>
                <w:szCs w:val="24"/>
              </w:rPr>
              <w:t xml:space="preserve"> </w:t>
            </w:r>
            <w:r>
              <w:rPr>
                <w:rFonts w:ascii="Arial" w:eastAsia="Arial" w:hAnsi="Arial" w:cs="Arial"/>
                <w:sz w:val="24"/>
                <w:szCs w:val="24"/>
              </w:rPr>
              <w:t>Ma</w:t>
            </w:r>
            <w:r>
              <w:rPr>
                <w:rFonts w:ascii="Arial" w:eastAsia="Arial" w:hAnsi="Arial" w:cs="Arial"/>
                <w:spacing w:val="4"/>
                <w:sz w:val="24"/>
                <w:szCs w:val="24"/>
              </w:rPr>
              <w:t xml:space="preserve"> </w:t>
            </w:r>
            <w:r>
              <w:rPr>
                <w:rFonts w:ascii="Arial" w:eastAsia="Arial" w:hAnsi="Arial" w:cs="Arial"/>
                <w:spacing w:val="1"/>
                <w:sz w:val="24"/>
                <w:szCs w:val="24"/>
              </w:rPr>
              <w:t>Chun</w:t>
            </w:r>
            <w:r>
              <w:rPr>
                <w:rFonts w:ascii="Arial" w:eastAsia="Arial" w:hAnsi="Arial" w:cs="Arial"/>
                <w:sz w:val="24"/>
                <w:szCs w:val="24"/>
              </w:rPr>
              <w:t>g</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pacing w:val="-3"/>
                <w:sz w:val="24"/>
                <w:szCs w:val="24"/>
              </w:rPr>
              <w:t>n</w:t>
            </w:r>
            <w:r>
              <w:rPr>
                <w:rFonts w:ascii="Arial" w:eastAsia="Arial" w:hAnsi="Arial" w:cs="Arial"/>
                <w:spacing w:val="1"/>
                <w:sz w:val="24"/>
                <w:szCs w:val="24"/>
              </w:rPr>
              <w:t>gin</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pacing w:val="-3"/>
                <w:sz w:val="24"/>
                <w:szCs w:val="24"/>
              </w:rPr>
              <w:t>g</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 xml:space="preserve">r, </w:t>
            </w:r>
            <w:r>
              <w:rPr>
                <w:rFonts w:ascii="Arial" w:eastAsia="Arial" w:hAnsi="Arial" w:cs="Arial"/>
                <w:spacing w:val="1"/>
                <w:sz w:val="24"/>
                <w:szCs w:val="24"/>
              </w:rPr>
              <w:t>bo</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n</w:t>
            </w:r>
            <w:r>
              <w:rPr>
                <w:rFonts w:ascii="Arial" w:eastAsia="Arial" w:hAnsi="Arial" w:cs="Arial"/>
                <w:spacing w:val="1"/>
                <w:sz w:val="24"/>
                <w:szCs w:val="24"/>
              </w:rPr>
              <w:t>g</w:t>
            </w:r>
            <w:r>
              <w:rPr>
                <w:rFonts w:ascii="Arial" w:eastAsia="Arial" w:hAnsi="Arial" w:cs="Arial"/>
                <w:sz w:val="24"/>
                <w:szCs w:val="24"/>
              </w:rPr>
              <w:t xml:space="preserve">, </w:t>
            </w:r>
            <w:r>
              <w:rPr>
                <w:rFonts w:ascii="Arial" w:eastAsia="Arial" w:hAnsi="Arial" w:cs="Arial"/>
                <w:spacing w:val="1"/>
                <w:sz w:val="24"/>
                <w:szCs w:val="24"/>
              </w:rPr>
              <w:t>in</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z w:val="24"/>
                <w:szCs w:val="24"/>
              </w:rPr>
              <w:t>r</w:t>
            </w:r>
            <w:r>
              <w:rPr>
                <w:rFonts w:ascii="Arial" w:eastAsia="Arial" w:hAnsi="Arial" w:cs="Arial"/>
                <w:spacing w:val="1"/>
                <w:sz w:val="24"/>
                <w:szCs w:val="24"/>
              </w:rPr>
              <w:t>u</w:t>
            </w:r>
            <w:r>
              <w:rPr>
                <w:rFonts w:ascii="Arial" w:eastAsia="Arial" w:hAnsi="Arial" w:cs="Arial"/>
                <w:sz w:val="24"/>
                <w:szCs w:val="24"/>
              </w:rPr>
              <w:t>m</w:t>
            </w:r>
            <w:r>
              <w:rPr>
                <w:rFonts w:ascii="Arial" w:eastAsia="Arial" w:hAnsi="Arial" w:cs="Arial"/>
                <w:spacing w:val="1"/>
                <w:sz w:val="24"/>
                <w:szCs w:val="24"/>
              </w:rPr>
              <w:t>e</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3"/>
                <w:sz w:val="24"/>
                <w:szCs w:val="24"/>
              </w:rPr>
              <w:t xml:space="preserve"> </w:t>
            </w:r>
            <w:r>
              <w:rPr>
                <w:rFonts w:ascii="Arial" w:eastAsia="Arial" w:hAnsi="Arial" w:cs="Arial"/>
                <w:spacing w:val="1"/>
                <w:sz w:val="24"/>
                <w:szCs w:val="24"/>
              </w:rPr>
              <w:t>bebe</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pacing w:val="-3"/>
                <w:sz w:val="24"/>
                <w:szCs w:val="24"/>
              </w:rPr>
              <w:t>p</w:t>
            </w:r>
            <w:r>
              <w:rPr>
                <w:rFonts w:ascii="Arial" w:eastAsia="Arial" w:hAnsi="Arial" w:cs="Arial"/>
                <w:sz w:val="24"/>
                <w:szCs w:val="24"/>
              </w:rPr>
              <w:t>a</w:t>
            </w:r>
            <w:r>
              <w:rPr>
                <w:rFonts w:ascii="Arial" w:eastAsia="Arial" w:hAnsi="Arial" w:cs="Arial"/>
                <w:spacing w:val="3"/>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r>
              <w:rPr>
                <w:rFonts w:ascii="Arial" w:eastAsia="Arial" w:hAnsi="Arial" w:cs="Arial"/>
                <w:spacing w:val="2"/>
                <w:sz w:val="24"/>
                <w:szCs w:val="24"/>
              </w:rPr>
              <w:t xml:space="preserve"> </w:t>
            </w:r>
            <w:r>
              <w:rPr>
                <w:rFonts w:ascii="Arial" w:eastAsia="Arial" w:hAnsi="Arial" w:cs="Arial"/>
                <w:spacing w:val="1"/>
                <w:sz w:val="24"/>
                <w:szCs w:val="24"/>
              </w:rPr>
              <w:t>in</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3"/>
                <w:sz w:val="24"/>
                <w:szCs w:val="24"/>
              </w:rPr>
              <w:t xml:space="preserve"> </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z w:val="24"/>
                <w:szCs w:val="24"/>
              </w:rPr>
              <w:t xml:space="preserve">g </w:t>
            </w:r>
            <w:r>
              <w:rPr>
                <w:rFonts w:ascii="Arial" w:eastAsia="Arial" w:hAnsi="Arial" w:cs="Arial"/>
                <w:spacing w:val="1"/>
                <w:sz w:val="24"/>
                <w:szCs w:val="24"/>
              </w:rPr>
              <w:t>dapa</w:t>
            </w:r>
            <w:r>
              <w:rPr>
                <w:rFonts w:ascii="Arial" w:eastAsia="Arial" w:hAnsi="Arial" w:cs="Arial"/>
                <w:sz w:val="24"/>
                <w:szCs w:val="24"/>
              </w:rPr>
              <w:t>t</w:t>
            </w:r>
            <w:r>
              <w:rPr>
                <w:rFonts w:ascii="Arial" w:eastAsia="Arial" w:hAnsi="Arial" w:cs="Arial"/>
                <w:spacing w:val="5"/>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ks</w:t>
            </w:r>
            <w:r>
              <w:rPr>
                <w:rFonts w:ascii="Arial" w:eastAsia="Arial" w:hAnsi="Arial" w:cs="Arial"/>
                <w:spacing w:val="1"/>
                <w:sz w:val="24"/>
                <w:szCs w:val="24"/>
              </w:rPr>
              <w:t>e</w:t>
            </w:r>
            <w:r>
              <w:rPr>
                <w:rFonts w:ascii="Arial" w:eastAsia="Arial" w:hAnsi="Arial" w:cs="Arial"/>
                <w:sz w:val="24"/>
                <w:szCs w:val="24"/>
              </w:rPr>
              <w:t>s</w:t>
            </w:r>
            <w:r>
              <w:rPr>
                <w:rFonts w:ascii="Arial" w:eastAsia="Arial" w:hAnsi="Arial" w:cs="Arial"/>
                <w:spacing w:val="7"/>
                <w:sz w:val="24"/>
                <w:szCs w:val="24"/>
              </w:rPr>
              <w:t xml:space="preserve"> </w:t>
            </w:r>
            <w:r>
              <w:rPr>
                <w:rFonts w:ascii="Arial" w:eastAsia="Arial" w:hAnsi="Arial" w:cs="Arial"/>
                <w:spacing w:val="-3"/>
                <w:sz w:val="24"/>
                <w:szCs w:val="24"/>
              </w:rPr>
              <w:t>o</w:t>
            </w:r>
            <w:r>
              <w:rPr>
                <w:rFonts w:ascii="Arial" w:eastAsia="Arial" w:hAnsi="Arial" w:cs="Arial"/>
                <w:spacing w:val="1"/>
                <w:sz w:val="24"/>
                <w:szCs w:val="24"/>
              </w:rPr>
              <w:t>le</w:t>
            </w:r>
            <w:r>
              <w:rPr>
                <w:rFonts w:ascii="Arial" w:eastAsia="Arial" w:hAnsi="Arial" w:cs="Arial"/>
                <w:sz w:val="24"/>
                <w:szCs w:val="24"/>
              </w:rPr>
              <w:t>h</w:t>
            </w:r>
            <w:r>
              <w:rPr>
                <w:rFonts w:ascii="Arial" w:eastAsia="Arial" w:hAnsi="Arial" w:cs="Arial"/>
                <w:spacing w:val="8"/>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iha</w:t>
            </w:r>
            <w:r>
              <w:rPr>
                <w:rFonts w:ascii="Arial" w:eastAsia="Arial" w:hAnsi="Arial" w:cs="Arial"/>
                <w:sz w:val="24"/>
                <w:szCs w:val="24"/>
              </w:rPr>
              <w:t>k</w:t>
            </w:r>
            <w:r>
              <w:rPr>
                <w:rFonts w:ascii="Arial" w:eastAsia="Arial" w:hAnsi="Arial" w:cs="Arial"/>
                <w:spacing w:val="7"/>
                <w:sz w:val="24"/>
                <w:szCs w:val="24"/>
              </w:rPr>
              <w:t xml:space="preserve"> </w:t>
            </w:r>
            <w:r>
              <w:rPr>
                <w:rFonts w:ascii="Arial" w:eastAsia="Arial" w:hAnsi="Arial" w:cs="Arial"/>
                <w:sz w:val="24"/>
                <w:szCs w:val="24"/>
              </w:rPr>
              <w:t>y</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g</w:t>
            </w:r>
            <w:r>
              <w:rPr>
                <w:rFonts w:ascii="Arial" w:eastAsia="Arial" w:hAnsi="Arial" w:cs="Arial"/>
                <w:spacing w:val="8"/>
                <w:sz w:val="24"/>
                <w:szCs w:val="24"/>
              </w:rPr>
              <w:t xml:space="preserve"> </w:t>
            </w:r>
            <w:r>
              <w:rPr>
                <w:rFonts w:ascii="Arial" w:eastAsia="Arial" w:hAnsi="Arial" w:cs="Arial"/>
                <w:spacing w:val="-3"/>
                <w:sz w:val="24"/>
                <w:szCs w:val="24"/>
              </w:rPr>
              <w:t>b</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w</w:t>
            </w:r>
            <w:r>
              <w:rPr>
                <w:rFonts w:ascii="Arial" w:eastAsia="Arial" w:hAnsi="Arial" w:cs="Arial"/>
                <w:spacing w:val="-3"/>
                <w:sz w:val="24"/>
                <w:szCs w:val="24"/>
              </w:rPr>
              <w:t>e</w:t>
            </w:r>
            <w:r>
              <w:rPr>
                <w:rFonts w:ascii="Arial" w:eastAsia="Arial" w:hAnsi="Arial" w:cs="Arial"/>
                <w:spacing w:val="1"/>
                <w:sz w:val="24"/>
                <w:szCs w:val="24"/>
              </w:rPr>
              <w:t>nang</w:t>
            </w:r>
            <w:r>
              <w:rPr>
                <w:rFonts w:ascii="Arial" w:eastAsia="Arial" w:hAnsi="Arial" w:cs="Arial"/>
                <w:sz w:val="24"/>
                <w:szCs w:val="24"/>
              </w:rPr>
              <w:t>. S</w:t>
            </w:r>
            <w:r>
              <w:rPr>
                <w:rFonts w:ascii="Arial" w:eastAsia="Arial" w:hAnsi="Arial" w:cs="Arial"/>
                <w:spacing w:val="1"/>
                <w:sz w:val="24"/>
                <w:szCs w:val="24"/>
              </w:rPr>
              <w:t>ebag</w:t>
            </w:r>
            <w:r>
              <w:rPr>
                <w:rFonts w:ascii="Arial" w:eastAsia="Arial" w:hAnsi="Arial" w:cs="Arial"/>
                <w:spacing w:val="-3"/>
                <w:sz w:val="24"/>
                <w:szCs w:val="24"/>
              </w:rPr>
              <w:t>a</w:t>
            </w:r>
            <w:r>
              <w:rPr>
                <w:rFonts w:ascii="Arial" w:eastAsia="Arial" w:hAnsi="Arial" w:cs="Arial"/>
                <w:sz w:val="24"/>
                <w:szCs w:val="24"/>
              </w:rPr>
              <w:t>i c</w:t>
            </w:r>
            <w:r>
              <w:rPr>
                <w:rFonts w:ascii="Arial" w:eastAsia="Arial" w:hAnsi="Arial" w:cs="Arial"/>
                <w:spacing w:val="1"/>
                <w:sz w:val="24"/>
                <w:szCs w:val="24"/>
              </w:rPr>
              <w:t>on</w:t>
            </w:r>
            <w:r>
              <w:rPr>
                <w:rFonts w:ascii="Arial" w:eastAsia="Arial" w:hAnsi="Arial" w:cs="Arial"/>
                <w:spacing w:val="-1"/>
                <w:sz w:val="24"/>
                <w:szCs w:val="24"/>
              </w:rPr>
              <w:t>t</w:t>
            </w:r>
            <w:r>
              <w:rPr>
                <w:rFonts w:ascii="Arial" w:eastAsia="Arial" w:hAnsi="Arial" w:cs="Arial"/>
                <w:spacing w:val="1"/>
                <w:sz w:val="24"/>
                <w:szCs w:val="24"/>
              </w:rPr>
              <w:t>oh</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r</w:t>
            </w:r>
            <w:r>
              <w:rPr>
                <w:rFonts w:ascii="Arial" w:eastAsia="Arial" w:hAnsi="Arial" w:cs="Arial"/>
                <w:spacing w:val="4"/>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3"/>
                <w:sz w:val="24"/>
                <w:szCs w:val="24"/>
              </w:rPr>
              <w:t>a</w:t>
            </w:r>
            <w:r>
              <w:rPr>
                <w:rFonts w:ascii="Arial" w:eastAsia="Arial" w:hAnsi="Arial" w:cs="Arial"/>
                <w:spacing w:val="1"/>
                <w:sz w:val="24"/>
                <w:szCs w:val="24"/>
              </w:rPr>
              <w:t>lua</w:t>
            </w:r>
            <w:r>
              <w:rPr>
                <w:rFonts w:ascii="Arial" w:eastAsia="Arial" w:hAnsi="Arial" w:cs="Arial"/>
                <w:spacing w:val="-5"/>
                <w:sz w:val="24"/>
                <w:szCs w:val="24"/>
              </w:rPr>
              <w:t>s</w:t>
            </w:r>
            <w:r>
              <w:rPr>
                <w:rFonts w:ascii="Arial" w:eastAsia="Arial" w:hAnsi="Arial" w:cs="Arial"/>
                <w:sz w:val="24"/>
                <w:szCs w:val="24"/>
              </w:rPr>
              <w:t>i</w:t>
            </w:r>
            <w:r>
              <w:rPr>
                <w:rFonts w:ascii="Arial" w:eastAsia="Arial" w:hAnsi="Arial" w:cs="Arial"/>
                <w:spacing w:val="5"/>
                <w:sz w:val="24"/>
                <w:szCs w:val="24"/>
              </w:rPr>
              <w:t xml:space="preserve"> </w:t>
            </w:r>
            <w:r>
              <w:rPr>
                <w:rFonts w:ascii="Arial" w:eastAsia="Arial" w:hAnsi="Arial" w:cs="Arial"/>
                <w:spacing w:val="1"/>
                <w:sz w:val="24"/>
                <w:szCs w:val="24"/>
              </w:rPr>
              <w:t>pe</w:t>
            </w:r>
            <w:r>
              <w:rPr>
                <w:rFonts w:ascii="Arial" w:eastAsia="Arial" w:hAnsi="Arial" w:cs="Arial"/>
                <w:spacing w:val="-3"/>
                <w:sz w:val="24"/>
                <w:szCs w:val="24"/>
              </w:rPr>
              <w:t>n</w:t>
            </w:r>
            <w:r>
              <w:rPr>
                <w:rFonts w:ascii="Arial" w:eastAsia="Arial" w:hAnsi="Arial" w:cs="Arial"/>
                <w:spacing w:val="1"/>
                <w:sz w:val="24"/>
                <w:szCs w:val="24"/>
              </w:rPr>
              <w:t>di</w:t>
            </w:r>
            <w:r>
              <w:rPr>
                <w:rFonts w:ascii="Arial" w:eastAsia="Arial" w:hAnsi="Arial" w:cs="Arial"/>
                <w:spacing w:val="-3"/>
                <w:sz w:val="24"/>
                <w:szCs w:val="24"/>
              </w:rPr>
              <w:t>d</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 xml:space="preserve">si </w:t>
            </w:r>
            <w:r>
              <w:rPr>
                <w:rFonts w:ascii="Arial" w:eastAsia="Arial" w:hAnsi="Arial" w:cs="Arial"/>
                <w:spacing w:val="1"/>
                <w:sz w:val="24"/>
                <w:szCs w:val="24"/>
              </w:rPr>
              <w:t>la</w:t>
            </w:r>
            <w:r>
              <w:rPr>
                <w:rFonts w:ascii="Arial" w:eastAsia="Arial" w:hAnsi="Arial" w:cs="Arial"/>
                <w:sz w:val="24"/>
                <w:szCs w:val="24"/>
              </w:rPr>
              <w:t>y</w:t>
            </w:r>
            <w:r>
              <w:rPr>
                <w:rFonts w:ascii="Arial" w:eastAsia="Arial" w:hAnsi="Arial" w:cs="Arial"/>
                <w:spacing w:val="1"/>
                <w:sz w:val="24"/>
                <w:szCs w:val="24"/>
              </w:rPr>
              <w:t>an</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pen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ian</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nga</w:t>
            </w:r>
            <w:r>
              <w:rPr>
                <w:rFonts w:ascii="Arial" w:eastAsia="Arial" w:hAnsi="Arial" w:cs="Arial"/>
                <w:spacing w:val="-3"/>
                <w:sz w:val="24"/>
                <w:szCs w:val="24"/>
              </w:rPr>
              <w:t>b</w:t>
            </w:r>
            <w:r>
              <w:rPr>
                <w:rFonts w:ascii="Arial" w:eastAsia="Arial" w:hAnsi="Arial" w:cs="Arial"/>
                <w:spacing w:val="1"/>
                <w:sz w:val="24"/>
                <w:szCs w:val="24"/>
              </w:rPr>
              <w:t>di</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4"/>
                <w:sz w:val="24"/>
                <w:szCs w:val="24"/>
              </w:rPr>
              <w:t xml:space="preserve"> </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z w:val="24"/>
                <w:szCs w:val="24"/>
              </w:rPr>
              <w:t>sy</w:t>
            </w:r>
            <w:r>
              <w:rPr>
                <w:rFonts w:ascii="Arial" w:eastAsia="Arial" w:hAnsi="Arial" w:cs="Arial"/>
                <w:spacing w:val="1"/>
                <w:sz w:val="24"/>
                <w:szCs w:val="24"/>
              </w:rPr>
              <w:t>a</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pacing w:val="-1"/>
                <w:sz w:val="24"/>
                <w:szCs w:val="24"/>
              </w:rPr>
              <w:t>t</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z w:val="24"/>
                <w:szCs w:val="24"/>
              </w:rPr>
              <w:t>k</w:t>
            </w:r>
            <w:r>
              <w:rPr>
                <w:rFonts w:ascii="Arial" w:eastAsia="Arial" w:hAnsi="Arial" w:cs="Arial"/>
                <w:spacing w:val="1"/>
                <w:sz w:val="24"/>
                <w:szCs w:val="24"/>
              </w:rPr>
              <w:t>ep</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peg</w:t>
            </w:r>
            <w:r>
              <w:rPr>
                <w:rFonts w:ascii="Arial" w:eastAsia="Arial" w:hAnsi="Arial" w:cs="Arial"/>
                <w:spacing w:val="-3"/>
                <w:sz w:val="24"/>
                <w:szCs w:val="24"/>
              </w:rPr>
              <w:t>a</w:t>
            </w:r>
            <w:r>
              <w:rPr>
                <w:rFonts w:ascii="Arial" w:eastAsia="Arial" w:hAnsi="Arial" w:cs="Arial"/>
                <w:spacing w:val="1"/>
                <w:sz w:val="24"/>
                <w:szCs w:val="24"/>
              </w:rPr>
              <w:t>wa</w:t>
            </w:r>
            <w:r>
              <w:rPr>
                <w:rFonts w:ascii="Arial" w:eastAsia="Arial" w:hAnsi="Arial" w:cs="Arial"/>
                <w:sz w:val="24"/>
                <w:szCs w:val="24"/>
              </w:rPr>
              <w:t>i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1"/>
                <w:sz w:val="24"/>
                <w:szCs w:val="24"/>
              </w:rPr>
              <w:t>en</w:t>
            </w:r>
            <w:r>
              <w:rPr>
                <w:rFonts w:ascii="Arial" w:eastAsia="Arial" w:hAnsi="Arial" w:cs="Arial"/>
                <w:sz w:val="24"/>
                <w:szCs w:val="24"/>
              </w:rPr>
              <w:t>)</w:t>
            </w:r>
            <w:r>
              <w:rPr>
                <w:rFonts w:ascii="Arial" w:eastAsia="Arial" w:hAnsi="Arial" w:cs="Arial"/>
                <w:spacing w:val="5"/>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in</w:t>
            </w:r>
            <w:r>
              <w:rPr>
                <w:rFonts w:ascii="Arial" w:eastAsia="Arial" w:hAnsi="Arial" w:cs="Arial"/>
                <w:spacing w:val="-1"/>
                <w:sz w:val="24"/>
                <w:szCs w:val="24"/>
              </w:rPr>
              <w:t>t</w:t>
            </w:r>
            <w:r>
              <w:rPr>
                <w:rFonts w:ascii="Arial" w:eastAsia="Arial" w:hAnsi="Arial" w:cs="Arial"/>
                <w:spacing w:val="1"/>
                <w:sz w:val="24"/>
                <w:szCs w:val="24"/>
              </w:rPr>
              <w:t>eg</w:t>
            </w:r>
            <w:r>
              <w:rPr>
                <w:rFonts w:ascii="Arial" w:eastAsia="Arial" w:hAnsi="Arial" w:cs="Arial"/>
                <w:spacing w:val="-5"/>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6"/>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a</w:t>
            </w:r>
            <w:r>
              <w:rPr>
                <w:rFonts w:ascii="Arial" w:eastAsia="Arial" w:hAnsi="Arial" w:cs="Arial"/>
                <w:spacing w:val="1"/>
                <w:sz w:val="24"/>
                <w:szCs w:val="24"/>
              </w:rPr>
              <w:t>la</w:t>
            </w:r>
            <w:r>
              <w:rPr>
                <w:rFonts w:ascii="Arial" w:eastAsia="Arial" w:hAnsi="Arial" w:cs="Arial"/>
                <w:sz w:val="24"/>
                <w:szCs w:val="24"/>
              </w:rPr>
              <w:t>m</w:t>
            </w:r>
            <w:r>
              <w:rPr>
                <w:rFonts w:ascii="Arial" w:eastAsia="Arial" w:hAnsi="Arial" w:cs="Arial"/>
                <w:spacing w:val="5"/>
                <w:sz w:val="24"/>
                <w:szCs w:val="24"/>
              </w:rPr>
              <w:t xml:space="preserve"> </w:t>
            </w:r>
            <w:r>
              <w:rPr>
                <w:rFonts w:ascii="Arial" w:eastAsia="Arial" w:hAnsi="Arial" w:cs="Arial"/>
                <w:sz w:val="24"/>
                <w:szCs w:val="24"/>
              </w:rPr>
              <w:t>M</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1"/>
                <w:sz w:val="24"/>
                <w:szCs w:val="24"/>
              </w:rPr>
              <w:t>I</w:t>
            </w:r>
            <w:r>
              <w:rPr>
                <w:rFonts w:ascii="Arial" w:eastAsia="Arial" w:hAnsi="Arial" w:cs="Arial"/>
                <w:sz w:val="24"/>
                <w:szCs w:val="24"/>
              </w:rPr>
              <w:t xml:space="preserve">S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1"/>
                <w:sz w:val="24"/>
                <w:szCs w:val="24"/>
              </w:rPr>
              <w:t>en</w:t>
            </w:r>
            <w:r>
              <w:rPr>
                <w:rFonts w:ascii="Arial" w:eastAsia="Arial" w:hAnsi="Arial" w:cs="Arial"/>
                <w:sz w:val="24"/>
                <w:szCs w:val="24"/>
              </w:rPr>
              <w:t xml:space="preserve">: </w:t>
            </w:r>
            <w:hyperlink r:id="rId23">
              <w:r>
                <w:rPr>
                  <w:rFonts w:ascii="Arial" w:eastAsia="Arial" w:hAnsi="Arial" w:cs="Arial"/>
                  <w:color w:val="0462C1"/>
                  <w:spacing w:val="1"/>
                  <w:sz w:val="24"/>
                  <w:szCs w:val="24"/>
                  <w:u w:val="thick" w:color="0462C1"/>
                </w:rPr>
                <w:t>h</w:t>
              </w:r>
              <w:r>
                <w:rPr>
                  <w:rFonts w:ascii="Arial" w:eastAsia="Arial" w:hAnsi="Arial" w:cs="Arial"/>
                  <w:color w:val="0462C1"/>
                  <w:spacing w:val="-1"/>
                  <w:sz w:val="24"/>
                  <w:szCs w:val="24"/>
                  <w:u w:val="thick" w:color="0462C1"/>
                </w:rPr>
                <w:t>tt</w:t>
              </w:r>
              <w:r>
                <w:rPr>
                  <w:rFonts w:ascii="Arial" w:eastAsia="Arial" w:hAnsi="Arial" w:cs="Arial"/>
                  <w:color w:val="0462C1"/>
                  <w:spacing w:val="1"/>
                  <w:sz w:val="24"/>
                  <w:szCs w:val="24"/>
                  <w:u w:val="thick" w:color="0462C1"/>
                </w:rPr>
                <w:t>p</w:t>
              </w:r>
              <w:r>
                <w:rPr>
                  <w:rFonts w:ascii="Arial" w:eastAsia="Arial" w:hAnsi="Arial" w:cs="Arial"/>
                  <w:color w:val="0462C1"/>
                  <w:spacing w:val="-1"/>
                  <w:sz w:val="24"/>
                  <w:szCs w:val="24"/>
                  <w:u w:val="thick" w:color="0462C1"/>
                </w:rPr>
                <w:t>://</w:t>
              </w:r>
              <w:r>
                <w:rPr>
                  <w:rFonts w:ascii="Arial" w:eastAsia="Arial" w:hAnsi="Arial" w:cs="Arial"/>
                  <w:color w:val="0462C1"/>
                  <w:spacing w:val="1"/>
                  <w:sz w:val="24"/>
                  <w:szCs w:val="24"/>
                  <w:u w:val="thick" w:color="0462C1"/>
                </w:rPr>
                <w:t>do</w:t>
              </w:r>
              <w:r>
                <w:rPr>
                  <w:rFonts w:ascii="Arial" w:eastAsia="Arial" w:hAnsi="Arial" w:cs="Arial"/>
                  <w:color w:val="0462C1"/>
                  <w:sz w:val="24"/>
                  <w:szCs w:val="24"/>
                  <w:u w:val="thick" w:color="0462C1"/>
                </w:rPr>
                <w:t>s</w:t>
              </w:r>
              <w:r>
                <w:rPr>
                  <w:rFonts w:ascii="Arial" w:eastAsia="Arial" w:hAnsi="Arial" w:cs="Arial"/>
                  <w:color w:val="0462C1"/>
                  <w:spacing w:val="1"/>
                  <w:sz w:val="24"/>
                  <w:szCs w:val="24"/>
                  <w:u w:val="thick" w:color="0462C1"/>
                </w:rPr>
                <w:t>en</w:t>
              </w:r>
              <w:r>
                <w:rPr>
                  <w:rFonts w:ascii="Arial" w:eastAsia="Arial" w:hAnsi="Arial" w:cs="Arial"/>
                  <w:color w:val="0462C1"/>
                  <w:spacing w:val="-1"/>
                  <w:sz w:val="24"/>
                  <w:szCs w:val="24"/>
                  <w:u w:val="thick" w:color="0462C1"/>
                </w:rPr>
                <w:t>.</w:t>
              </w:r>
              <w:r>
                <w:rPr>
                  <w:rFonts w:ascii="Arial" w:eastAsia="Arial" w:hAnsi="Arial" w:cs="Arial"/>
                  <w:color w:val="0462C1"/>
                  <w:sz w:val="24"/>
                  <w:szCs w:val="24"/>
                  <w:u w:val="thick" w:color="0462C1"/>
                </w:rPr>
                <w:t>m</w:t>
              </w:r>
              <w:r>
                <w:rPr>
                  <w:rFonts w:ascii="Arial" w:eastAsia="Arial" w:hAnsi="Arial" w:cs="Arial"/>
                  <w:color w:val="0462C1"/>
                  <w:spacing w:val="1"/>
                  <w:sz w:val="24"/>
                  <w:szCs w:val="24"/>
                  <w:u w:val="thick" w:color="0462C1"/>
                </w:rPr>
                <w:t>a</w:t>
              </w:r>
              <w:r>
                <w:rPr>
                  <w:rFonts w:ascii="Arial" w:eastAsia="Arial" w:hAnsi="Arial" w:cs="Arial"/>
                  <w:color w:val="0462C1"/>
                  <w:sz w:val="24"/>
                  <w:szCs w:val="24"/>
                  <w:u w:val="thick" w:color="0462C1"/>
                </w:rPr>
                <w:t>c</w:t>
              </w:r>
              <w:r>
                <w:rPr>
                  <w:rFonts w:ascii="Arial" w:eastAsia="Arial" w:hAnsi="Arial" w:cs="Arial"/>
                  <w:color w:val="0462C1"/>
                  <w:spacing w:val="1"/>
                  <w:sz w:val="24"/>
                  <w:szCs w:val="24"/>
                  <w:u w:val="thick" w:color="0462C1"/>
                </w:rPr>
                <w:t>hung</w:t>
              </w:r>
              <w:r>
                <w:rPr>
                  <w:rFonts w:ascii="Arial" w:eastAsia="Arial" w:hAnsi="Arial" w:cs="Arial"/>
                  <w:color w:val="0462C1"/>
                  <w:spacing w:val="-1"/>
                  <w:sz w:val="24"/>
                  <w:szCs w:val="24"/>
                  <w:u w:val="thick" w:color="0462C1"/>
                </w:rPr>
                <w:t>.</w:t>
              </w:r>
              <w:r>
                <w:rPr>
                  <w:rFonts w:ascii="Arial" w:eastAsia="Arial" w:hAnsi="Arial" w:cs="Arial"/>
                  <w:color w:val="0462C1"/>
                  <w:spacing w:val="1"/>
                  <w:sz w:val="24"/>
                  <w:szCs w:val="24"/>
                  <w:u w:val="thick" w:color="0462C1"/>
                </w:rPr>
                <w:t>a</w:t>
              </w:r>
              <w:r>
                <w:rPr>
                  <w:rFonts w:ascii="Arial" w:eastAsia="Arial" w:hAnsi="Arial" w:cs="Arial"/>
                  <w:color w:val="0462C1"/>
                  <w:sz w:val="24"/>
                  <w:szCs w:val="24"/>
                  <w:u w:val="thick" w:color="0462C1"/>
                </w:rPr>
                <w:t>c</w:t>
              </w:r>
              <w:r>
                <w:rPr>
                  <w:rFonts w:ascii="Arial" w:eastAsia="Arial" w:hAnsi="Arial" w:cs="Arial"/>
                  <w:color w:val="0462C1"/>
                  <w:spacing w:val="-1"/>
                  <w:sz w:val="24"/>
                  <w:szCs w:val="24"/>
                  <w:u w:val="thick" w:color="0462C1"/>
                </w:rPr>
                <w:t>.</w:t>
              </w:r>
              <w:r>
                <w:rPr>
                  <w:rFonts w:ascii="Arial" w:eastAsia="Arial" w:hAnsi="Arial" w:cs="Arial"/>
                  <w:color w:val="0462C1"/>
                  <w:spacing w:val="-3"/>
                  <w:sz w:val="24"/>
                  <w:szCs w:val="24"/>
                  <w:u w:val="thick" w:color="0462C1"/>
                </w:rPr>
                <w:t>i</w:t>
              </w:r>
              <w:r>
                <w:rPr>
                  <w:rFonts w:ascii="Arial" w:eastAsia="Arial" w:hAnsi="Arial" w:cs="Arial"/>
                  <w:color w:val="0462C1"/>
                  <w:spacing w:val="1"/>
                  <w:sz w:val="24"/>
                  <w:szCs w:val="24"/>
                  <w:u w:val="thick" w:color="0462C1"/>
                </w:rPr>
                <w:t>d</w:t>
              </w:r>
              <w:r>
                <w:rPr>
                  <w:rFonts w:ascii="Arial" w:eastAsia="Arial" w:hAnsi="Arial" w:cs="Arial"/>
                  <w:color w:val="0462C1"/>
                  <w:sz w:val="24"/>
                  <w:szCs w:val="24"/>
                  <w:u w:val="thick" w:color="0462C1"/>
                </w:rPr>
                <w:t>.</w:t>
              </w:r>
            </w:hyperlink>
          </w:p>
          <w:p w14:paraId="2BAC99E2" w14:textId="77777777" w:rsidR="00936FF5" w:rsidRDefault="00936FF5" w:rsidP="00936FF5">
            <w:pPr>
              <w:spacing w:before="8" w:line="100" w:lineRule="exact"/>
              <w:rPr>
                <w:sz w:val="10"/>
                <w:szCs w:val="10"/>
              </w:rPr>
            </w:pPr>
          </w:p>
          <w:p w14:paraId="17984E4B" w14:textId="77777777" w:rsidR="00936FF5" w:rsidRDefault="00936FF5" w:rsidP="00936FF5">
            <w:pPr>
              <w:spacing w:line="200" w:lineRule="exact"/>
            </w:pPr>
          </w:p>
          <w:p w14:paraId="490048E5" w14:textId="77777777" w:rsidR="00936FF5" w:rsidRDefault="00936FF5" w:rsidP="00936FF5">
            <w:pPr>
              <w:ind w:left="104" w:right="2115"/>
              <w:jc w:val="both"/>
              <w:rPr>
                <w:rFonts w:ascii="Arial" w:eastAsia="Arial" w:hAnsi="Arial" w:cs="Arial"/>
                <w:sz w:val="24"/>
                <w:szCs w:val="24"/>
              </w:rPr>
            </w:pPr>
            <w:r>
              <w:rPr>
                <w:rFonts w:ascii="Arial" w:eastAsia="Arial" w:hAnsi="Arial" w:cs="Arial"/>
                <w:spacing w:val="1"/>
                <w:sz w:val="24"/>
                <w:szCs w:val="24"/>
              </w:rPr>
              <w:t>Con</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 xml:space="preserve">h </w:t>
            </w:r>
            <w:r w:rsidR="004D7652">
              <w:rPr>
                <w:rFonts w:ascii="Arial" w:eastAsia="Arial" w:hAnsi="Arial" w:cs="Arial"/>
                <w:spacing w:val="1"/>
                <w:sz w:val="24"/>
                <w:szCs w:val="24"/>
              </w:rPr>
              <w:t>x</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Ha</w:t>
            </w:r>
            <w:r>
              <w:rPr>
                <w:rFonts w:ascii="Arial" w:eastAsia="Arial" w:hAnsi="Arial" w:cs="Arial"/>
                <w:sz w:val="24"/>
                <w:szCs w:val="24"/>
              </w:rPr>
              <w:t>s</w:t>
            </w:r>
            <w:r>
              <w:rPr>
                <w:rFonts w:ascii="Arial" w:eastAsia="Arial" w:hAnsi="Arial" w:cs="Arial"/>
                <w:spacing w:val="-3"/>
                <w:sz w:val="24"/>
                <w:szCs w:val="24"/>
              </w:rPr>
              <w:t>i</w:t>
            </w:r>
            <w:r>
              <w:rPr>
                <w:rFonts w:ascii="Arial" w:eastAsia="Arial" w:hAnsi="Arial" w:cs="Arial"/>
                <w:sz w:val="24"/>
                <w:szCs w:val="24"/>
              </w:rPr>
              <w:t>l Ev</w:t>
            </w:r>
            <w:r>
              <w:rPr>
                <w:rFonts w:ascii="Arial" w:eastAsia="Arial" w:hAnsi="Arial" w:cs="Arial"/>
                <w:spacing w:val="1"/>
                <w:sz w:val="24"/>
                <w:szCs w:val="24"/>
              </w:rPr>
              <w:t>al</w:t>
            </w:r>
            <w:r>
              <w:rPr>
                <w:rFonts w:ascii="Arial" w:eastAsia="Arial" w:hAnsi="Arial" w:cs="Arial"/>
                <w:spacing w:val="-3"/>
                <w:sz w:val="24"/>
                <w:szCs w:val="24"/>
              </w:rPr>
              <w:t>u</w:t>
            </w:r>
            <w:r>
              <w:rPr>
                <w:rFonts w:ascii="Arial" w:eastAsia="Arial" w:hAnsi="Arial" w:cs="Arial"/>
                <w:spacing w:val="1"/>
                <w:sz w:val="24"/>
                <w:szCs w:val="24"/>
              </w:rPr>
              <w:t>a</w:t>
            </w:r>
            <w:r>
              <w:rPr>
                <w:rFonts w:ascii="Arial" w:eastAsia="Arial" w:hAnsi="Arial" w:cs="Arial"/>
                <w:sz w:val="24"/>
                <w:szCs w:val="24"/>
              </w:rPr>
              <w:t>si P</w:t>
            </w:r>
            <w:r>
              <w:rPr>
                <w:rFonts w:ascii="Arial" w:eastAsia="Arial" w:hAnsi="Arial" w:cs="Arial"/>
                <w:spacing w:val="1"/>
                <w:sz w:val="24"/>
                <w:szCs w:val="24"/>
              </w:rPr>
              <w:t>e</w:t>
            </w:r>
            <w:r>
              <w:rPr>
                <w:rFonts w:ascii="Arial" w:eastAsia="Arial" w:hAnsi="Arial" w:cs="Arial"/>
                <w:sz w:val="24"/>
                <w:szCs w:val="24"/>
              </w:rPr>
              <w:t>rk</w:t>
            </w:r>
            <w:r>
              <w:rPr>
                <w:rFonts w:ascii="Arial" w:eastAsia="Arial" w:hAnsi="Arial" w:cs="Arial"/>
                <w:spacing w:val="-3"/>
                <w:sz w:val="24"/>
                <w:szCs w:val="24"/>
              </w:rPr>
              <w:t>u</w:t>
            </w:r>
            <w:r>
              <w:rPr>
                <w:rFonts w:ascii="Arial" w:eastAsia="Arial" w:hAnsi="Arial" w:cs="Arial"/>
                <w:spacing w:val="1"/>
                <w:sz w:val="24"/>
                <w:szCs w:val="24"/>
              </w:rPr>
              <w:t>li</w:t>
            </w:r>
            <w:r>
              <w:rPr>
                <w:rFonts w:ascii="Arial" w:eastAsia="Arial" w:hAnsi="Arial" w:cs="Arial"/>
                <w:spacing w:val="-3"/>
                <w:sz w:val="24"/>
                <w:szCs w:val="24"/>
              </w:rPr>
              <w:t>a</w:t>
            </w:r>
            <w:r>
              <w:rPr>
                <w:rFonts w:ascii="Arial" w:eastAsia="Arial" w:hAnsi="Arial" w:cs="Arial"/>
                <w:spacing w:val="1"/>
                <w:sz w:val="24"/>
                <w:szCs w:val="24"/>
              </w:rPr>
              <w:t>ha</w:t>
            </w:r>
            <w:r>
              <w:rPr>
                <w:rFonts w:ascii="Arial" w:eastAsia="Arial" w:hAnsi="Arial" w:cs="Arial"/>
                <w:sz w:val="24"/>
                <w:szCs w:val="24"/>
              </w:rPr>
              <w:t>n</w:t>
            </w:r>
          </w:p>
          <w:p w14:paraId="2AF95521" w14:textId="77777777" w:rsidR="00936FF5" w:rsidRDefault="00936FF5" w:rsidP="00936FF5">
            <w:pPr>
              <w:ind w:left="104" w:right="2115"/>
              <w:jc w:val="center"/>
              <w:rPr>
                <w:rFonts w:ascii="Arial" w:eastAsia="Arial" w:hAnsi="Arial" w:cs="Arial"/>
                <w:sz w:val="24"/>
                <w:szCs w:val="24"/>
              </w:rPr>
            </w:pPr>
            <w:r>
              <w:rPr>
                <w:noProof/>
              </w:rPr>
              <w:drawing>
                <wp:inline distT="0" distB="0" distL="0" distR="0" wp14:anchorId="43714BBA" wp14:editId="6C72E8E6">
                  <wp:extent cx="4707628" cy="181816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2377" cy="1912694"/>
                          </a:xfrm>
                          <a:prstGeom prst="rect">
                            <a:avLst/>
                          </a:prstGeom>
                        </pic:spPr>
                      </pic:pic>
                    </a:graphicData>
                  </a:graphic>
                </wp:inline>
              </w:drawing>
            </w:r>
          </w:p>
          <w:p w14:paraId="3A43A7F5" w14:textId="77777777" w:rsidR="00936FF5" w:rsidRDefault="00936FF5" w:rsidP="00936FF5">
            <w:pPr>
              <w:ind w:left="104" w:right="2115"/>
              <w:jc w:val="center"/>
              <w:rPr>
                <w:rFonts w:ascii="Arial" w:eastAsia="Arial" w:hAnsi="Arial" w:cs="Arial"/>
                <w:sz w:val="24"/>
                <w:szCs w:val="24"/>
              </w:rPr>
            </w:pPr>
          </w:p>
          <w:p w14:paraId="508F3B18" w14:textId="77777777" w:rsidR="00936FF5" w:rsidRDefault="00936FF5" w:rsidP="00936FF5">
            <w:pPr>
              <w:ind w:left="104" w:right="2115"/>
              <w:jc w:val="center"/>
              <w:rPr>
                <w:rFonts w:ascii="Arial" w:eastAsia="Arial" w:hAnsi="Arial" w:cs="Arial"/>
                <w:sz w:val="24"/>
                <w:szCs w:val="24"/>
              </w:rPr>
            </w:pPr>
          </w:p>
          <w:p w14:paraId="21DAE070" w14:textId="77777777" w:rsidR="00936FF5" w:rsidRDefault="00936FF5" w:rsidP="00936FF5">
            <w:pPr>
              <w:spacing w:before="29" w:line="271" w:lineRule="auto"/>
              <w:ind w:right="471"/>
              <w:jc w:val="both"/>
              <w:rPr>
                <w:rFonts w:ascii="Arial" w:eastAsia="Arial" w:hAnsi="Arial" w:cs="Arial"/>
                <w:sz w:val="24"/>
                <w:szCs w:val="24"/>
              </w:rPr>
            </w:pP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r</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si</w:t>
            </w:r>
            <w:r>
              <w:rPr>
                <w:rFonts w:ascii="Arial" w:eastAsia="Arial" w:hAnsi="Arial" w:cs="Arial"/>
                <w:spacing w:val="3"/>
                <w:sz w:val="24"/>
                <w:szCs w:val="24"/>
              </w:rPr>
              <w:t xml:space="preserve"> </w:t>
            </w:r>
            <w:r>
              <w:rPr>
                <w:rFonts w:ascii="Arial" w:eastAsia="Arial" w:hAnsi="Arial" w:cs="Arial"/>
                <w:spacing w:val="1"/>
                <w:sz w:val="24"/>
                <w:szCs w:val="24"/>
              </w:rPr>
              <w:t>la</w:t>
            </w:r>
            <w:r>
              <w:rPr>
                <w:rFonts w:ascii="Arial" w:eastAsia="Arial" w:hAnsi="Arial" w:cs="Arial"/>
                <w:spacing w:val="-5"/>
                <w:sz w:val="24"/>
                <w:szCs w:val="24"/>
              </w:rPr>
              <w:t>y</w:t>
            </w:r>
            <w:r>
              <w:rPr>
                <w:rFonts w:ascii="Arial" w:eastAsia="Arial" w:hAnsi="Arial" w:cs="Arial"/>
                <w:spacing w:val="1"/>
                <w:sz w:val="24"/>
                <w:szCs w:val="24"/>
              </w:rPr>
              <w:t>an</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pe</w:t>
            </w:r>
            <w:r>
              <w:rPr>
                <w:rFonts w:ascii="Arial" w:eastAsia="Arial" w:hAnsi="Arial" w:cs="Arial"/>
                <w:sz w:val="24"/>
                <w:szCs w:val="24"/>
              </w:rPr>
              <w:t>rk</w:t>
            </w:r>
            <w:r>
              <w:rPr>
                <w:rFonts w:ascii="Arial" w:eastAsia="Arial" w:hAnsi="Arial" w:cs="Arial"/>
                <w:spacing w:val="1"/>
                <w:sz w:val="24"/>
                <w:szCs w:val="24"/>
              </w:rPr>
              <w:t>u</w:t>
            </w:r>
            <w:r>
              <w:rPr>
                <w:rFonts w:ascii="Arial" w:eastAsia="Arial" w:hAnsi="Arial" w:cs="Arial"/>
                <w:spacing w:val="-3"/>
                <w:sz w:val="24"/>
                <w:szCs w:val="24"/>
              </w:rPr>
              <w:t>l</w:t>
            </w:r>
            <w:r>
              <w:rPr>
                <w:rFonts w:ascii="Arial" w:eastAsia="Arial" w:hAnsi="Arial" w:cs="Arial"/>
                <w:spacing w:val="1"/>
                <w:sz w:val="24"/>
                <w:szCs w:val="24"/>
              </w:rPr>
              <w:t>ia</w:t>
            </w:r>
            <w:r>
              <w:rPr>
                <w:rFonts w:ascii="Arial" w:eastAsia="Arial" w:hAnsi="Arial" w:cs="Arial"/>
                <w:spacing w:val="-3"/>
                <w:sz w:val="24"/>
                <w:szCs w:val="24"/>
              </w:rPr>
              <w:t>h</w:t>
            </w:r>
            <w:r>
              <w:rPr>
                <w:rFonts w:ascii="Arial" w:eastAsia="Arial" w:hAnsi="Arial" w:cs="Arial"/>
                <w:spacing w:val="1"/>
                <w:sz w:val="24"/>
                <w:szCs w:val="24"/>
              </w:rPr>
              <w:t>an</w:t>
            </w:r>
            <w:r>
              <w:rPr>
                <w:rFonts w:ascii="Arial" w:eastAsia="Arial" w:hAnsi="Arial" w:cs="Arial"/>
                <w:sz w:val="24"/>
                <w:szCs w:val="24"/>
              </w:rPr>
              <w:t>, k</w:t>
            </w:r>
            <w:r>
              <w:rPr>
                <w:rFonts w:ascii="Arial" w:eastAsia="Arial" w:hAnsi="Arial" w:cs="Arial"/>
                <w:spacing w:val="1"/>
                <w:sz w:val="24"/>
                <w:szCs w:val="24"/>
              </w:rPr>
              <w:t>epe</w:t>
            </w:r>
            <w:r>
              <w:rPr>
                <w:rFonts w:ascii="Arial" w:eastAsia="Arial" w:hAnsi="Arial" w:cs="Arial"/>
                <w:spacing w:val="-3"/>
                <w:sz w:val="24"/>
                <w:szCs w:val="24"/>
              </w:rPr>
              <w:t>n</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iha</w:t>
            </w:r>
            <w:r>
              <w:rPr>
                <w:rFonts w:ascii="Arial" w:eastAsia="Arial" w:hAnsi="Arial" w:cs="Arial"/>
                <w:spacing w:val="-1"/>
                <w:sz w:val="24"/>
                <w:szCs w:val="24"/>
              </w:rPr>
              <w:t>t</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ade</w:t>
            </w:r>
            <w:r>
              <w:rPr>
                <w:rFonts w:ascii="Arial" w:eastAsia="Arial" w:hAnsi="Arial" w:cs="Arial"/>
                <w:spacing w:val="-5"/>
                <w:sz w:val="24"/>
                <w:szCs w:val="24"/>
              </w:rPr>
              <w:t>m</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2"/>
                <w:sz w:val="24"/>
                <w:szCs w:val="24"/>
              </w:rPr>
              <w:t xml:space="preserve"> </w:t>
            </w:r>
            <w:r>
              <w:rPr>
                <w:rFonts w:ascii="Arial" w:eastAsia="Arial" w:hAnsi="Arial" w:cs="Arial"/>
                <w:spacing w:val="1"/>
                <w:sz w:val="24"/>
                <w:szCs w:val="24"/>
              </w:rPr>
              <w:t>e</w:t>
            </w:r>
            <w:r>
              <w:rPr>
                <w:rFonts w:ascii="Arial" w:eastAsia="Arial" w:hAnsi="Arial" w:cs="Arial"/>
                <w:sz w:val="24"/>
                <w:szCs w:val="24"/>
              </w:rPr>
              <w:t>v</w:t>
            </w:r>
            <w:r>
              <w:rPr>
                <w:rFonts w:ascii="Arial" w:eastAsia="Arial" w:hAnsi="Arial" w:cs="Arial"/>
                <w:spacing w:val="1"/>
                <w:sz w:val="24"/>
                <w:szCs w:val="24"/>
              </w:rPr>
              <w:t>a</w:t>
            </w:r>
            <w:r>
              <w:rPr>
                <w:rFonts w:ascii="Arial" w:eastAsia="Arial" w:hAnsi="Arial" w:cs="Arial"/>
                <w:spacing w:val="-3"/>
                <w:sz w:val="24"/>
                <w:szCs w:val="24"/>
              </w:rPr>
              <w:t>l</w:t>
            </w:r>
            <w:r>
              <w:rPr>
                <w:rFonts w:ascii="Arial" w:eastAsia="Arial" w:hAnsi="Arial" w:cs="Arial"/>
                <w:spacing w:val="1"/>
                <w:sz w:val="24"/>
                <w:szCs w:val="24"/>
              </w:rPr>
              <w:t>ua</w:t>
            </w:r>
            <w:r>
              <w:rPr>
                <w:rFonts w:ascii="Arial" w:eastAsia="Arial" w:hAnsi="Arial" w:cs="Arial"/>
                <w:sz w:val="24"/>
                <w:szCs w:val="24"/>
              </w:rPr>
              <w:t>si</w:t>
            </w:r>
            <w:r>
              <w:rPr>
                <w:rFonts w:ascii="Arial" w:eastAsia="Arial" w:hAnsi="Arial" w:cs="Arial"/>
                <w:spacing w:val="5"/>
                <w:sz w:val="24"/>
                <w:szCs w:val="24"/>
              </w:rPr>
              <w:t xml:space="preserve"> </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5"/>
                <w:sz w:val="24"/>
                <w:szCs w:val="24"/>
              </w:rPr>
              <w:t>r</w:t>
            </w:r>
            <w:r>
              <w:rPr>
                <w:rFonts w:ascii="Arial" w:eastAsia="Arial" w:hAnsi="Arial" w:cs="Arial"/>
                <w:spacing w:val="1"/>
                <w:sz w:val="24"/>
                <w:szCs w:val="24"/>
              </w:rPr>
              <w:t>an</w:t>
            </w:r>
            <w:r>
              <w:rPr>
                <w:rFonts w:ascii="Arial" w:eastAsia="Arial" w:hAnsi="Arial" w:cs="Arial"/>
                <w:sz w:val="24"/>
                <w:szCs w:val="24"/>
              </w:rPr>
              <w:t xml:space="preserve">a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pacing w:val="-5"/>
                <w:sz w:val="24"/>
                <w:szCs w:val="24"/>
              </w:rPr>
              <w:t>r</w:t>
            </w:r>
            <w:r>
              <w:rPr>
                <w:rFonts w:ascii="Arial" w:eastAsia="Arial" w:hAnsi="Arial" w:cs="Arial"/>
                <w:spacing w:val="1"/>
                <w:sz w:val="24"/>
                <w:szCs w:val="24"/>
              </w:rPr>
              <w:t>ana</w:t>
            </w:r>
            <w:r>
              <w:rPr>
                <w:rFonts w:ascii="Arial" w:eastAsia="Arial" w:hAnsi="Arial" w:cs="Arial"/>
                <w:sz w:val="24"/>
                <w:szCs w:val="24"/>
              </w:rPr>
              <w:t>,</w:t>
            </w:r>
            <w:r>
              <w:rPr>
                <w:rFonts w:ascii="Arial" w:eastAsia="Arial" w:hAnsi="Arial" w:cs="Arial"/>
                <w:spacing w:val="2"/>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l</w:t>
            </w:r>
            <w:r>
              <w:rPr>
                <w:rFonts w:ascii="Arial" w:eastAsia="Arial" w:hAnsi="Arial" w:cs="Arial"/>
                <w:sz w:val="24"/>
                <w:szCs w:val="24"/>
              </w:rPr>
              <w:t>l</w:t>
            </w:r>
            <w:r>
              <w:rPr>
                <w:rFonts w:ascii="Arial" w:eastAsia="Arial" w:hAnsi="Arial" w:cs="Arial"/>
                <w:spacing w:val="5"/>
                <w:sz w:val="24"/>
                <w:szCs w:val="24"/>
              </w:rPr>
              <w:t xml:space="preserve"> </w:t>
            </w:r>
            <w:r>
              <w:rPr>
                <w:rFonts w:ascii="Arial" w:eastAsia="Arial" w:hAnsi="Arial" w:cs="Arial"/>
                <w:spacing w:val="-3"/>
                <w:sz w:val="24"/>
                <w:szCs w:val="24"/>
              </w:rPr>
              <w:t>d</w:t>
            </w:r>
            <w:r>
              <w:rPr>
                <w:rFonts w:ascii="Arial" w:eastAsia="Arial" w:hAnsi="Arial" w:cs="Arial"/>
                <w:spacing w:val="1"/>
                <w:sz w:val="24"/>
                <w:szCs w:val="24"/>
              </w:rPr>
              <w:t>iin</w:t>
            </w:r>
            <w:r>
              <w:rPr>
                <w:rFonts w:ascii="Arial" w:eastAsia="Arial" w:hAnsi="Arial" w:cs="Arial"/>
                <w:spacing w:val="-1"/>
                <w:sz w:val="24"/>
                <w:szCs w:val="24"/>
              </w:rPr>
              <w:t>t</w:t>
            </w:r>
            <w:r>
              <w:rPr>
                <w:rFonts w:ascii="Arial" w:eastAsia="Arial" w:hAnsi="Arial" w:cs="Arial"/>
                <w:spacing w:val="-3"/>
                <w:sz w:val="24"/>
                <w:szCs w:val="24"/>
              </w:rPr>
              <w:t>e</w:t>
            </w:r>
            <w:r>
              <w:rPr>
                <w:rFonts w:ascii="Arial" w:eastAsia="Arial" w:hAnsi="Arial" w:cs="Arial"/>
                <w:spacing w:val="1"/>
                <w:sz w:val="24"/>
                <w:szCs w:val="24"/>
              </w:rPr>
              <w:t>g</w:t>
            </w:r>
            <w:r>
              <w:rPr>
                <w:rFonts w:ascii="Arial" w:eastAsia="Arial" w:hAnsi="Arial" w:cs="Arial"/>
                <w:sz w:val="24"/>
                <w:szCs w:val="24"/>
              </w:rPr>
              <w:t>r</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1"/>
                <w:sz w:val="24"/>
                <w:szCs w:val="24"/>
              </w:rPr>
              <w:t>dala</w:t>
            </w:r>
            <w:r>
              <w:rPr>
                <w:rFonts w:ascii="Arial" w:eastAsia="Arial" w:hAnsi="Arial" w:cs="Arial"/>
                <w:sz w:val="24"/>
                <w:szCs w:val="24"/>
              </w:rPr>
              <w:t xml:space="preserve">m                        </w:t>
            </w:r>
            <w:r>
              <w:rPr>
                <w:rFonts w:ascii="Arial" w:eastAsia="Arial" w:hAnsi="Arial" w:cs="Arial"/>
                <w:spacing w:val="58"/>
                <w:sz w:val="24"/>
                <w:szCs w:val="24"/>
              </w:rPr>
              <w:t xml:space="preserve"> </w:t>
            </w:r>
            <w:r>
              <w:rPr>
                <w:rFonts w:ascii="Arial" w:eastAsia="Arial" w:hAnsi="Arial" w:cs="Arial"/>
                <w:spacing w:val="-5"/>
                <w:sz w:val="24"/>
                <w:szCs w:val="24"/>
              </w:rPr>
              <w:t>M</w:t>
            </w:r>
            <w:r>
              <w:rPr>
                <w:rFonts w:ascii="Arial" w:eastAsia="Arial" w:hAnsi="Arial" w:cs="Arial"/>
                <w:spacing w:val="1"/>
                <w:sz w:val="24"/>
                <w:szCs w:val="24"/>
              </w:rPr>
              <w:t>a</w:t>
            </w:r>
            <w:r>
              <w:rPr>
                <w:rFonts w:ascii="Arial" w:eastAsia="Arial" w:hAnsi="Arial" w:cs="Arial"/>
                <w:sz w:val="24"/>
                <w:szCs w:val="24"/>
              </w:rPr>
              <w:t>c</w:t>
            </w:r>
            <w:r>
              <w:rPr>
                <w:rFonts w:ascii="Arial" w:eastAsia="Arial" w:hAnsi="Arial" w:cs="Arial"/>
                <w:spacing w:val="-1"/>
                <w:sz w:val="24"/>
                <w:szCs w:val="24"/>
              </w:rPr>
              <w:t>I</w:t>
            </w:r>
            <w:r>
              <w:rPr>
                <w:rFonts w:ascii="Arial" w:eastAsia="Arial" w:hAnsi="Arial" w:cs="Arial"/>
                <w:sz w:val="24"/>
                <w:szCs w:val="24"/>
              </w:rPr>
              <w:t xml:space="preserve">s                        </w:t>
            </w:r>
            <w:r>
              <w:rPr>
                <w:rFonts w:ascii="Arial" w:eastAsia="Arial" w:hAnsi="Arial" w:cs="Arial"/>
                <w:spacing w:val="58"/>
                <w:sz w:val="24"/>
                <w:szCs w:val="24"/>
              </w:rPr>
              <w:t xml:space="preserve"> </w:t>
            </w:r>
            <w:r>
              <w:rPr>
                <w:rFonts w:ascii="Arial" w:eastAsia="Arial" w:hAnsi="Arial" w:cs="Arial"/>
                <w:sz w:val="24"/>
                <w:szCs w:val="24"/>
              </w:rPr>
              <w:t>M</w:t>
            </w:r>
            <w:r>
              <w:rPr>
                <w:rFonts w:ascii="Arial" w:eastAsia="Arial" w:hAnsi="Arial" w:cs="Arial"/>
                <w:spacing w:val="-3"/>
                <w:sz w:val="24"/>
                <w:szCs w:val="24"/>
              </w:rPr>
              <w:t>a</w:t>
            </w:r>
            <w:r>
              <w:rPr>
                <w:rFonts w:ascii="Arial" w:eastAsia="Arial" w:hAnsi="Arial" w:cs="Arial"/>
                <w:spacing w:val="1"/>
                <w:sz w:val="24"/>
                <w:szCs w:val="24"/>
              </w:rPr>
              <w:t>ha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3"/>
                <w:sz w:val="24"/>
                <w:szCs w:val="24"/>
              </w:rPr>
              <w:t>w</w:t>
            </w:r>
            <w:r>
              <w:rPr>
                <w:rFonts w:ascii="Arial" w:eastAsia="Arial" w:hAnsi="Arial" w:cs="Arial"/>
                <w:spacing w:val="1"/>
                <w:sz w:val="24"/>
                <w:szCs w:val="24"/>
              </w:rPr>
              <w:t>a</w:t>
            </w:r>
            <w:r>
              <w:rPr>
                <w:rFonts w:ascii="Arial" w:eastAsia="Arial" w:hAnsi="Arial" w:cs="Arial"/>
                <w:sz w:val="24"/>
                <w:szCs w:val="24"/>
              </w:rPr>
              <w:t>:</w:t>
            </w:r>
          </w:p>
          <w:p w14:paraId="64E0DE8F" w14:textId="77777777" w:rsidR="00936FF5" w:rsidRDefault="00936FF5" w:rsidP="00936FF5">
            <w:pPr>
              <w:spacing w:line="260" w:lineRule="exact"/>
              <w:ind w:right="2978"/>
              <w:jc w:val="both"/>
              <w:rPr>
                <w:rFonts w:ascii="Arial" w:eastAsia="Arial" w:hAnsi="Arial" w:cs="Arial"/>
                <w:sz w:val="24"/>
                <w:szCs w:val="24"/>
              </w:rPr>
            </w:pPr>
            <w:hyperlink r:id="rId25">
              <w:r>
                <w:rPr>
                  <w:rFonts w:ascii="Arial" w:eastAsia="Arial" w:hAnsi="Arial" w:cs="Arial"/>
                  <w:color w:val="0462C1"/>
                  <w:spacing w:val="1"/>
                  <w:position w:val="-1"/>
                  <w:sz w:val="24"/>
                  <w:szCs w:val="24"/>
                  <w:u w:val="thick" w:color="0462C1"/>
                </w:rPr>
                <w:t>h</w:t>
              </w:r>
              <w:r>
                <w:rPr>
                  <w:rFonts w:ascii="Arial" w:eastAsia="Arial" w:hAnsi="Arial" w:cs="Arial"/>
                  <w:color w:val="0462C1"/>
                  <w:spacing w:val="-1"/>
                  <w:position w:val="-1"/>
                  <w:sz w:val="24"/>
                  <w:szCs w:val="24"/>
                  <w:u w:val="thick" w:color="0462C1"/>
                </w:rPr>
                <w:t>tt</w:t>
              </w:r>
              <w:r>
                <w:rPr>
                  <w:rFonts w:ascii="Arial" w:eastAsia="Arial" w:hAnsi="Arial" w:cs="Arial"/>
                  <w:color w:val="0462C1"/>
                  <w:spacing w:val="1"/>
                  <w:position w:val="-1"/>
                  <w:sz w:val="24"/>
                  <w:szCs w:val="24"/>
                  <w:u w:val="thick" w:color="0462C1"/>
                </w:rPr>
                <w:t>p</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aha</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i</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wa</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h</w:t>
              </w:r>
              <w:r>
                <w:rPr>
                  <w:rFonts w:ascii="Arial" w:eastAsia="Arial" w:hAnsi="Arial" w:cs="Arial"/>
                  <w:color w:val="0462C1"/>
                  <w:spacing w:val="-3"/>
                  <w:position w:val="-1"/>
                  <w:sz w:val="24"/>
                  <w:szCs w:val="24"/>
                  <w:u w:val="thick" w:color="0462C1"/>
                </w:rPr>
                <w:t>u</w:t>
              </w:r>
              <w:r>
                <w:rPr>
                  <w:rFonts w:ascii="Arial" w:eastAsia="Arial" w:hAnsi="Arial" w:cs="Arial"/>
                  <w:color w:val="0462C1"/>
                  <w:spacing w:val="1"/>
                  <w:position w:val="-1"/>
                  <w:sz w:val="24"/>
                  <w:szCs w:val="24"/>
                  <w:u w:val="thick" w:color="0462C1"/>
                </w:rPr>
                <w:t>ng</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id</w:t>
              </w:r>
              <w:r>
                <w:rPr>
                  <w:rFonts w:ascii="Arial" w:eastAsia="Arial" w:hAnsi="Arial" w:cs="Arial"/>
                  <w:color w:val="0462C1"/>
                  <w:position w:val="-1"/>
                  <w:sz w:val="24"/>
                  <w:szCs w:val="24"/>
                  <w:u w:val="thick" w:color="0462C1"/>
                </w:rPr>
                <w:t>.</w:t>
              </w:r>
            </w:hyperlink>
          </w:p>
          <w:p w14:paraId="21C704CB" w14:textId="77777777" w:rsidR="00936FF5" w:rsidRDefault="00936FF5" w:rsidP="00936FF5">
            <w:pPr>
              <w:spacing w:before="5" w:line="120" w:lineRule="exact"/>
              <w:rPr>
                <w:sz w:val="12"/>
                <w:szCs w:val="12"/>
              </w:rPr>
            </w:pPr>
          </w:p>
          <w:p w14:paraId="6B0FA859" w14:textId="77777777" w:rsidR="00936FF5" w:rsidRDefault="00936FF5" w:rsidP="00936FF5">
            <w:pPr>
              <w:spacing w:line="200" w:lineRule="exact"/>
            </w:pPr>
          </w:p>
          <w:p w14:paraId="52BA5EE8" w14:textId="77777777" w:rsidR="00936FF5" w:rsidRDefault="00936FF5" w:rsidP="00936FF5">
            <w:pPr>
              <w:spacing w:before="29"/>
              <w:rPr>
                <w:rFonts w:ascii="Arial" w:eastAsia="Arial" w:hAnsi="Arial" w:cs="Arial"/>
                <w:sz w:val="24"/>
                <w:szCs w:val="24"/>
              </w:rPr>
            </w:pPr>
            <w:r>
              <w:rPr>
                <w:rFonts w:ascii="Arial" w:eastAsia="Arial" w:hAnsi="Arial" w:cs="Arial"/>
                <w:spacing w:val="1"/>
                <w:sz w:val="24"/>
                <w:szCs w:val="24"/>
              </w:rPr>
              <w:t>Con</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 xml:space="preserve">h </w:t>
            </w:r>
            <w:r w:rsidR="004D7652">
              <w:rPr>
                <w:rFonts w:ascii="Arial" w:eastAsia="Arial" w:hAnsi="Arial" w:cs="Arial"/>
                <w:spacing w:val="1"/>
                <w:sz w:val="24"/>
                <w:szCs w:val="24"/>
              </w:rPr>
              <w:t>x</w:t>
            </w:r>
            <w:r>
              <w:rPr>
                <w:rFonts w:ascii="Arial" w:eastAsia="Arial" w:hAnsi="Arial" w:cs="Arial"/>
                <w:sz w:val="24"/>
                <w:szCs w:val="24"/>
              </w:rPr>
              <w:t>:</w:t>
            </w:r>
            <w:r>
              <w:rPr>
                <w:rFonts w:ascii="Arial" w:eastAsia="Arial" w:hAnsi="Arial" w:cs="Arial"/>
                <w:spacing w:val="-3"/>
                <w:sz w:val="24"/>
                <w:szCs w:val="24"/>
              </w:rPr>
              <w:t xml:space="preserve"> </w:t>
            </w: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w:t>
            </w:r>
            <w:r>
              <w:rPr>
                <w:rFonts w:ascii="Arial" w:eastAsia="Arial" w:hAnsi="Arial" w:cs="Arial"/>
                <w:spacing w:val="-3"/>
                <w:sz w:val="24"/>
                <w:szCs w:val="24"/>
              </w:rPr>
              <w:t>l</w:t>
            </w:r>
            <w:r>
              <w:rPr>
                <w:rFonts w:ascii="Arial" w:eastAsia="Arial" w:hAnsi="Arial" w:cs="Arial"/>
                <w:spacing w:val="1"/>
                <w:sz w:val="24"/>
                <w:szCs w:val="24"/>
              </w:rPr>
              <w:t>i</w:t>
            </w:r>
            <w:r>
              <w:rPr>
                <w:rFonts w:ascii="Arial" w:eastAsia="Arial" w:hAnsi="Arial" w:cs="Arial"/>
                <w:sz w:val="24"/>
                <w:szCs w:val="24"/>
              </w:rPr>
              <w:t>r</w:t>
            </w:r>
            <w:r>
              <w:rPr>
                <w:rFonts w:ascii="Arial" w:eastAsia="Arial" w:hAnsi="Arial" w:cs="Arial"/>
                <w:spacing w:val="-1"/>
                <w:sz w:val="24"/>
                <w:szCs w:val="24"/>
              </w:rPr>
              <w:t xml:space="preserve"> </w:t>
            </w:r>
            <w:r>
              <w:rPr>
                <w:rFonts w:ascii="Arial" w:eastAsia="Arial" w:hAnsi="Arial" w:cs="Arial"/>
                <w:sz w:val="24"/>
                <w:szCs w:val="24"/>
              </w:rPr>
              <w:t>k</w:t>
            </w:r>
            <w:r>
              <w:rPr>
                <w:rFonts w:ascii="Arial" w:eastAsia="Arial" w:hAnsi="Arial" w:cs="Arial"/>
                <w:spacing w:val="1"/>
                <w:sz w:val="24"/>
                <w:szCs w:val="24"/>
              </w:rPr>
              <w:t>epua</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n m</w:t>
            </w:r>
            <w:r>
              <w:rPr>
                <w:rFonts w:ascii="Arial" w:eastAsia="Arial" w:hAnsi="Arial" w:cs="Arial"/>
                <w:spacing w:val="1"/>
                <w:sz w:val="24"/>
                <w:szCs w:val="24"/>
              </w:rPr>
              <w:t>a</w:t>
            </w:r>
            <w:r>
              <w:rPr>
                <w:rFonts w:ascii="Arial" w:eastAsia="Arial" w:hAnsi="Arial" w:cs="Arial"/>
                <w:spacing w:val="-3"/>
                <w:sz w:val="24"/>
                <w:szCs w:val="24"/>
              </w:rPr>
              <w:t>h</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3"/>
                <w:sz w:val="24"/>
                <w:szCs w:val="24"/>
              </w:rPr>
              <w:t>w</w:t>
            </w:r>
            <w:r>
              <w:rPr>
                <w:rFonts w:ascii="Arial" w:eastAsia="Arial" w:hAnsi="Arial" w:cs="Arial"/>
                <w:sz w:val="24"/>
                <w:szCs w:val="24"/>
              </w:rPr>
              <w:t>a</w:t>
            </w:r>
          </w:p>
          <w:p w14:paraId="52D7DECB" w14:textId="77777777" w:rsidR="00936FF5" w:rsidRDefault="00936FF5" w:rsidP="00936FF5">
            <w:pPr>
              <w:spacing w:before="5" w:line="140" w:lineRule="exact"/>
              <w:rPr>
                <w:sz w:val="15"/>
                <w:szCs w:val="15"/>
              </w:rPr>
            </w:pPr>
          </w:p>
          <w:p w14:paraId="3E8AFCE5" w14:textId="77777777" w:rsidR="00936FF5" w:rsidRDefault="00936FF5" w:rsidP="00936FF5">
            <w:pPr>
              <w:spacing w:line="200" w:lineRule="exact"/>
            </w:pPr>
          </w:p>
          <w:p w14:paraId="7514AD49" w14:textId="77777777" w:rsidR="00936FF5" w:rsidRDefault="00936FF5" w:rsidP="00936FF5">
            <w:pPr>
              <w:jc w:val="center"/>
            </w:pPr>
            <w:r>
              <w:rPr>
                <w:noProof/>
              </w:rPr>
              <w:lastRenderedPageBreak/>
              <w:drawing>
                <wp:inline distT="0" distB="0" distL="0" distR="0" wp14:anchorId="0F5DA097" wp14:editId="15E67D07">
                  <wp:extent cx="4751538" cy="2509284"/>
                  <wp:effectExtent l="0" t="0" r="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85154" cy="2527037"/>
                          </a:xfrm>
                          <a:prstGeom prst="rect">
                            <a:avLst/>
                          </a:prstGeom>
                          <a:noFill/>
                          <a:ln>
                            <a:noFill/>
                          </a:ln>
                        </pic:spPr>
                      </pic:pic>
                    </a:graphicData>
                  </a:graphic>
                </wp:inline>
              </w:drawing>
            </w:r>
          </w:p>
          <w:p w14:paraId="3548D064" w14:textId="77777777" w:rsidR="00936FF5" w:rsidRDefault="00936FF5" w:rsidP="00936FF5">
            <w:pPr>
              <w:spacing w:before="10" w:line="140" w:lineRule="exact"/>
              <w:rPr>
                <w:sz w:val="14"/>
                <w:szCs w:val="14"/>
              </w:rPr>
            </w:pPr>
          </w:p>
          <w:p w14:paraId="456F645E" w14:textId="77777777" w:rsidR="00936FF5" w:rsidRDefault="00936FF5" w:rsidP="00936FF5">
            <w:pPr>
              <w:spacing w:line="200" w:lineRule="exact"/>
            </w:pPr>
          </w:p>
          <w:p w14:paraId="5D6A5465" w14:textId="77777777" w:rsidR="00936FF5" w:rsidRDefault="00936FF5" w:rsidP="00936FF5">
            <w:pPr>
              <w:spacing w:line="270" w:lineRule="auto"/>
              <w:ind w:right="472"/>
              <w:rPr>
                <w:rFonts w:ascii="Arial" w:eastAsia="Arial" w:hAnsi="Arial" w:cs="Arial"/>
                <w:sz w:val="24"/>
                <w:szCs w:val="24"/>
              </w:rPr>
            </w:pPr>
            <w:r>
              <w:rPr>
                <w:rFonts w:ascii="Arial" w:eastAsia="Arial" w:hAnsi="Arial" w:cs="Arial"/>
                <w:spacing w:val="-1"/>
                <w:sz w:val="24"/>
                <w:szCs w:val="24"/>
              </w:rPr>
              <w:t>F</w:t>
            </w:r>
            <w:r>
              <w:rPr>
                <w:rFonts w:ascii="Arial" w:eastAsia="Arial" w:hAnsi="Arial" w:cs="Arial"/>
                <w:spacing w:val="1"/>
                <w:sz w:val="24"/>
                <w:szCs w:val="24"/>
              </w:rPr>
              <w:t>o</w:t>
            </w:r>
            <w:r>
              <w:rPr>
                <w:rFonts w:ascii="Arial" w:eastAsia="Arial" w:hAnsi="Arial" w:cs="Arial"/>
                <w:sz w:val="24"/>
                <w:szCs w:val="24"/>
              </w:rPr>
              <w:t>rm</w:t>
            </w:r>
            <w:r>
              <w:rPr>
                <w:rFonts w:ascii="Arial" w:eastAsia="Arial" w:hAnsi="Arial" w:cs="Arial"/>
                <w:spacing w:val="1"/>
                <w:sz w:val="24"/>
                <w:szCs w:val="24"/>
              </w:rPr>
              <w:t>uli</w:t>
            </w:r>
            <w:r>
              <w:rPr>
                <w:rFonts w:ascii="Arial" w:eastAsia="Arial" w:hAnsi="Arial" w:cs="Arial"/>
                <w:sz w:val="24"/>
                <w:szCs w:val="24"/>
              </w:rPr>
              <w:t xml:space="preserve">r  </w:t>
            </w:r>
            <w:r>
              <w:rPr>
                <w:rFonts w:ascii="Arial" w:eastAsia="Arial" w:hAnsi="Arial" w:cs="Arial"/>
                <w:spacing w:val="55"/>
                <w:sz w:val="24"/>
                <w:szCs w:val="24"/>
              </w:rPr>
              <w:t xml:space="preserve"> </w:t>
            </w:r>
            <w:r>
              <w:rPr>
                <w:rFonts w:ascii="Arial" w:eastAsia="Arial" w:hAnsi="Arial" w:cs="Arial"/>
                <w:spacing w:val="1"/>
                <w:sz w:val="24"/>
                <w:szCs w:val="24"/>
              </w:rPr>
              <w:t>p</w:t>
            </w:r>
            <w:r>
              <w:rPr>
                <w:rFonts w:ascii="Arial" w:eastAsia="Arial" w:hAnsi="Arial" w:cs="Arial"/>
                <w:spacing w:val="-3"/>
                <w:sz w:val="24"/>
                <w:szCs w:val="24"/>
              </w:rPr>
              <w:t>e</w:t>
            </w:r>
            <w:r>
              <w:rPr>
                <w:rFonts w:ascii="Arial" w:eastAsia="Arial" w:hAnsi="Arial" w:cs="Arial"/>
                <w:spacing w:val="1"/>
                <w:sz w:val="24"/>
                <w:szCs w:val="24"/>
              </w:rPr>
              <w:t>ng</w:t>
            </w:r>
            <w:r>
              <w:rPr>
                <w:rFonts w:ascii="Arial" w:eastAsia="Arial" w:hAnsi="Arial" w:cs="Arial"/>
                <w:spacing w:val="-3"/>
                <w:sz w:val="24"/>
                <w:szCs w:val="24"/>
              </w:rPr>
              <w:t>a</w:t>
            </w:r>
            <w:r>
              <w:rPr>
                <w:rFonts w:ascii="Arial" w:eastAsia="Arial" w:hAnsi="Arial" w:cs="Arial"/>
                <w:spacing w:val="1"/>
                <w:sz w:val="24"/>
                <w:szCs w:val="24"/>
              </w:rPr>
              <w:t>ju</w:t>
            </w:r>
            <w:r>
              <w:rPr>
                <w:rFonts w:ascii="Arial" w:eastAsia="Arial" w:hAnsi="Arial" w:cs="Arial"/>
                <w:spacing w:val="-3"/>
                <w:sz w:val="24"/>
                <w:szCs w:val="24"/>
              </w:rPr>
              <w:t>a</w:t>
            </w:r>
            <w:r>
              <w:rPr>
                <w:rFonts w:ascii="Arial" w:eastAsia="Arial" w:hAnsi="Arial" w:cs="Arial"/>
                <w:sz w:val="24"/>
                <w:szCs w:val="24"/>
              </w:rPr>
              <w:t xml:space="preserve">n  </w:t>
            </w:r>
            <w:r>
              <w:rPr>
                <w:rFonts w:ascii="Arial" w:eastAsia="Arial" w:hAnsi="Arial" w:cs="Arial"/>
                <w:spacing w:val="56"/>
                <w:sz w:val="24"/>
                <w:szCs w:val="24"/>
              </w:rPr>
              <w:t xml:space="preserve">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w:t>
            </w:r>
            <w:r>
              <w:rPr>
                <w:rFonts w:ascii="Arial" w:eastAsia="Arial" w:hAnsi="Arial" w:cs="Arial"/>
                <w:spacing w:val="-3"/>
                <w:sz w:val="24"/>
                <w:szCs w:val="24"/>
              </w:rPr>
              <w:t>p</w:t>
            </w:r>
            <w:r>
              <w:rPr>
                <w:rFonts w:ascii="Arial" w:eastAsia="Arial" w:hAnsi="Arial" w:cs="Arial"/>
                <w:spacing w:val="1"/>
                <w:sz w:val="24"/>
                <w:szCs w:val="24"/>
              </w:rPr>
              <w:t>o</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 xml:space="preserve">l  </w:t>
            </w:r>
            <w:r>
              <w:rPr>
                <w:rFonts w:ascii="Arial" w:eastAsia="Arial" w:hAnsi="Arial" w:cs="Arial"/>
                <w:spacing w:val="56"/>
                <w:sz w:val="24"/>
                <w:szCs w:val="24"/>
              </w:rPr>
              <w:t xml:space="preserve"> </w:t>
            </w:r>
            <w:r>
              <w:rPr>
                <w:rFonts w:ascii="Arial" w:eastAsia="Arial" w:hAnsi="Arial" w:cs="Arial"/>
                <w:spacing w:val="-3"/>
                <w:sz w:val="24"/>
                <w:szCs w:val="24"/>
              </w:rPr>
              <w:t>p</w:t>
            </w:r>
            <w:r>
              <w:rPr>
                <w:rFonts w:ascii="Arial" w:eastAsia="Arial" w:hAnsi="Arial" w:cs="Arial"/>
                <w:spacing w:val="1"/>
                <w:sz w:val="24"/>
                <w:szCs w:val="24"/>
              </w:rPr>
              <w:t>en</w:t>
            </w:r>
            <w:r>
              <w:rPr>
                <w:rFonts w:ascii="Arial" w:eastAsia="Arial" w:hAnsi="Arial" w:cs="Arial"/>
                <w:spacing w:val="-3"/>
                <w:sz w:val="24"/>
                <w:szCs w:val="24"/>
              </w:rPr>
              <w:t>e</w:t>
            </w:r>
            <w:r>
              <w:rPr>
                <w:rFonts w:ascii="Arial" w:eastAsia="Arial" w:hAnsi="Arial" w:cs="Arial"/>
                <w:spacing w:val="1"/>
                <w:sz w:val="24"/>
                <w:szCs w:val="24"/>
              </w:rPr>
              <w:t>li</w:t>
            </w:r>
            <w:r>
              <w:rPr>
                <w:rFonts w:ascii="Arial" w:eastAsia="Arial" w:hAnsi="Arial" w:cs="Arial"/>
                <w:spacing w:val="-1"/>
                <w:sz w:val="24"/>
                <w:szCs w:val="24"/>
              </w:rPr>
              <w:t>t</w:t>
            </w:r>
            <w:r>
              <w:rPr>
                <w:rFonts w:ascii="Arial" w:eastAsia="Arial" w:hAnsi="Arial" w:cs="Arial"/>
                <w:spacing w:val="1"/>
                <w:sz w:val="24"/>
                <w:szCs w:val="24"/>
              </w:rPr>
              <w:t>i</w:t>
            </w:r>
            <w:r>
              <w:rPr>
                <w:rFonts w:ascii="Arial" w:eastAsia="Arial" w:hAnsi="Arial" w:cs="Arial"/>
                <w:spacing w:val="-3"/>
                <w:sz w:val="24"/>
                <w:szCs w:val="24"/>
              </w:rPr>
              <w:t>a</w:t>
            </w:r>
            <w:r>
              <w:rPr>
                <w:rFonts w:ascii="Arial" w:eastAsia="Arial" w:hAnsi="Arial" w:cs="Arial"/>
                <w:spacing w:val="1"/>
                <w:sz w:val="24"/>
                <w:szCs w:val="24"/>
              </w:rPr>
              <w:t>n</w:t>
            </w:r>
            <w:r>
              <w:rPr>
                <w:rFonts w:ascii="Arial" w:eastAsia="Arial" w:hAnsi="Arial" w:cs="Arial"/>
                <w:sz w:val="24"/>
                <w:szCs w:val="24"/>
              </w:rPr>
              <w:t xml:space="preserve">,  </w:t>
            </w:r>
            <w:r>
              <w:rPr>
                <w:rFonts w:ascii="Arial" w:eastAsia="Arial" w:hAnsi="Arial" w:cs="Arial"/>
                <w:spacing w:val="54"/>
                <w:sz w:val="24"/>
                <w:szCs w:val="24"/>
              </w:rPr>
              <w:t xml:space="preserve"> </w:t>
            </w:r>
            <w:r>
              <w:rPr>
                <w:rFonts w:ascii="Arial" w:eastAsia="Arial" w:hAnsi="Arial" w:cs="Arial"/>
                <w:spacing w:val="1"/>
                <w:sz w:val="24"/>
                <w:szCs w:val="24"/>
              </w:rPr>
              <w:t>pen</w:t>
            </w:r>
            <w:r>
              <w:rPr>
                <w:rFonts w:ascii="Arial" w:eastAsia="Arial" w:hAnsi="Arial" w:cs="Arial"/>
                <w:spacing w:val="-3"/>
                <w:sz w:val="24"/>
                <w:szCs w:val="24"/>
              </w:rPr>
              <w:t>i</w:t>
            </w:r>
            <w:r>
              <w:rPr>
                <w:rFonts w:ascii="Arial" w:eastAsia="Arial" w:hAnsi="Arial" w:cs="Arial"/>
                <w:spacing w:val="1"/>
                <w:sz w:val="24"/>
                <w:szCs w:val="24"/>
              </w:rPr>
              <w:t>la</w:t>
            </w:r>
            <w:r>
              <w:rPr>
                <w:rFonts w:ascii="Arial" w:eastAsia="Arial" w:hAnsi="Arial" w:cs="Arial"/>
                <w:spacing w:val="-3"/>
                <w:sz w:val="24"/>
                <w:szCs w:val="24"/>
              </w:rPr>
              <w:t>i</w:t>
            </w:r>
            <w:r>
              <w:rPr>
                <w:rFonts w:ascii="Arial" w:eastAsia="Arial" w:hAnsi="Arial" w:cs="Arial"/>
                <w:spacing w:val="1"/>
                <w:sz w:val="24"/>
                <w:szCs w:val="24"/>
              </w:rPr>
              <w:t>a</w:t>
            </w:r>
            <w:r>
              <w:rPr>
                <w:rFonts w:ascii="Arial" w:eastAsia="Arial" w:hAnsi="Arial" w:cs="Arial"/>
                <w:sz w:val="24"/>
                <w:szCs w:val="24"/>
              </w:rPr>
              <w:t xml:space="preserve">n </w:t>
            </w:r>
            <w:r>
              <w:rPr>
                <w:rFonts w:ascii="Arial" w:eastAsia="Arial" w:hAnsi="Arial" w:cs="Arial"/>
                <w:spacing w:val="1"/>
                <w:sz w:val="24"/>
                <w:szCs w:val="24"/>
              </w:rPr>
              <w:t>p</w:t>
            </w:r>
            <w:r>
              <w:rPr>
                <w:rFonts w:ascii="Arial" w:eastAsia="Arial" w:hAnsi="Arial" w:cs="Arial"/>
                <w:sz w:val="24"/>
                <w:szCs w:val="24"/>
              </w:rPr>
              <w:t>r</w:t>
            </w:r>
            <w:r>
              <w:rPr>
                <w:rFonts w:ascii="Arial" w:eastAsia="Arial" w:hAnsi="Arial" w:cs="Arial"/>
                <w:spacing w:val="1"/>
                <w:sz w:val="24"/>
                <w:szCs w:val="24"/>
              </w:rPr>
              <w:t>opo</w:t>
            </w:r>
            <w:r>
              <w:rPr>
                <w:rFonts w:ascii="Arial" w:eastAsia="Arial" w:hAnsi="Arial" w:cs="Arial"/>
                <w:spacing w:val="-5"/>
                <w:sz w:val="24"/>
                <w:szCs w:val="24"/>
              </w:rPr>
              <w:t>s</w:t>
            </w:r>
            <w:r>
              <w:rPr>
                <w:rFonts w:ascii="Arial" w:eastAsia="Arial" w:hAnsi="Arial" w:cs="Arial"/>
                <w:spacing w:val="1"/>
                <w:sz w:val="24"/>
                <w:szCs w:val="24"/>
              </w:rPr>
              <w:t>a</w:t>
            </w:r>
            <w:r>
              <w:rPr>
                <w:rFonts w:ascii="Arial" w:eastAsia="Arial" w:hAnsi="Arial" w:cs="Arial"/>
                <w:sz w:val="24"/>
                <w:szCs w:val="24"/>
              </w:rPr>
              <w:t>l</w:t>
            </w:r>
            <w:r>
              <w:rPr>
                <w:rFonts w:ascii="Arial" w:eastAsia="Arial" w:hAnsi="Arial" w:cs="Arial"/>
                <w:spacing w:val="59"/>
                <w:sz w:val="24"/>
                <w:szCs w:val="24"/>
              </w:rPr>
              <w:t xml:space="preserve"> </w:t>
            </w:r>
            <w:r>
              <w:rPr>
                <w:rFonts w:ascii="Arial" w:eastAsia="Arial" w:hAnsi="Arial" w:cs="Arial"/>
                <w:spacing w:val="1"/>
                <w:sz w:val="24"/>
                <w:szCs w:val="24"/>
              </w:rPr>
              <w:t>hi</w:t>
            </w:r>
            <w:r>
              <w:rPr>
                <w:rFonts w:ascii="Arial" w:eastAsia="Arial" w:hAnsi="Arial" w:cs="Arial"/>
                <w:spacing w:val="-3"/>
                <w:sz w:val="24"/>
                <w:szCs w:val="24"/>
              </w:rPr>
              <w:t>b</w:t>
            </w:r>
            <w:r>
              <w:rPr>
                <w:rFonts w:ascii="Arial" w:eastAsia="Arial" w:hAnsi="Arial" w:cs="Arial"/>
                <w:spacing w:val="1"/>
                <w:sz w:val="24"/>
                <w:szCs w:val="24"/>
              </w:rPr>
              <w:t>a</w:t>
            </w:r>
            <w:r>
              <w:rPr>
                <w:rFonts w:ascii="Arial" w:eastAsia="Arial" w:hAnsi="Arial" w:cs="Arial"/>
                <w:sz w:val="24"/>
                <w:szCs w:val="24"/>
              </w:rPr>
              <w:t>h</w:t>
            </w:r>
            <w:r>
              <w:rPr>
                <w:rFonts w:ascii="Arial" w:eastAsia="Arial" w:hAnsi="Arial" w:cs="Arial"/>
                <w:spacing w:val="59"/>
                <w:sz w:val="24"/>
                <w:szCs w:val="24"/>
              </w:rPr>
              <w:t xml:space="preserve"> </w:t>
            </w:r>
            <w:r>
              <w:rPr>
                <w:rFonts w:ascii="Arial" w:eastAsia="Arial" w:hAnsi="Arial" w:cs="Arial"/>
                <w:spacing w:val="1"/>
                <w:sz w:val="24"/>
                <w:szCs w:val="24"/>
              </w:rPr>
              <w:t>ol</w:t>
            </w:r>
            <w:r>
              <w:rPr>
                <w:rFonts w:ascii="Arial" w:eastAsia="Arial" w:hAnsi="Arial" w:cs="Arial"/>
                <w:spacing w:val="-3"/>
                <w:sz w:val="24"/>
                <w:szCs w:val="24"/>
              </w:rPr>
              <w:t>e</w:t>
            </w:r>
            <w:r>
              <w:rPr>
                <w:rFonts w:ascii="Arial" w:eastAsia="Arial" w:hAnsi="Arial" w:cs="Arial"/>
                <w:sz w:val="24"/>
                <w:szCs w:val="24"/>
              </w:rPr>
              <w:t>h</w:t>
            </w:r>
            <w:r>
              <w:rPr>
                <w:rFonts w:ascii="Arial" w:eastAsia="Arial" w:hAnsi="Arial" w:cs="Arial"/>
                <w:spacing w:val="59"/>
                <w:sz w:val="24"/>
                <w:szCs w:val="24"/>
              </w:rPr>
              <w:t xml:space="preserve"> </w:t>
            </w:r>
            <w:r>
              <w:rPr>
                <w:rFonts w:ascii="Arial" w:eastAsia="Arial" w:hAnsi="Arial" w:cs="Arial"/>
                <w:spacing w:val="1"/>
                <w:sz w:val="24"/>
                <w:szCs w:val="24"/>
              </w:rPr>
              <w:t>do</w:t>
            </w:r>
            <w:r>
              <w:rPr>
                <w:rFonts w:ascii="Arial" w:eastAsia="Arial" w:hAnsi="Arial" w:cs="Arial"/>
                <w:sz w:val="24"/>
                <w:szCs w:val="24"/>
              </w:rPr>
              <w:t>s</w:t>
            </w:r>
            <w:r>
              <w:rPr>
                <w:rFonts w:ascii="Arial" w:eastAsia="Arial" w:hAnsi="Arial" w:cs="Arial"/>
                <w:spacing w:val="-3"/>
                <w:sz w:val="24"/>
                <w:szCs w:val="24"/>
              </w:rPr>
              <w:t>e</w:t>
            </w:r>
            <w:r>
              <w:rPr>
                <w:rFonts w:ascii="Arial" w:eastAsia="Arial" w:hAnsi="Arial" w:cs="Arial"/>
                <w:sz w:val="24"/>
                <w:szCs w:val="24"/>
              </w:rPr>
              <w:t>n</w:t>
            </w:r>
            <w:r>
              <w:rPr>
                <w:rFonts w:ascii="Arial" w:eastAsia="Arial" w:hAnsi="Arial" w:cs="Arial"/>
                <w:spacing w:val="59"/>
                <w:sz w:val="24"/>
                <w:szCs w:val="24"/>
              </w:rPr>
              <w:t xml:space="preserve"> </w:t>
            </w:r>
            <w:r>
              <w:rPr>
                <w:rFonts w:ascii="Arial" w:eastAsia="Arial" w:hAnsi="Arial" w:cs="Arial"/>
                <w:spacing w:val="1"/>
                <w:sz w:val="24"/>
                <w:szCs w:val="24"/>
              </w:rPr>
              <w:t>dapa</w:t>
            </w:r>
            <w:r>
              <w:rPr>
                <w:rFonts w:ascii="Arial" w:eastAsia="Arial" w:hAnsi="Arial" w:cs="Arial"/>
                <w:sz w:val="24"/>
                <w:szCs w:val="24"/>
              </w:rPr>
              <w:t>t</w:t>
            </w:r>
            <w:r>
              <w:rPr>
                <w:rFonts w:ascii="Arial" w:eastAsia="Arial" w:hAnsi="Arial" w:cs="Arial"/>
                <w:spacing w:val="56"/>
                <w:sz w:val="24"/>
                <w:szCs w:val="24"/>
              </w:rPr>
              <w:t xml:space="preserve"> </w:t>
            </w:r>
            <w:r>
              <w:rPr>
                <w:rFonts w:ascii="Arial" w:eastAsia="Arial" w:hAnsi="Arial" w:cs="Arial"/>
                <w:spacing w:val="1"/>
                <w:sz w:val="24"/>
                <w:szCs w:val="24"/>
              </w:rPr>
              <w:t>d</w:t>
            </w:r>
            <w:r>
              <w:rPr>
                <w:rFonts w:ascii="Arial" w:eastAsia="Arial" w:hAnsi="Arial" w:cs="Arial"/>
                <w:spacing w:val="-3"/>
                <w:sz w:val="24"/>
                <w:szCs w:val="24"/>
              </w:rPr>
              <w:t>i</w:t>
            </w:r>
            <w:r>
              <w:rPr>
                <w:rFonts w:ascii="Arial" w:eastAsia="Arial" w:hAnsi="Arial" w:cs="Arial"/>
                <w:spacing w:val="1"/>
                <w:sz w:val="24"/>
                <w:szCs w:val="24"/>
              </w:rPr>
              <w:t>la</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3"/>
                <w:sz w:val="24"/>
                <w:szCs w:val="24"/>
              </w:rPr>
              <w:t>a</w:t>
            </w:r>
            <w:r>
              <w:rPr>
                <w:rFonts w:ascii="Arial" w:eastAsia="Arial" w:hAnsi="Arial" w:cs="Arial"/>
                <w:sz w:val="24"/>
                <w:szCs w:val="24"/>
              </w:rPr>
              <w:t>n</w:t>
            </w:r>
            <w:r>
              <w:rPr>
                <w:rFonts w:ascii="Arial" w:eastAsia="Arial" w:hAnsi="Arial" w:cs="Arial"/>
                <w:spacing w:val="59"/>
                <w:sz w:val="24"/>
                <w:szCs w:val="24"/>
              </w:rPr>
              <w:t xml:space="preserve"> </w:t>
            </w:r>
            <w:r>
              <w:rPr>
                <w:rFonts w:ascii="Arial" w:eastAsia="Arial" w:hAnsi="Arial" w:cs="Arial"/>
                <w:spacing w:val="1"/>
                <w:sz w:val="24"/>
                <w:szCs w:val="24"/>
              </w:rPr>
              <w:t>d</w:t>
            </w:r>
            <w:r>
              <w:rPr>
                <w:rFonts w:ascii="Arial" w:eastAsia="Arial" w:hAnsi="Arial" w:cs="Arial"/>
                <w:sz w:val="24"/>
                <w:szCs w:val="24"/>
              </w:rPr>
              <w:t>i</w:t>
            </w:r>
            <w:r>
              <w:rPr>
                <w:rFonts w:ascii="Arial" w:eastAsia="Arial" w:hAnsi="Arial" w:cs="Arial"/>
                <w:spacing w:val="59"/>
                <w:sz w:val="24"/>
                <w:szCs w:val="24"/>
              </w:rPr>
              <w:t xml:space="preserve"> </w:t>
            </w:r>
            <w:r>
              <w:rPr>
                <w:rFonts w:ascii="Arial" w:eastAsia="Arial" w:hAnsi="Arial" w:cs="Arial"/>
                <w:sz w:val="24"/>
                <w:szCs w:val="24"/>
              </w:rPr>
              <w:t>s</w:t>
            </w:r>
            <w:r>
              <w:rPr>
                <w:rFonts w:ascii="Arial" w:eastAsia="Arial" w:hAnsi="Arial" w:cs="Arial"/>
                <w:spacing w:val="1"/>
                <w:sz w:val="24"/>
                <w:szCs w:val="24"/>
              </w:rPr>
              <w:t>i</w:t>
            </w:r>
            <w:r>
              <w:rPr>
                <w:rFonts w:ascii="Arial" w:eastAsia="Arial" w:hAnsi="Arial" w:cs="Arial"/>
                <w:sz w:val="24"/>
                <w:szCs w:val="24"/>
              </w:rPr>
              <w:t>s</w:t>
            </w:r>
            <w:r>
              <w:rPr>
                <w:rFonts w:ascii="Arial" w:eastAsia="Arial" w:hAnsi="Arial" w:cs="Arial"/>
                <w:spacing w:val="-1"/>
                <w:sz w:val="24"/>
                <w:szCs w:val="24"/>
              </w:rPr>
              <w:t>t</w:t>
            </w:r>
            <w:r>
              <w:rPr>
                <w:rFonts w:ascii="Arial" w:eastAsia="Arial" w:hAnsi="Arial" w:cs="Arial"/>
                <w:spacing w:val="1"/>
                <w:sz w:val="24"/>
                <w:szCs w:val="24"/>
              </w:rPr>
              <w:t>e</w:t>
            </w:r>
            <w:r>
              <w:rPr>
                <w:rFonts w:ascii="Arial" w:eastAsia="Arial" w:hAnsi="Arial" w:cs="Arial"/>
                <w:sz w:val="24"/>
                <w:szCs w:val="24"/>
              </w:rPr>
              <w:t>m</w:t>
            </w:r>
          </w:p>
          <w:p w14:paraId="53349642" w14:textId="77777777" w:rsidR="00936FF5" w:rsidRDefault="00936FF5" w:rsidP="00936FF5">
            <w:pPr>
              <w:spacing w:line="260" w:lineRule="exact"/>
              <w:rPr>
                <w:rFonts w:ascii="Arial" w:eastAsia="Arial" w:hAnsi="Arial" w:cs="Arial"/>
                <w:sz w:val="24"/>
                <w:szCs w:val="24"/>
              </w:rPr>
            </w:pPr>
            <w:r>
              <w:rPr>
                <w:rFonts w:ascii="Arial" w:eastAsia="Arial" w:hAnsi="Arial" w:cs="Arial"/>
                <w:spacing w:val="1"/>
                <w:position w:val="-1"/>
                <w:sz w:val="24"/>
                <w:szCs w:val="24"/>
              </w:rPr>
              <w:t>in</w:t>
            </w:r>
            <w:r>
              <w:rPr>
                <w:rFonts w:ascii="Arial" w:eastAsia="Arial" w:hAnsi="Arial" w:cs="Arial"/>
                <w:spacing w:val="-1"/>
                <w:position w:val="-1"/>
                <w:sz w:val="24"/>
                <w:szCs w:val="24"/>
              </w:rPr>
              <w:t>f</w:t>
            </w:r>
            <w:r>
              <w:rPr>
                <w:rFonts w:ascii="Arial" w:eastAsia="Arial" w:hAnsi="Arial" w:cs="Arial"/>
                <w:spacing w:val="1"/>
                <w:position w:val="-1"/>
                <w:sz w:val="24"/>
                <w:szCs w:val="24"/>
              </w:rPr>
              <w:t>o</w:t>
            </w:r>
            <w:r>
              <w:rPr>
                <w:rFonts w:ascii="Arial" w:eastAsia="Arial" w:hAnsi="Arial" w:cs="Arial"/>
                <w:position w:val="-1"/>
                <w:sz w:val="24"/>
                <w:szCs w:val="24"/>
              </w:rPr>
              <w:t>rm</w:t>
            </w:r>
            <w:r>
              <w:rPr>
                <w:rFonts w:ascii="Arial" w:eastAsia="Arial" w:hAnsi="Arial" w:cs="Arial"/>
                <w:spacing w:val="1"/>
                <w:position w:val="-1"/>
                <w:sz w:val="24"/>
                <w:szCs w:val="24"/>
              </w:rPr>
              <w:t>a</w:t>
            </w:r>
            <w:r>
              <w:rPr>
                <w:rFonts w:ascii="Arial" w:eastAsia="Arial" w:hAnsi="Arial" w:cs="Arial"/>
                <w:position w:val="-1"/>
                <w:sz w:val="24"/>
                <w:szCs w:val="24"/>
              </w:rPr>
              <w:t xml:space="preserve">si </w:t>
            </w:r>
            <w:r>
              <w:rPr>
                <w:rFonts w:ascii="Arial" w:eastAsia="Arial" w:hAnsi="Arial" w:cs="Arial"/>
                <w:color w:val="0462C1"/>
                <w:spacing w:val="-64"/>
                <w:position w:val="-1"/>
                <w:sz w:val="24"/>
                <w:szCs w:val="24"/>
              </w:rPr>
              <w:t xml:space="preserve"> </w:t>
            </w:r>
            <w:hyperlink r:id="rId27">
              <w:r>
                <w:rPr>
                  <w:rFonts w:ascii="Arial" w:eastAsia="Arial" w:hAnsi="Arial" w:cs="Arial"/>
                  <w:color w:val="0462C1"/>
                  <w:spacing w:val="1"/>
                  <w:position w:val="-1"/>
                  <w:sz w:val="24"/>
                  <w:szCs w:val="24"/>
                  <w:u w:val="thick" w:color="0462C1"/>
                </w:rPr>
                <w:t>h</w:t>
              </w:r>
              <w:r>
                <w:rPr>
                  <w:rFonts w:ascii="Arial" w:eastAsia="Arial" w:hAnsi="Arial" w:cs="Arial"/>
                  <w:color w:val="0462C1"/>
                  <w:spacing w:val="-1"/>
                  <w:position w:val="-1"/>
                  <w:sz w:val="24"/>
                  <w:szCs w:val="24"/>
                  <w:u w:val="thick" w:color="0462C1"/>
                </w:rPr>
                <w:t>tt</w:t>
              </w:r>
              <w:r>
                <w:rPr>
                  <w:rFonts w:ascii="Arial" w:eastAsia="Arial" w:hAnsi="Arial" w:cs="Arial"/>
                  <w:color w:val="0462C1"/>
                  <w:spacing w:val="1"/>
                  <w:position w:val="-1"/>
                  <w:sz w:val="24"/>
                  <w:szCs w:val="24"/>
                  <w:u w:val="thick" w:color="0462C1"/>
                </w:rPr>
                <w:t>p</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s</w:t>
              </w:r>
              <w:r>
                <w:rPr>
                  <w:rFonts w:ascii="Arial" w:eastAsia="Arial" w:hAnsi="Arial" w:cs="Arial"/>
                  <w:color w:val="0462C1"/>
                  <w:spacing w:val="1"/>
                  <w:position w:val="-1"/>
                  <w:sz w:val="24"/>
                  <w:szCs w:val="24"/>
                  <w:u w:val="thick" w:color="0462C1"/>
                </w:rPr>
                <w:t>e</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r</w:t>
              </w:r>
              <w:r>
                <w:rPr>
                  <w:rFonts w:ascii="Arial" w:eastAsia="Arial" w:hAnsi="Arial" w:cs="Arial"/>
                  <w:color w:val="0462C1"/>
                  <w:spacing w:val="-1"/>
                  <w:position w:val="-1"/>
                  <w:sz w:val="24"/>
                  <w:szCs w:val="24"/>
                  <w:u w:val="thick" w:color="0462C1"/>
                </w:rPr>
                <w:t>.</w:t>
              </w:r>
              <w:r>
                <w:rPr>
                  <w:rFonts w:ascii="Arial" w:eastAsia="Arial" w:hAnsi="Arial" w:cs="Arial"/>
                  <w:color w:val="0462C1"/>
                  <w:position w:val="-1"/>
                  <w:sz w:val="24"/>
                  <w:szCs w:val="24"/>
                  <w:u w:val="thick" w:color="0462C1"/>
                </w:rPr>
                <w:t>m</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hu</w:t>
              </w:r>
              <w:r>
                <w:rPr>
                  <w:rFonts w:ascii="Arial" w:eastAsia="Arial" w:hAnsi="Arial" w:cs="Arial"/>
                  <w:color w:val="0462C1"/>
                  <w:spacing w:val="-3"/>
                  <w:position w:val="-1"/>
                  <w:sz w:val="24"/>
                  <w:szCs w:val="24"/>
                  <w:u w:val="thick" w:color="0462C1"/>
                </w:rPr>
                <w:t>n</w:t>
              </w:r>
              <w:r>
                <w:rPr>
                  <w:rFonts w:ascii="Arial" w:eastAsia="Arial" w:hAnsi="Arial" w:cs="Arial"/>
                  <w:color w:val="0462C1"/>
                  <w:spacing w:val="1"/>
                  <w:position w:val="-1"/>
                  <w:sz w:val="24"/>
                  <w:szCs w:val="24"/>
                  <w:u w:val="thick" w:color="0462C1"/>
                </w:rPr>
                <w:t>g</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a</w:t>
              </w:r>
              <w:r>
                <w:rPr>
                  <w:rFonts w:ascii="Arial" w:eastAsia="Arial" w:hAnsi="Arial" w:cs="Arial"/>
                  <w:color w:val="0462C1"/>
                  <w:position w:val="-1"/>
                  <w:sz w:val="24"/>
                  <w:szCs w:val="24"/>
                  <w:u w:val="thick" w:color="0462C1"/>
                </w:rPr>
                <w:t>c</w:t>
              </w:r>
              <w:r>
                <w:rPr>
                  <w:rFonts w:ascii="Arial" w:eastAsia="Arial" w:hAnsi="Arial" w:cs="Arial"/>
                  <w:color w:val="0462C1"/>
                  <w:spacing w:val="-1"/>
                  <w:position w:val="-1"/>
                  <w:sz w:val="24"/>
                  <w:szCs w:val="24"/>
                  <w:u w:val="thick" w:color="0462C1"/>
                </w:rPr>
                <w:t>.</w:t>
              </w:r>
              <w:r>
                <w:rPr>
                  <w:rFonts w:ascii="Arial" w:eastAsia="Arial" w:hAnsi="Arial" w:cs="Arial"/>
                  <w:color w:val="0462C1"/>
                  <w:spacing w:val="1"/>
                  <w:position w:val="-1"/>
                  <w:sz w:val="24"/>
                  <w:szCs w:val="24"/>
                  <w:u w:val="thick" w:color="0462C1"/>
                </w:rPr>
                <w:t>id</w:t>
              </w:r>
              <w:r>
                <w:rPr>
                  <w:rFonts w:ascii="Arial" w:eastAsia="Arial" w:hAnsi="Arial" w:cs="Arial"/>
                  <w:color w:val="0462C1"/>
                  <w:position w:val="-1"/>
                  <w:sz w:val="24"/>
                  <w:szCs w:val="24"/>
                  <w:u w:val="thick" w:color="0462C1"/>
                </w:rPr>
                <w:t>.</w:t>
              </w:r>
            </w:hyperlink>
          </w:p>
          <w:p w14:paraId="23754D93" w14:textId="77777777" w:rsidR="00936FF5" w:rsidRDefault="00936FF5" w:rsidP="00936FF5">
            <w:pPr>
              <w:spacing w:before="29" w:line="260" w:lineRule="exact"/>
              <w:rPr>
                <w:rFonts w:ascii="Arial" w:eastAsia="Arial" w:hAnsi="Arial" w:cs="Arial"/>
                <w:sz w:val="24"/>
                <w:szCs w:val="24"/>
              </w:rPr>
            </w:pPr>
            <w:r>
              <w:rPr>
                <w:rFonts w:ascii="Arial" w:eastAsia="Arial" w:hAnsi="Arial" w:cs="Arial"/>
                <w:spacing w:val="1"/>
                <w:position w:val="-1"/>
                <w:sz w:val="24"/>
                <w:szCs w:val="24"/>
              </w:rPr>
              <w:t>Con</w:t>
            </w:r>
            <w:r>
              <w:rPr>
                <w:rFonts w:ascii="Arial" w:eastAsia="Arial" w:hAnsi="Arial" w:cs="Arial"/>
                <w:spacing w:val="-1"/>
                <w:position w:val="-1"/>
                <w:sz w:val="24"/>
                <w:szCs w:val="24"/>
              </w:rPr>
              <w:t>t</w:t>
            </w:r>
            <w:r>
              <w:rPr>
                <w:rFonts w:ascii="Arial" w:eastAsia="Arial" w:hAnsi="Arial" w:cs="Arial"/>
                <w:spacing w:val="1"/>
                <w:position w:val="-1"/>
                <w:sz w:val="24"/>
                <w:szCs w:val="24"/>
              </w:rPr>
              <w:t>o</w:t>
            </w:r>
            <w:r>
              <w:rPr>
                <w:rFonts w:ascii="Arial" w:eastAsia="Arial" w:hAnsi="Arial" w:cs="Arial"/>
                <w:position w:val="-1"/>
                <w:sz w:val="24"/>
                <w:szCs w:val="24"/>
              </w:rPr>
              <w:t xml:space="preserve">h </w:t>
            </w:r>
            <w:r w:rsidR="004D7652">
              <w:rPr>
                <w:rFonts w:ascii="Arial" w:eastAsia="Arial" w:hAnsi="Arial" w:cs="Arial"/>
                <w:spacing w:val="1"/>
                <w:position w:val="-1"/>
                <w:sz w:val="24"/>
                <w:szCs w:val="24"/>
              </w:rPr>
              <w:t>x</w:t>
            </w:r>
            <w:r>
              <w:rPr>
                <w:rFonts w:ascii="Arial" w:eastAsia="Arial" w:hAnsi="Arial" w:cs="Arial"/>
                <w:position w:val="-1"/>
                <w:sz w:val="24"/>
                <w:szCs w:val="24"/>
              </w:rPr>
              <w:t>:</w:t>
            </w:r>
            <w:r>
              <w:rPr>
                <w:rFonts w:ascii="Arial" w:eastAsia="Arial" w:hAnsi="Arial" w:cs="Arial"/>
                <w:spacing w:val="-3"/>
                <w:position w:val="-1"/>
                <w:sz w:val="24"/>
                <w:szCs w:val="24"/>
              </w:rPr>
              <w:t xml:space="preserve"> </w:t>
            </w:r>
            <w:r>
              <w:rPr>
                <w:rFonts w:ascii="Arial" w:eastAsia="Arial" w:hAnsi="Arial" w:cs="Arial"/>
                <w:spacing w:val="-1"/>
                <w:position w:val="-1"/>
                <w:sz w:val="24"/>
                <w:szCs w:val="24"/>
              </w:rPr>
              <w:t>F</w:t>
            </w:r>
            <w:r>
              <w:rPr>
                <w:rFonts w:ascii="Arial" w:eastAsia="Arial" w:hAnsi="Arial" w:cs="Arial"/>
                <w:spacing w:val="1"/>
                <w:position w:val="-1"/>
                <w:sz w:val="24"/>
                <w:szCs w:val="24"/>
              </w:rPr>
              <w:t>o</w:t>
            </w:r>
            <w:r>
              <w:rPr>
                <w:rFonts w:ascii="Arial" w:eastAsia="Arial" w:hAnsi="Arial" w:cs="Arial"/>
                <w:position w:val="-1"/>
                <w:sz w:val="24"/>
                <w:szCs w:val="24"/>
              </w:rPr>
              <w:t>rm</w:t>
            </w:r>
            <w:r>
              <w:rPr>
                <w:rFonts w:ascii="Arial" w:eastAsia="Arial" w:hAnsi="Arial" w:cs="Arial"/>
                <w:spacing w:val="1"/>
                <w:position w:val="-1"/>
                <w:sz w:val="24"/>
                <w:szCs w:val="24"/>
              </w:rPr>
              <w:t>u</w:t>
            </w:r>
            <w:r>
              <w:rPr>
                <w:rFonts w:ascii="Arial" w:eastAsia="Arial" w:hAnsi="Arial" w:cs="Arial"/>
                <w:spacing w:val="-3"/>
                <w:position w:val="-1"/>
                <w:sz w:val="24"/>
                <w:szCs w:val="24"/>
              </w:rPr>
              <w:t>l</w:t>
            </w:r>
            <w:r>
              <w:rPr>
                <w:rFonts w:ascii="Arial" w:eastAsia="Arial" w:hAnsi="Arial" w:cs="Arial"/>
                <w:spacing w:val="1"/>
                <w:position w:val="-1"/>
                <w:sz w:val="24"/>
                <w:szCs w:val="24"/>
              </w:rPr>
              <w:t>i</w:t>
            </w:r>
            <w:r>
              <w:rPr>
                <w:rFonts w:ascii="Arial" w:eastAsia="Arial" w:hAnsi="Arial" w:cs="Arial"/>
                <w:position w:val="-1"/>
                <w:sz w:val="24"/>
                <w:szCs w:val="24"/>
              </w:rPr>
              <w:t>r</w:t>
            </w:r>
            <w:r>
              <w:rPr>
                <w:rFonts w:ascii="Arial" w:eastAsia="Arial" w:hAnsi="Arial" w:cs="Arial"/>
                <w:spacing w:val="-1"/>
                <w:position w:val="-1"/>
                <w:sz w:val="24"/>
                <w:szCs w:val="24"/>
              </w:rPr>
              <w:t xml:space="preserve"> </w:t>
            </w:r>
            <w:r>
              <w:rPr>
                <w:rFonts w:ascii="Arial" w:eastAsia="Arial" w:hAnsi="Arial" w:cs="Arial"/>
                <w:spacing w:val="1"/>
                <w:position w:val="-1"/>
                <w:sz w:val="24"/>
                <w:szCs w:val="24"/>
              </w:rPr>
              <w:t>u</w:t>
            </w:r>
            <w:r>
              <w:rPr>
                <w:rFonts w:ascii="Arial" w:eastAsia="Arial" w:hAnsi="Arial" w:cs="Arial"/>
                <w:position w:val="-1"/>
                <w:sz w:val="24"/>
                <w:szCs w:val="24"/>
              </w:rPr>
              <w:t>s</w:t>
            </w:r>
            <w:r>
              <w:rPr>
                <w:rFonts w:ascii="Arial" w:eastAsia="Arial" w:hAnsi="Arial" w:cs="Arial"/>
                <w:spacing w:val="1"/>
                <w:position w:val="-1"/>
                <w:sz w:val="24"/>
                <w:szCs w:val="24"/>
              </w:rPr>
              <w:t>ul</w:t>
            </w:r>
            <w:r>
              <w:rPr>
                <w:rFonts w:ascii="Arial" w:eastAsia="Arial" w:hAnsi="Arial" w:cs="Arial"/>
                <w:spacing w:val="-3"/>
                <w:position w:val="-1"/>
                <w:sz w:val="24"/>
                <w:szCs w:val="24"/>
              </w:rPr>
              <w:t>a</w:t>
            </w:r>
            <w:r>
              <w:rPr>
                <w:rFonts w:ascii="Arial" w:eastAsia="Arial" w:hAnsi="Arial" w:cs="Arial"/>
                <w:position w:val="-1"/>
                <w:sz w:val="24"/>
                <w:szCs w:val="24"/>
              </w:rPr>
              <w:t xml:space="preserve">n </w:t>
            </w:r>
            <w:r>
              <w:rPr>
                <w:rFonts w:ascii="Arial" w:eastAsia="Arial" w:hAnsi="Arial" w:cs="Arial"/>
                <w:spacing w:val="1"/>
                <w:position w:val="-1"/>
                <w:sz w:val="24"/>
                <w:szCs w:val="24"/>
              </w:rPr>
              <w:t>pe</w:t>
            </w:r>
            <w:r>
              <w:rPr>
                <w:rFonts w:ascii="Arial" w:eastAsia="Arial" w:hAnsi="Arial" w:cs="Arial"/>
                <w:spacing w:val="-3"/>
                <w:position w:val="-1"/>
                <w:sz w:val="24"/>
                <w:szCs w:val="24"/>
              </w:rPr>
              <w:t>n</w:t>
            </w:r>
            <w:r>
              <w:rPr>
                <w:rFonts w:ascii="Arial" w:eastAsia="Arial" w:hAnsi="Arial" w:cs="Arial"/>
                <w:spacing w:val="1"/>
                <w:position w:val="-1"/>
                <w:sz w:val="24"/>
                <w:szCs w:val="24"/>
              </w:rPr>
              <w:t>eli</w:t>
            </w:r>
            <w:r>
              <w:rPr>
                <w:rFonts w:ascii="Arial" w:eastAsia="Arial" w:hAnsi="Arial" w:cs="Arial"/>
                <w:spacing w:val="-1"/>
                <w:position w:val="-1"/>
                <w:sz w:val="24"/>
                <w:szCs w:val="24"/>
              </w:rPr>
              <w:t>t</w:t>
            </w:r>
            <w:r>
              <w:rPr>
                <w:rFonts w:ascii="Arial" w:eastAsia="Arial" w:hAnsi="Arial" w:cs="Arial"/>
                <w:spacing w:val="-3"/>
                <w:position w:val="-1"/>
                <w:sz w:val="24"/>
                <w:szCs w:val="24"/>
              </w:rPr>
              <w:t>i</w:t>
            </w:r>
            <w:r>
              <w:rPr>
                <w:rFonts w:ascii="Arial" w:eastAsia="Arial" w:hAnsi="Arial" w:cs="Arial"/>
                <w:spacing w:val="1"/>
                <w:position w:val="-1"/>
                <w:sz w:val="24"/>
                <w:szCs w:val="24"/>
              </w:rPr>
              <w:t>a</w:t>
            </w:r>
            <w:r>
              <w:rPr>
                <w:rFonts w:ascii="Arial" w:eastAsia="Arial" w:hAnsi="Arial" w:cs="Arial"/>
                <w:position w:val="-1"/>
                <w:sz w:val="24"/>
                <w:szCs w:val="24"/>
              </w:rPr>
              <w:t>n</w:t>
            </w:r>
          </w:p>
          <w:p w14:paraId="662DD3F2" w14:textId="77777777" w:rsidR="00936FF5" w:rsidRDefault="00936FF5" w:rsidP="00936FF5">
            <w:pPr>
              <w:spacing w:line="200" w:lineRule="exact"/>
            </w:pPr>
          </w:p>
          <w:p w14:paraId="0728D910" w14:textId="77777777" w:rsidR="00936FF5" w:rsidRDefault="004D7652" w:rsidP="00936FF5">
            <w:pPr>
              <w:ind w:right="2115"/>
              <w:rPr>
                <w:rFonts w:ascii="Arial" w:eastAsia="Arial" w:hAnsi="Arial" w:cs="Arial"/>
                <w:sz w:val="24"/>
                <w:szCs w:val="24"/>
              </w:rPr>
            </w:pPr>
            <w:r>
              <w:rPr>
                <w:noProof/>
              </w:rPr>
              <w:drawing>
                <wp:inline distT="0" distB="0" distL="0" distR="0" wp14:anchorId="4657238D" wp14:editId="17FB9FEF">
                  <wp:extent cx="4429125" cy="22002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1a.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448991" cy="2210129"/>
                          </a:xfrm>
                          <a:prstGeom prst="rect">
                            <a:avLst/>
                          </a:prstGeom>
                        </pic:spPr>
                      </pic:pic>
                    </a:graphicData>
                  </a:graphic>
                </wp:inline>
              </w:drawing>
            </w:r>
          </w:p>
          <w:p w14:paraId="451BEEBD" w14:textId="77777777" w:rsidR="004D7652" w:rsidRDefault="004D7652" w:rsidP="00936FF5">
            <w:pPr>
              <w:ind w:right="2115"/>
              <w:rPr>
                <w:rFonts w:ascii="Arial" w:eastAsia="Arial" w:hAnsi="Arial" w:cs="Arial"/>
                <w:sz w:val="24"/>
                <w:szCs w:val="24"/>
              </w:rPr>
            </w:pPr>
          </w:p>
          <w:p w14:paraId="5BA29DC7" w14:textId="77777777" w:rsidR="004D7652" w:rsidRDefault="004D7652" w:rsidP="004D7652">
            <w:pPr>
              <w:rPr>
                <w:rFonts w:ascii="Arial" w:hAnsi="Arial" w:cs="Arial"/>
                <w:sz w:val="24"/>
              </w:rPr>
            </w:pPr>
            <w:r w:rsidRPr="004D7652">
              <w:rPr>
                <w:rFonts w:ascii="Arial" w:hAnsi="Arial" w:cs="Arial"/>
                <w:sz w:val="24"/>
              </w:rPr>
              <w:t xml:space="preserve">Formulir pengajuan proposal pengabdian kepada masyarakat, penilaian proposal hibah pengabdian kepada masyarakat oleh dosen dapat dilakukan di sistem informasi </w:t>
            </w:r>
            <w:hyperlink r:id="rId29" w:history="1">
              <w:r w:rsidRPr="004D7652">
                <w:rPr>
                  <w:rStyle w:val="Hyperlink"/>
                  <w:rFonts w:ascii="Arial" w:eastAsiaTheme="majorEastAsia" w:hAnsi="Arial" w:cs="Arial"/>
                  <w:sz w:val="24"/>
                </w:rPr>
                <w:t>https://semar.machung.ac.id</w:t>
              </w:r>
            </w:hyperlink>
            <w:r w:rsidRPr="004D7652">
              <w:rPr>
                <w:rFonts w:ascii="Arial" w:hAnsi="Arial" w:cs="Arial"/>
                <w:sz w:val="24"/>
              </w:rPr>
              <w:t xml:space="preserve"> </w:t>
            </w:r>
          </w:p>
          <w:p w14:paraId="088BC253" w14:textId="77777777" w:rsidR="004D7652" w:rsidRDefault="004D7652" w:rsidP="004D7652">
            <w:pPr>
              <w:rPr>
                <w:rFonts w:ascii="Arial" w:hAnsi="Arial" w:cs="Arial"/>
                <w:sz w:val="24"/>
              </w:rPr>
            </w:pPr>
          </w:p>
          <w:p w14:paraId="74AA9442" w14:textId="77777777" w:rsidR="004D7652" w:rsidRPr="004D7652" w:rsidRDefault="004D7652" w:rsidP="004D7652">
            <w:pPr>
              <w:rPr>
                <w:rFonts w:ascii="Arial" w:hAnsi="Arial" w:cs="Arial"/>
                <w:sz w:val="24"/>
              </w:rPr>
            </w:pPr>
            <w:r>
              <w:rPr>
                <w:noProof/>
              </w:rPr>
              <w:drawing>
                <wp:inline distT="0" distB="0" distL="0" distR="0" wp14:anchorId="2B3340C8" wp14:editId="684911E5">
                  <wp:extent cx="4566737" cy="2179143"/>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1b.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60831" cy="2224042"/>
                          </a:xfrm>
                          <a:prstGeom prst="rect">
                            <a:avLst/>
                          </a:prstGeom>
                        </pic:spPr>
                      </pic:pic>
                    </a:graphicData>
                  </a:graphic>
                </wp:inline>
              </w:drawing>
            </w:r>
          </w:p>
          <w:p w14:paraId="4F06AB53" w14:textId="77777777" w:rsidR="004D7652" w:rsidRDefault="004D7652" w:rsidP="00936FF5">
            <w:pPr>
              <w:ind w:right="2115"/>
              <w:rPr>
                <w:rFonts w:ascii="Arial" w:eastAsia="Arial" w:hAnsi="Arial" w:cs="Arial"/>
                <w:sz w:val="24"/>
                <w:szCs w:val="24"/>
              </w:rPr>
            </w:pPr>
          </w:p>
          <w:p w14:paraId="4DE77907" w14:textId="77777777" w:rsidR="004D7652" w:rsidRDefault="004D7652" w:rsidP="00936FF5">
            <w:pPr>
              <w:ind w:right="2115"/>
              <w:rPr>
                <w:rFonts w:ascii="Arial" w:eastAsia="Arial" w:hAnsi="Arial" w:cs="Arial"/>
                <w:sz w:val="24"/>
                <w:szCs w:val="24"/>
              </w:rPr>
            </w:pPr>
          </w:p>
        </w:tc>
      </w:tr>
    </w:tbl>
    <w:p w14:paraId="536806E8" w14:textId="77777777" w:rsidR="007478E8" w:rsidRDefault="007478E8" w:rsidP="00DB0FF4">
      <w:pPr>
        <w:spacing w:before="1" w:line="277" w:lineRule="auto"/>
        <w:ind w:right="62"/>
        <w:rPr>
          <w:rFonts w:ascii="Arial" w:eastAsia="Arial" w:hAnsi="Arial" w:cs="Arial"/>
          <w:sz w:val="24"/>
          <w:szCs w:val="24"/>
        </w:rPr>
      </w:pPr>
    </w:p>
    <w:p w14:paraId="58DDC3F4" w14:textId="77777777" w:rsidR="006341DF" w:rsidRDefault="006341DF" w:rsidP="00DB0FF4">
      <w:pPr>
        <w:spacing w:before="1" w:line="277" w:lineRule="auto"/>
        <w:ind w:right="62"/>
        <w:rPr>
          <w:rFonts w:ascii="Arial" w:eastAsia="Arial" w:hAnsi="Arial" w:cs="Arial"/>
          <w:sz w:val="24"/>
          <w:szCs w:val="24"/>
        </w:rPr>
        <w:sectPr w:rsidR="006341DF">
          <w:pgSz w:w="11920" w:h="16840"/>
          <w:pgMar w:top="1560" w:right="1140" w:bottom="280" w:left="1440" w:header="0" w:footer="821" w:gutter="0"/>
          <w:cols w:space="720"/>
        </w:sectPr>
      </w:pPr>
    </w:p>
    <w:p w14:paraId="4EB34108" w14:textId="77777777" w:rsidR="00855DAC" w:rsidRDefault="00855DAC" w:rsidP="00DB0FF4">
      <w:pPr>
        <w:spacing w:before="1" w:line="277" w:lineRule="auto"/>
        <w:ind w:right="62"/>
        <w:rPr>
          <w:rFonts w:ascii="Arial" w:eastAsia="Arial" w:hAnsi="Arial" w:cs="Arial"/>
          <w:i/>
          <w:color w:val="5B9BD5" w:themeColor="accent1"/>
          <w:sz w:val="24"/>
          <w:szCs w:val="24"/>
        </w:rPr>
      </w:pPr>
      <w:r w:rsidRPr="0085320D">
        <w:rPr>
          <w:rFonts w:ascii="Arial" w:eastAsia="Arial" w:hAnsi="Arial" w:cs="Arial"/>
          <w:i/>
          <w:color w:val="C00000"/>
          <w:sz w:val="24"/>
          <w:szCs w:val="24"/>
        </w:rPr>
        <w:lastRenderedPageBreak/>
        <w:t>k</w:t>
      </w:r>
      <w:r w:rsidRPr="0085320D">
        <w:rPr>
          <w:rFonts w:ascii="Arial" w:eastAsia="Arial" w:hAnsi="Arial" w:cs="Arial"/>
          <w:i/>
          <w:color w:val="C00000"/>
          <w:spacing w:val="1"/>
          <w:sz w:val="24"/>
          <w:szCs w:val="24"/>
        </w:rPr>
        <w:t>ebe</w:t>
      </w:r>
      <w:r w:rsidRPr="0085320D">
        <w:rPr>
          <w:rFonts w:ascii="Arial" w:eastAsia="Arial" w:hAnsi="Arial" w:cs="Arial"/>
          <w:i/>
          <w:color w:val="C00000"/>
          <w:sz w:val="24"/>
          <w:szCs w:val="24"/>
        </w:rPr>
        <w:t>r</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da</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19"/>
          <w:sz w:val="24"/>
          <w:szCs w:val="24"/>
        </w:rPr>
        <w:t xml:space="preserve"> </w:t>
      </w:r>
      <w:r w:rsidRPr="0085320D">
        <w:rPr>
          <w:rFonts w:ascii="Arial" w:eastAsia="Arial" w:hAnsi="Arial" w:cs="Arial"/>
          <w:i/>
          <w:color w:val="C00000"/>
          <w:sz w:val="24"/>
          <w:szCs w:val="24"/>
        </w:rPr>
        <w:t>re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 xml:space="preserve">a </w:t>
      </w:r>
      <w:r w:rsidRPr="0085320D">
        <w:rPr>
          <w:rFonts w:ascii="Arial" w:eastAsia="Arial" w:hAnsi="Arial" w:cs="Arial"/>
          <w:i/>
          <w:color w:val="C00000"/>
          <w:spacing w:val="16"/>
          <w:sz w:val="24"/>
          <w:szCs w:val="24"/>
        </w:rPr>
        <w:t xml:space="preserve"> </w:t>
      </w:r>
      <w:r w:rsidRPr="0085320D">
        <w:rPr>
          <w:rFonts w:ascii="Arial" w:eastAsia="Arial" w:hAnsi="Arial" w:cs="Arial"/>
          <w:i/>
          <w:color w:val="C00000"/>
          <w:sz w:val="24"/>
          <w:szCs w:val="24"/>
        </w:rPr>
        <w:t>i</w:t>
      </w:r>
      <w:r w:rsidRPr="0085320D">
        <w:rPr>
          <w:rFonts w:ascii="Arial" w:eastAsia="Arial" w:hAnsi="Arial" w:cs="Arial"/>
          <w:i/>
          <w:color w:val="C00000"/>
          <w:spacing w:val="1"/>
          <w:sz w:val="24"/>
          <w:szCs w:val="24"/>
        </w:rPr>
        <w:t>mp</w:t>
      </w:r>
      <w:r w:rsidRPr="0085320D">
        <w:rPr>
          <w:rFonts w:ascii="Arial" w:eastAsia="Arial" w:hAnsi="Arial" w:cs="Arial"/>
          <w:i/>
          <w:color w:val="C00000"/>
          <w:sz w:val="24"/>
          <w:szCs w:val="24"/>
        </w:rPr>
        <w:t>l</w:t>
      </w:r>
      <w:r w:rsidRPr="0085320D">
        <w:rPr>
          <w:rFonts w:ascii="Arial" w:eastAsia="Arial" w:hAnsi="Arial" w:cs="Arial"/>
          <w:i/>
          <w:color w:val="C00000"/>
          <w:spacing w:val="-2"/>
          <w:sz w:val="24"/>
          <w:szCs w:val="24"/>
        </w:rPr>
        <w:t>e</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t</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si </w:t>
      </w:r>
      <w:r w:rsidRPr="0085320D">
        <w:rPr>
          <w:rFonts w:ascii="Arial" w:eastAsia="Arial" w:hAnsi="Arial" w:cs="Arial"/>
          <w:i/>
          <w:color w:val="C00000"/>
          <w:spacing w:val="18"/>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j</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m</w:t>
      </w:r>
      <w:r w:rsidRPr="0085320D">
        <w:rPr>
          <w:rFonts w:ascii="Arial" w:eastAsia="Arial" w:hAnsi="Arial" w:cs="Arial"/>
          <w:i/>
          <w:color w:val="C00000"/>
          <w:sz w:val="24"/>
          <w:szCs w:val="24"/>
        </w:rPr>
        <w:t>in</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16"/>
          <w:sz w:val="24"/>
          <w:szCs w:val="24"/>
        </w:rPr>
        <w:t xml:space="preserve"> </w:t>
      </w:r>
      <w:r w:rsidRPr="0085320D">
        <w:rPr>
          <w:rFonts w:ascii="Arial" w:eastAsia="Arial" w:hAnsi="Arial" w:cs="Arial"/>
          <w:i/>
          <w:color w:val="C00000"/>
          <w:spacing w:val="1"/>
          <w:sz w:val="24"/>
          <w:szCs w:val="24"/>
        </w:rPr>
        <w:t>mu</w:t>
      </w:r>
      <w:r w:rsidRPr="0085320D">
        <w:rPr>
          <w:rFonts w:ascii="Arial" w:eastAsia="Arial" w:hAnsi="Arial" w:cs="Arial"/>
          <w:i/>
          <w:color w:val="C00000"/>
          <w:spacing w:val="-2"/>
          <w:sz w:val="24"/>
          <w:szCs w:val="24"/>
        </w:rPr>
        <w:t>t</w:t>
      </w:r>
      <w:r w:rsidRPr="0085320D">
        <w:rPr>
          <w:rFonts w:ascii="Arial" w:eastAsia="Arial" w:hAnsi="Arial" w:cs="Arial"/>
          <w:i/>
          <w:color w:val="C00000"/>
          <w:sz w:val="24"/>
          <w:szCs w:val="24"/>
        </w:rPr>
        <w:t xml:space="preserve">u </w:t>
      </w:r>
      <w:r w:rsidRPr="0085320D">
        <w:rPr>
          <w:rFonts w:ascii="Arial" w:eastAsia="Arial" w:hAnsi="Arial" w:cs="Arial"/>
          <w:i/>
          <w:color w:val="C00000"/>
          <w:spacing w:val="19"/>
          <w:sz w:val="24"/>
          <w:szCs w:val="24"/>
        </w:rPr>
        <w:t xml:space="preserve"> </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 xml:space="preserve">g </w:t>
      </w:r>
      <w:r w:rsidRPr="0085320D">
        <w:rPr>
          <w:rFonts w:ascii="Arial" w:eastAsia="Arial" w:hAnsi="Arial" w:cs="Arial"/>
          <w:i/>
          <w:color w:val="C00000"/>
          <w:spacing w:val="17"/>
          <w:sz w:val="24"/>
          <w:szCs w:val="24"/>
        </w:rPr>
        <w:t xml:space="preserve"> </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up</w:t>
      </w:r>
      <w:r w:rsidRPr="0085320D">
        <w:rPr>
          <w:rFonts w:ascii="Arial" w:eastAsia="Arial" w:hAnsi="Arial" w:cs="Arial"/>
          <w:i/>
          <w:color w:val="C00000"/>
          <w:sz w:val="24"/>
          <w:szCs w:val="24"/>
        </w:rPr>
        <w:t>:</w:t>
      </w:r>
      <w:r w:rsidR="00DB0FF4" w:rsidRPr="0085320D">
        <w:rPr>
          <w:rFonts w:ascii="Arial" w:eastAsia="Arial" w:hAnsi="Arial" w:cs="Arial"/>
          <w:i/>
          <w:color w:val="C00000"/>
          <w:sz w:val="24"/>
          <w:szCs w:val="24"/>
        </w:rPr>
        <w:t xml:space="preserve"> </w:t>
      </w:r>
      <w:r w:rsidRPr="0085320D">
        <w:rPr>
          <w:rFonts w:ascii="Arial" w:eastAsia="Arial" w:hAnsi="Arial" w:cs="Arial"/>
          <w:i/>
          <w:color w:val="C00000"/>
          <w:sz w:val="24"/>
          <w:szCs w:val="24"/>
        </w:rPr>
        <w:t>strat</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 xml:space="preserve">i, </w:t>
      </w:r>
      <w:r w:rsidRPr="0085320D">
        <w:rPr>
          <w:rFonts w:ascii="Arial" w:eastAsia="Arial" w:hAnsi="Arial" w:cs="Arial"/>
          <w:i/>
          <w:color w:val="C00000"/>
          <w:spacing w:val="28"/>
          <w:sz w:val="24"/>
          <w:szCs w:val="24"/>
        </w:rPr>
        <w:t xml:space="preserve"> </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eb</w:t>
      </w:r>
      <w:r w:rsidRPr="0085320D">
        <w:rPr>
          <w:rFonts w:ascii="Arial" w:eastAsia="Arial" w:hAnsi="Arial" w:cs="Arial"/>
          <w:i/>
          <w:color w:val="C00000"/>
          <w:sz w:val="24"/>
          <w:szCs w:val="24"/>
        </w:rPr>
        <w:t>i</w:t>
      </w:r>
      <w:r w:rsidRPr="0085320D">
        <w:rPr>
          <w:rFonts w:ascii="Arial" w:eastAsia="Arial" w:hAnsi="Arial" w:cs="Arial"/>
          <w:i/>
          <w:color w:val="C00000"/>
          <w:spacing w:val="-1"/>
          <w:sz w:val="24"/>
          <w:szCs w:val="24"/>
        </w:rPr>
        <w:t>j</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 xml:space="preserve">,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em</w:t>
      </w:r>
      <w:r w:rsidRPr="0085320D">
        <w:rPr>
          <w:rFonts w:ascii="Arial" w:eastAsia="Arial" w:hAnsi="Arial" w:cs="Arial"/>
          <w:i/>
          <w:color w:val="C00000"/>
          <w:spacing w:val="-1"/>
          <w:sz w:val="24"/>
          <w:szCs w:val="24"/>
        </w:rPr>
        <w:t>b</w:t>
      </w:r>
      <w:r w:rsidRPr="0085320D">
        <w:rPr>
          <w:rFonts w:ascii="Arial" w:eastAsia="Arial" w:hAnsi="Arial" w:cs="Arial"/>
          <w:i/>
          <w:color w:val="C00000"/>
          <w:spacing w:val="4"/>
          <w:sz w:val="24"/>
          <w:szCs w:val="24"/>
        </w:rPr>
        <w:t>e</w:t>
      </w:r>
      <w:r w:rsidRPr="0085320D">
        <w:rPr>
          <w:rFonts w:ascii="Arial" w:eastAsia="Arial" w:hAnsi="Arial" w:cs="Arial"/>
          <w:i/>
          <w:color w:val="C00000"/>
          <w:sz w:val="24"/>
          <w:szCs w:val="24"/>
        </w:rPr>
        <w:t>rd</w:t>
      </w:r>
      <w:r w:rsidRPr="0085320D">
        <w:rPr>
          <w:rFonts w:ascii="Arial" w:eastAsia="Arial" w:hAnsi="Arial" w:cs="Arial"/>
          <w:i/>
          <w:color w:val="C00000"/>
          <w:spacing w:val="1"/>
          <w:sz w:val="24"/>
          <w:szCs w:val="24"/>
        </w:rPr>
        <w:t>a</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1"/>
          <w:sz w:val="24"/>
          <w:szCs w:val="24"/>
        </w:rPr>
        <w:t>pa</w:t>
      </w:r>
      <w:r w:rsidRPr="0085320D">
        <w:rPr>
          <w:rFonts w:ascii="Arial" w:eastAsia="Arial" w:hAnsi="Arial" w:cs="Arial"/>
          <w:i/>
          <w:color w:val="C00000"/>
          <w:sz w:val="24"/>
          <w:szCs w:val="24"/>
        </w:rPr>
        <w:t xml:space="preserve">ra </w:t>
      </w:r>
      <w:r w:rsidRPr="0085320D">
        <w:rPr>
          <w:rFonts w:ascii="Arial" w:eastAsia="Arial" w:hAnsi="Arial" w:cs="Arial"/>
          <w:i/>
          <w:color w:val="C00000"/>
          <w:spacing w:val="25"/>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em</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 xml:space="preserve">ku </w:t>
      </w:r>
      <w:r w:rsidRPr="0085320D">
        <w:rPr>
          <w:rFonts w:ascii="Arial" w:eastAsia="Arial" w:hAnsi="Arial" w:cs="Arial"/>
          <w:i/>
          <w:color w:val="C00000"/>
          <w:spacing w:val="28"/>
          <w:sz w:val="24"/>
          <w:szCs w:val="24"/>
        </w:rPr>
        <w:t xml:space="preserve"> </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e</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en</w:t>
      </w:r>
      <w:r w:rsidRPr="0085320D">
        <w:rPr>
          <w:rFonts w:ascii="Arial" w:eastAsia="Arial" w:hAnsi="Arial" w:cs="Arial"/>
          <w:i/>
          <w:color w:val="C00000"/>
          <w:sz w:val="24"/>
          <w:szCs w:val="24"/>
        </w:rPr>
        <w:t>t</w:t>
      </w:r>
      <w:r w:rsidRPr="0085320D">
        <w:rPr>
          <w:rFonts w:ascii="Arial" w:eastAsia="Arial" w:hAnsi="Arial" w:cs="Arial"/>
          <w:i/>
          <w:color w:val="C00000"/>
          <w:spacing w:val="-2"/>
          <w:sz w:val="24"/>
          <w:szCs w:val="24"/>
        </w:rPr>
        <w:t>i</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 xml:space="preserve">n </w:t>
      </w:r>
      <w:r w:rsidRPr="0085320D">
        <w:rPr>
          <w:rFonts w:ascii="Arial" w:eastAsia="Arial" w:hAnsi="Arial" w:cs="Arial"/>
          <w:i/>
          <w:color w:val="C00000"/>
          <w:spacing w:val="26"/>
          <w:sz w:val="24"/>
          <w:szCs w:val="24"/>
        </w:rPr>
        <w:t xml:space="preserve"> </w:t>
      </w:r>
      <w:r w:rsidRPr="0085320D">
        <w:rPr>
          <w:rFonts w:ascii="Arial" w:eastAsia="Arial" w:hAnsi="Arial" w:cs="Arial"/>
          <w:i/>
          <w:color w:val="C00000"/>
          <w:spacing w:val="-2"/>
          <w:sz w:val="24"/>
          <w:szCs w:val="24"/>
        </w:rPr>
        <w:t>y</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 xml:space="preserve">g </w:t>
      </w:r>
      <w:r w:rsidRPr="0085320D">
        <w:rPr>
          <w:rFonts w:ascii="Arial" w:eastAsia="Arial" w:hAnsi="Arial" w:cs="Arial"/>
          <w:i/>
          <w:color w:val="C00000"/>
          <w:spacing w:val="1"/>
          <w:sz w:val="24"/>
          <w:szCs w:val="24"/>
        </w:rPr>
        <w:t>me</w:t>
      </w:r>
      <w:r w:rsidRPr="0085320D">
        <w:rPr>
          <w:rFonts w:ascii="Arial" w:eastAsia="Arial" w:hAnsi="Arial" w:cs="Arial"/>
          <w:i/>
          <w:color w:val="C00000"/>
          <w:sz w:val="24"/>
          <w:szCs w:val="24"/>
        </w:rPr>
        <w:t>r</w:t>
      </w:r>
      <w:r w:rsidRPr="0085320D">
        <w:rPr>
          <w:rFonts w:ascii="Arial" w:eastAsia="Arial" w:hAnsi="Arial" w:cs="Arial"/>
          <w:i/>
          <w:color w:val="C00000"/>
          <w:spacing w:val="-2"/>
          <w:sz w:val="24"/>
          <w:szCs w:val="24"/>
        </w:rPr>
        <w:t>u</w:t>
      </w:r>
      <w:r w:rsidRPr="0085320D">
        <w:rPr>
          <w:rFonts w:ascii="Arial" w:eastAsia="Arial" w:hAnsi="Arial" w:cs="Arial"/>
          <w:i/>
          <w:color w:val="C00000"/>
          <w:spacing w:val="1"/>
          <w:sz w:val="24"/>
          <w:szCs w:val="24"/>
        </w:rPr>
        <w:t>pa</w:t>
      </w:r>
      <w:r w:rsidRPr="0085320D">
        <w:rPr>
          <w:rFonts w:ascii="Arial" w:eastAsia="Arial" w:hAnsi="Arial" w:cs="Arial"/>
          <w:i/>
          <w:color w:val="C00000"/>
          <w:sz w:val="24"/>
          <w:szCs w:val="24"/>
        </w:rPr>
        <w:t>k</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n</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ba</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ian</w:t>
      </w:r>
      <w:r w:rsidRPr="0085320D">
        <w:rPr>
          <w:rFonts w:ascii="Arial" w:eastAsia="Arial" w:hAnsi="Arial" w:cs="Arial"/>
          <w:i/>
          <w:color w:val="C00000"/>
          <w:spacing w:val="-17"/>
          <w:sz w:val="24"/>
          <w:szCs w:val="24"/>
        </w:rPr>
        <w:t xml:space="preserve"> </w:t>
      </w:r>
      <w:r w:rsidRPr="0085320D">
        <w:rPr>
          <w:rFonts w:ascii="Arial" w:eastAsia="Arial" w:hAnsi="Arial" w:cs="Arial"/>
          <w:i/>
          <w:color w:val="C00000"/>
          <w:spacing w:val="1"/>
          <w:sz w:val="24"/>
          <w:szCs w:val="24"/>
        </w:rPr>
        <w:t>da</w:t>
      </w:r>
      <w:r w:rsidRPr="0085320D">
        <w:rPr>
          <w:rFonts w:ascii="Arial" w:eastAsia="Arial" w:hAnsi="Arial" w:cs="Arial"/>
          <w:i/>
          <w:color w:val="C00000"/>
          <w:sz w:val="24"/>
          <w:szCs w:val="24"/>
        </w:rPr>
        <w:t>ri</w:t>
      </w:r>
      <w:r w:rsidRPr="0085320D">
        <w:rPr>
          <w:rFonts w:ascii="Arial" w:eastAsia="Arial" w:hAnsi="Arial" w:cs="Arial"/>
          <w:i/>
          <w:color w:val="C00000"/>
          <w:spacing w:val="-20"/>
          <w:sz w:val="24"/>
          <w:szCs w:val="24"/>
        </w:rPr>
        <w:t xml:space="preserve"> </w:t>
      </w:r>
      <w:r w:rsidRPr="0085320D">
        <w:rPr>
          <w:rFonts w:ascii="Arial" w:eastAsia="Arial" w:hAnsi="Arial" w:cs="Arial"/>
          <w:i/>
          <w:color w:val="C00000"/>
          <w:sz w:val="24"/>
          <w:szCs w:val="24"/>
        </w:rPr>
        <w:t>re</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c</w:t>
      </w:r>
      <w:r w:rsidRPr="0085320D">
        <w:rPr>
          <w:rFonts w:ascii="Arial" w:eastAsia="Arial" w:hAnsi="Arial" w:cs="Arial"/>
          <w:i/>
          <w:color w:val="C00000"/>
          <w:spacing w:val="1"/>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z w:val="24"/>
          <w:szCs w:val="24"/>
        </w:rPr>
        <w:t>a</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z w:val="24"/>
          <w:szCs w:val="24"/>
        </w:rPr>
        <w:t>ja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ka</w:t>
      </w:r>
      <w:r w:rsidRPr="0085320D">
        <w:rPr>
          <w:rFonts w:ascii="Arial" w:eastAsia="Arial" w:hAnsi="Arial" w:cs="Arial"/>
          <w:i/>
          <w:color w:val="C00000"/>
          <w:spacing w:val="-18"/>
          <w:sz w:val="24"/>
          <w:szCs w:val="24"/>
        </w:rPr>
        <w:t xml:space="preserve"> </w:t>
      </w:r>
      <w:r w:rsidRPr="0085320D">
        <w:rPr>
          <w:rFonts w:ascii="Arial" w:eastAsia="Arial" w:hAnsi="Arial" w:cs="Arial"/>
          <w:i/>
          <w:color w:val="C00000"/>
          <w:spacing w:val="1"/>
          <w:sz w:val="24"/>
          <w:szCs w:val="24"/>
        </w:rPr>
        <w:t>me</w:t>
      </w:r>
      <w:r w:rsidRPr="0085320D">
        <w:rPr>
          <w:rFonts w:ascii="Arial" w:eastAsia="Arial" w:hAnsi="Arial" w:cs="Arial"/>
          <w:i/>
          <w:color w:val="C00000"/>
          <w:spacing w:val="-1"/>
          <w:sz w:val="24"/>
          <w:szCs w:val="24"/>
        </w:rPr>
        <w:t>ne</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pacing w:val="1"/>
          <w:sz w:val="24"/>
          <w:szCs w:val="24"/>
        </w:rPr>
        <w:t>a</w:t>
      </w:r>
      <w:r w:rsidRPr="0085320D">
        <w:rPr>
          <w:rFonts w:ascii="Arial" w:eastAsia="Arial" w:hAnsi="Arial" w:cs="Arial"/>
          <w:i/>
          <w:color w:val="C00000"/>
          <w:sz w:val="24"/>
          <w:szCs w:val="24"/>
        </w:rPr>
        <w:t>h</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m</w:t>
      </w:r>
      <w:r w:rsidRPr="0085320D">
        <w:rPr>
          <w:rFonts w:ascii="Arial" w:eastAsia="Arial" w:hAnsi="Arial" w:cs="Arial"/>
          <w:i/>
          <w:color w:val="C00000"/>
          <w:spacing w:val="1"/>
          <w:sz w:val="24"/>
          <w:szCs w:val="24"/>
        </w:rPr>
        <w:t>au</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u</w:t>
      </w:r>
      <w:r w:rsidRPr="0085320D">
        <w:rPr>
          <w:rFonts w:ascii="Arial" w:eastAsia="Arial" w:hAnsi="Arial" w:cs="Arial"/>
          <w:i/>
          <w:color w:val="C00000"/>
          <w:sz w:val="24"/>
          <w:szCs w:val="24"/>
        </w:rPr>
        <w:t>n</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z w:val="24"/>
          <w:szCs w:val="24"/>
        </w:rPr>
        <w:t>j</w:t>
      </w:r>
      <w:r w:rsidRPr="0085320D">
        <w:rPr>
          <w:rFonts w:ascii="Arial" w:eastAsia="Arial" w:hAnsi="Arial" w:cs="Arial"/>
          <w:i/>
          <w:color w:val="C00000"/>
          <w:spacing w:val="-2"/>
          <w:sz w:val="24"/>
          <w:szCs w:val="24"/>
        </w:rPr>
        <w:t>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85320D">
        <w:rPr>
          <w:rFonts w:ascii="Arial" w:eastAsia="Arial" w:hAnsi="Arial" w:cs="Arial"/>
          <w:i/>
          <w:color w:val="C00000"/>
          <w:sz w:val="24"/>
          <w:szCs w:val="24"/>
        </w:rPr>
        <w:t>ka</w:t>
      </w:r>
      <w:r w:rsidRPr="0085320D">
        <w:rPr>
          <w:rFonts w:ascii="Arial" w:eastAsia="Arial" w:hAnsi="Arial" w:cs="Arial"/>
          <w:i/>
          <w:color w:val="C00000"/>
          <w:spacing w:val="-15"/>
          <w:sz w:val="24"/>
          <w:szCs w:val="24"/>
        </w:rPr>
        <w:t xml:space="preserve"> </w:t>
      </w:r>
      <w:r w:rsidRPr="0085320D">
        <w:rPr>
          <w:rFonts w:ascii="Arial" w:eastAsia="Arial" w:hAnsi="Arial" w:cs="Arial"/>
          <w:i/>
          <w:color w:val="C00000"/>
          <w:spacing w:val="-1"/>
          <w:sz w:val="24"/>
          <w:szCs w:val="24"/>
        </w:rPr>
        <w:t>p</w:t>
      </w:r>
      <w:r w:rsidRPr="0085320D">
        <w:rPr>
          <w:rFonts w:ascii="Arial" w:eastAsia="Arial" w:hAnsi="Arial" w:cs="Arial"/>
          <w:i/>
          <w:color w:val="C00000"/>
          <w:spacing w:val="1"/>
          <w:sz w:val="24"/>
          <w:szCs w:val="24"/>
        </w:rPr>
        <w:t>an</w:t>
      </w:r>
      <w:r w:rsidRPr="0085320D">
        <w:rPr>
          <w:rFonts w:ascii="Arial" w:eastAsia="Arial" w:hAnsi="Arial" w:cs="Arial"/>
          <w:i/>
          <w:color w:val="C00000"/>
          <w:sz w:val="24"/>
          <w:szCs w:val="24"/>
        </w:rPr>
        <w:t>ja</w:t>
      </w:r>
      <w:r w:rsidRPr="0085320D">
        <w:rPr>
          <w:rFonts w:ascii="Arial" w:eastAsia="Arial" w:hAnsi="Arial" w:cs="Arial"/>
          <w:i/>
          <w:color w:val="C00000"/>
          <w:spacing w:val="1"/>
          <w:sz w:val="24"/>
          <w:szCs w:val="24"/>
        </w:rPr>
        <w:t>n</w:t>
      </w:r>
      <w:r w:rsidRPr="0085320D">
        <w:rPr>
          <w:rFonts w:ascii="Arial" w:eastAsia="Arial" w:hAnsi="Arial" w:cs="Arial"/>
          <w:i/>
          <w:color w:val="C00000"/>
          <w:spacing w:val="-1"/>
          <w:sz w:val="24"/>
          <w:szCs w:val="24"/>
        </w:rPr>
        <w:t>g</w:t>
      </w:r>
      <w:r w:rsidRPr="00DB0FF4">
        <w:rPr>
          <w:rFonts w:ascii="Arial" w:eastAsia="Arial" w:hAnsi="Arial" w:cs="Arial"/>
          <w:i/>
          <w:color w:val="5B9BD5" w:themeColor="accent1"/>
          <w:sz w:val="24"/>
          <w:szCs w:val="24"/>
        </w:rPr>
        <w:t>;</w:t>
      </w:r>
    </w:p>
    <w:p w14:paraId="4DD29E22" w14:textId="77777777" w:rsidR="007478E8" w:rsidRPr="007478E8" w:rsidRDefault="007478E8" w:rsidP="00DB0FF4">
      <w:pPr>
        <w:spacing w:before="1" w:line="277" w:lineRule="auto"/>
        <w:ind w:right="62"/>
        <w:rPr>
          <w:rFonts w:ascii="Arial" w:eastAsia="Arial" w:hAnsi="Arial" w:cs="Arial"/>
          <w:sz w:val="24"/>
          <w:szCs w:val="24"/>
        </w:rPr>
      </w:pPr>
    </w:p>
    <w:p w14:paraId="24094A1B" w14:textId="77777777" w:rsidR="0058053D" w:rsidRPr="0058053D" w:rsidRDefault="0058053D" w:rsidP="0058053D">
      <w:pPr>
        <w:spacing w:before="3" w:line="275" w:lineRule="auto"/>
        <w:ind w:right="68"/>
        <w:rPr>
          <w:ins w:id="0" w:author="Irfan Tri Raharjo, SE" w:date="2024-12-24T15:52:00Z"/>
          <w:rFonts w:ascii="Arial" w:eastAsia="Arial" w:hAnsi="Arial" w:cs="Arial"/>
          <w:i/>
          <w:color w:val="5B9BD5" w:themeColor="accent1"/>
          <w:sz w:val="24"/>
          <w:szCs w:val="24"/>
        </w:rPr>
      </w:pPr>
      <w:ins w:id="1" w:author="Irfan Tri Raharjo, SE" w:date="2024-12-24T15:52:00Z">
        <w:r w:rsidRPr="0058053D">
          <w:rPr>
            <w:rFonts w:ascii="Arial" w:eastAsia="Arial" w:hAnsi="Arial" w:cs="Arial"/>
            <w:i/>
            <w:color w:val="5B9BD5" w:themeColor="accent1"/>
            <w:sz w:val="24"/>
            <w:szCs w:val="24"/>
          </w:rPr>
          <w:t>Implementasi penjaminan mutu di perguruan tinggi dimulai dengan strategi yang sistematis. Sistem Penjaminan Mutu Internal (SPMI) merupakan kegiatan sistemik untuk meningkatkan mutu pendidikan tinggi secara berencana dan berkelanjutan. Strategi ini meliputi penetapan standar mutu, pelaksanaan standar mutu, evaluasi pelaksanaan standar mutu, pengendalian pelaksanaan standar mutu, dan peningkatan standar mutu. Dengan demikian, perguruan tinggi dapat meningkatkan kualitas pendidikan secara sistematik dan berkelanjutan12.</w:t>
        </w:r>
      </w:ins>
    </w:p>
    <w:p w14:paraId="136CB9CA" w14:textId="77777777" w:rsidR="0058053D" w:rsidRPr="0058053D" w:rsidRDefault="0058053D" w:rsidP="0058053D">
      <w:pPr>
        <w:spacing w:before="3" w:line="275" w:lineRule="auto"/>
        <w:ind w:right="68"/>
        <w:rPr>
          <w:ins w:id="2" w:author="Irfan Tri Raharjo, SE" w:date="2024-12-24T15:52:00Z"/>
          <w:rFonts w:ascii="Arial" w:eastAsia="Arial" w:hAnsi="Arial" w:cs="Arial"/>
          <w:i/>
          <w:color w:val="5B9BD5" w:themeColor="accent1"/>
          <w:sz w:val="24"/>
          <w:szCs w:val="24"/>
        </w:rPr>
      </w:pPr>
      <w:ins w:id="3" w:author="Irfan Tri Raharjo, SE" w:date="2024-12-24T15:52:00Z">
        <w:r w:rsidRPr="0058053D">
          <w:rPr>
            <w:rFonts w:ascii="Arial" w:eastAsia="Arial" w:hAnsi="Arial" w:cs="Arial"/>
            <w:i/>
            <w:color w:val="5B9BD5" w:themeColor="accent1"/>
            <w:sz w:val="24"/>
            <w:szCs w:val="24"/>
          </w:rPr>
          <w:t>Paragraf 2: Kebijakan</w:t>
        </w:r>
      </w:ins>
    </w:p>
    <w:p w14:paraId="4D2034E7" w14:textId="77777777" w:rsidR="0058053D" w:rsidRPr="0058053D" w:rsidRDefault="0058053D" w:rsidP="0058053D">
      <w:pPr>
        <w:spacing w:before="3" w:line="275" w:lineRule="auto"/>
        <w:ind w:right="68"/>
        <w:rPr>
          <w:ins w:id="4" w:author="Irfan Tri Raharjo, SE" w:date="2024-12-24T15:52:00Z"/>
          <w:rFonts w:ascii="Arial" w:eastAsia="Arial" w:hAnsi="Arial" w:cs="Arial"/>
          <w:i/>
          <w:color w:val="5B9BD5" w:themeColor="accent1"/>
          <w:sz w:val="24"/>
          <w:szCs w:val="24"/>
        </w:rPr>
      </w:pPr>
      <w:ins w:id="5" w:author="Irfan Tri Raharjo, SE" w:date="2024-12-24T15:52:00Z">
        <w:r w:rsidRPr="0058053D">
          <w:rPr>
            <w:rFonts w:ascii="Arial" w:eastAsia="Arial" w:hAnsi="Arial" w:cs="Arial"/>
            <w:i/>
            <w:color w:val="5B9BD5" w:themeColor="accent1"/>
            <w:sz w:val="24"/>
            <w:szCs w:val="24"/>
          </w:rPr>
          <w:t>Untuk mendukung kebijakan penjaminan mutu, perguruan tinggi harus memiliki pedoman yang jelas. Dokumen-dokumen seperti kebijakan SPMI, standar SPMI, dan manual SPMI harus disediakan untuk memandu proses implementasi. Kebijakan ini harus didasarkan pada undang-undang dan peraturan nasional, seperti Permenristek Dikti No. 62 Tahun 2016 tentang Sistem Penjaminan Mutu Pendidikan Tinggi. Dengan kebijakan yang kuat, perguruan tinggi dapat memastikan bahwa standar mutu yang ditetapkan dapat terpenuhi dan dipertahankan12.</w:t>
        </w:r>
      </w:ins>
    </w:p>
    <w:p w14:paraId="679A566F" w14:textId="77777777" w:rsidR="0058053D" w:rsidRPr="0058053D" w:rsidRDefault="0058053D" w:rsidP="0058053D">
      <w:pPr>
        <w:spacing w:before="3" w:line="275" w:lineRule="auto"/>
        <w:ind w:right="68"/>
        <w:rPr>
          <w:ins w:id="6" w:author="Irfan Tri Raharjo, SE" w:date="2024-12-24T15:52:00Z"/>
          <w:rFonts w:ascii="Arial" w:eastAsia="Arial" w:hAnsi="Arial" w:cs="Arial"/>
          <w:i/>
          <w:color w:val="5B9BD5" w:themeColor="accent1"/>
          <w:sz w:val="24"/>
          <w:szCs w:val="24"/>
        </w:rPr>
      </w:pPr>
      <w:ins w:id="7" w:author="Irfan Tri Raharjo, SE" w:date="2024-12-24T15:52:00Z">
        <w:r w:rsidRPr="0058053D">
          <w:rPr>
            <w:rFonts w:ascii="Arial" w:eastAsia="Arial" w:hAnsi="Arial" w:cs="Arial"/>
            <w:i/>
            <w:color w:val="5B9BD5" w:themeColor="accent1"/>
            <w:sz w:val="24"/>
            <w:szCs w:val="24"/>
          </w:rPr>
          <w:t>Paragraf 3: Pemberdayaan Para Pemangku Kepentingan</w:t>
        </w:r>
      </w:ins>
    </w:p>
    <w:p w14:paraId="26F2DC55" w14:textId="77777777" w:rsidR="0058053D" w:rsidRPr="0058053D" w:rsidRDefault="0058053D" w:rsidP="0058053D">
      <w:pPr>
        <w:spacing w:before="3" w:line="275" w:lineRule="auto"/>
        <w:ind w:right="68"/>
        <w:rPr>
          <w:ins w:id="8" w:author="Irfan Tri Raharjo, SE" w:date="2024-12-24T15:52:00Z"/>
          <w:rFonts w:ascii="Arial" w:eastAsia="Arial" w:hAnsi="Arial" w:cs="Arial"/>
          <w:i/>
          <w:color w:val="5B9BD5" w:themeColor="accent1"/>
          <w:sz w:val="24"/>
          <w:szCs w:val="24"/>
        </w:rPr>
      </w:pPr>
      <w:ins w:id="9" w:author="Irfan Tri Raharjo, SE" w:date="2024-12-24T15:52:00Z">
        <w:r w:rsidRPr="0058053D">
          <w:rPr>
            <w:rFonts w:ascii="Arial" w:eastAsia="Arial" w:hAnsi="Arial" w:cs="Arial"/>
            <w:i/>
            <w:color w:val="5B9BD5" w:themeColor="accent1"/>
            <w:sz w:val="24"/>
            <w:szCs w:val="24"/>
          </w:rPr>
          <w:t>Pemberdayaan para pemangku kepentingan merupakan hal penting dalam implementasi penjaminan mutu di perguruan tinggi. Ini melibatkan aktivitas sosialisasi dan on-the-job training untuk meningkatkan kesadaran mutu di kalangan civitas academica, termasuk dosen, pegawai, dan mahasiswa. Dengan cara ini, semua pihak dapat memahami peran dan tanggung jawab mereka dalam meningkatkan mutu pendidikan. Contohnya, kegiatan Pengabdian Kepada Masyarakat (PKM) di STIPER-FB berhasil meningkatkan kesadaran mutu dan memfasilitasi implementasi SPMI1.</w:t>
        </w:r>
      </w:ins>
    </w:p>
    <w:p w14:paraId="4DFB73F5" w14:textId="77777777" w:rsidR="0058053D" w:rsidRPr="0058053D" w:rsidRDefault="0058053D" w:rsidP="0058053D">
      <w:pPr>
        <w:spacing w:before="3" w:line="275" w:lineRule="auto"/>
        <w:ind w:right="68"/>
        <w:rPr>
          <w:ins w:id="10" w:author="Irfan Tri Raharjo, SE" w:date="2024-12-24T15:52:00Z"/>
          <w:rFonts w:ascii="Arial" w:eastAsia="Arial" w:hAnsi="Arial" w:cs="Arial"/>
          <w:i/>
          <w:color w:val="5B9BD5" w:themeColor="accent1"/>
          <w:sz w:val="24"/>
          <w:szCs w:val="24"/>
        </w:rPr>
      </w:pPr>
      <w:ins w:id="11" w:author="Irfan Tri Raharjo, SE" w:date="2024-12-24T15:52:00Z">
        <w:r w:rsidRPr="0058053D">
          <w:rPr>
            <w:rFonts w:ascii="Arial" w:eastAsia="Arial" w:hAnsi="Arial" w:cs="Arial"/>
            <w:i/>
            <w:color w:val="5B9BD5" w:themeColor="accent1"/>
            <w:sz w:val="24"/>
            <w:szCs w:val="24"/>
          </w:rPr>
          <w:t>Paragraf 4: Contoh dan Kesimpulan</w:t>
        </w:r>
      </w:ins>
    </w:p>
    <w:p w14:paraId="429C57FE" w14:textId="77777777" w:rsidR="00741EC0" w:rsidRDefault="0058053D" w:rsidP="0058053D">
      <w:pPr>
        <w:spacing w:before="3" w:line="275" w:lineRule="auto"/>
        <w:ind w:right="68"/>
        <w:rPr>
          <w:rFonts w:ascii="Arial" w:eastAsia="Arial" w:hAnsi="Arial" w:cs="Arial"/>
          <w:i/>
          <w:color w:val="5B9BD5" w:themeColor="accent1"/>
          <w:sz w:val="24"/>
          <w:szCs w:val="24"/>
        </w:rPr>
        <w:sectPr w:rsidR="00741EC0">
          <w:pgSz w:w="11920" w:h="16840"/>
          <w:pgMar w:top="1560" w:right="1140" w:bottom="280" w:left="1440" w:header="0" w:footer="821" w:gutter="0"/>
          <w:cols w:space="720"/>
        </w:sectPr>
      </w:pPr>
      <w:ins w:id="12" w:author="Irfan Tri Raharjo, SE" w:date="2024-12-24T15:52:00Z">
        <w:r w:rsidRPr="0058053D">
          <w:rPr>
            <w:rFonts w:ascii="Arial" w:eastAsia="Arial" w:hAnsi="Arial" w:cs="Arial"/>
            <w:i/>
            <w:color w:val="5B9BD5" w:themeColor="accent1"/>
            <w:sz w:val="24"/>
            <w:szCs w:val="24"/>
          </w:rPr>
          <w:t>Contoh nyata implementasi penjaminan mutu dapat dilihat dari kegiatan PKM di STIPER-FB. Kegiatan ini tidak hanya meningkatkan kesadaran mutu tapi juga menghasilkan dokumen-dokumen yang relevan seperti kebijakan, standar, dan manual SPMI. Hasilnya, STIPER-FB dapat lebih fokus dalam meningkatkan kualitas pendidikan sesuai dengan standar yang ditetapkan. Kesimpulannya, implementasi penjaminan mutu di perguruan tinggi yang terintegratif dan melibatkan semua pihak akan berdampak signifikan pada peningkatan kualitas pendidikan secara keseluruhan</w:t>
        </w:r>
      </w:ins>
    </w:p>
    <w:p w14:paraId="02E88AE3" w14:textId="77777777" w:rsidR="00DB0FF4" w:rsidRDefault="00855DAC" w:rsidP="00DB0FF4">
      <w:pPr>
        <w:spacing w:before="3" w:line="275" w:lineRule="auto"/>
        <w:ind w:right="68"/>
        <w:rPr>
          <w:rFonts w:ascii="Arial" w:eastAsia="Arial" w:hAnsi="Arial" w:cs="Arial"/>
          <w:i/>
          <w:color w:val="5B9BD5" w:themeColor="accent1"/>
          <w:spacing w:val="1"/>
          <w:sz w:val="24"/>
          <w:szCs w:val="24"/>
        </w:rPr>
      </w:pPr>
      <w:r w:rsidRPr="00DB0FF4">
        <w:rPr>
          <w:rFonts w:ascii="Arial" w:eastAsia="Arial" w:hAnsi="Arial" w:cs="Arial"/>
          <w:i/>
          <w:color w:val="5B9BD5" w:themeColor="accent1"/>
          <w:sz w:val="24"/>
          <w:szCs w:val="24"/>
        </w:rPr>
        <w:lastRenderedPageBreak/>
        <w:t>k</w:t>
      </w:r>
      <w:r w:rsidRPr="00DB0FF4">
        <w:rPr>
          <w:rFonts w:ascii="Arial" w:eastAsia="Arial" w:hAnsi="Arial" w:cs="Arial"/>
          <w:i/>
          <w:color w:val="5B9BD5" w:themeColor="accent1"/>
          <w:spacing w:val="1"/>
          <w:sz w:val="24"/>
          <w:szCs w:val="24"/>
        </w:rPr>
        <w:t>ebe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8"/>
          <w:sz w:val="24"/>
          <w:szCs w:val="24"/>
        </w:rPr>
        <w:t xml:space="preserve"> </w:t>
      </w:r>
      <w:r w:rsidRPr="00DB0FF4">
        <w:rPr>
          <w:rFonts w:ascii="Arial" w:eastAsia="Arial" w:hAnsi="Arial" w:cs="Arial"/>
          <w:i/>
          <w:color w:val="5B9BD5" w:themeColor="accent1"/>
          <w:sz w:val="24"/>
          <w:szCs w:val="24"/>
        </w:rPr>
        <w:t>la</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ud</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mon</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2"/>
          <w:sz w:val="24"/>
          <w:szCs w:val="24"/>
        </w:rPr>
        <w:t>v</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 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rst</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itin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kla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3"/>
          <w:sz w:val="24"/>
          <w:szCs w:val="24"/>
        </w:rPr>
        <w:t>j</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rkel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p>
    <w:p w14:paraId="2E24D140" w14:textId="77777777" w:rsidR="00741EC0" w:rsidRDefault="00741EC0" w:rsidP="00DB0FF4">
      <w:pPr>
        <w:spacing w:before="3" w:line="275" w:lineRule="auto"/>
        <w:ind w:right="68"/>
        <w:rPr>
          <w:rFonts w:ascii="Arial" w:eastAsia="Arial" w:hAnsi="Arial" w:cs="Arial"/>
          <w:color w:val="5B9BD5" w:themeColor="accent1"/>
          <w:sz w:val="24"/>
          <w:szCs w:val="24"/>
        </w:rPr>
      </w:pPr>
    </w:p>
    <w:p w14:paraId="557C533A" w14:textId="77777777" w:rsidR="007F3764" w:rsidRPr="00FB1EC1" w:rsidRDefault="00491184"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Laporan A</w:t>
      </w:r>
      <w:r w:rsidR="00496B0D" w:rsidRPr="00FB1EC1">
        <w:rPr>
          <w:rFonts w:ascii="Arial" w:eastAsia="Arial" w:hAnsi="Arial" w:cs="Arial"/>
          <w:color w:val="000000" w:themeColor="text1"/>
          <w:sz w:val="24"/>
          <w:szCs w:val="24"/>
        </w:rPr>
        <w:t>udit</w:t>
      </w:r>
    </w:p>
    <w:p w14:paraId="1D91B3C9" w14:textId="77777777" w:rsidR="004C58C5" w:rsidRDefault="004C58C5" w:rsidP="00DB0FF4">
      <w:pPr>
        <w:spacing w:before="3" w:line="275" w:lineRule="auto"/>
        <w:ind w:right="68"/>
        <w:rPr>
          <w:rFonts w:ascii="Arial" w:eastAsia="Arial" w:hAnsi="Arial" w:cs="Arial"/>
          <w:color w:val="000000" w:themeColor="text1"/>
          <w:sz w:val="24"/>
          <w:szCs w:val="24"/>
        </w:rPr>
      </w:pPr>
      <w:r w:rsidRPr="00FB1EC1">
        <w:rPr>
          <w:rFonts w:ascii="Arial" w:eastAsia="Arial" w:hAnsi="Arial" w:cs="Arial"/>
          <w:color w:val="000000" w:themeColor="text1"/>
          <w:sz w:val="24"/>
          <w:szCs w:val="24"/>
        </w:rPr>
        <w:t xml:space="preserve">Lembaga Penjaminan Mutu dan Pengawasan Internal beserta dengan tim auditor internal melakukan kegiatan Audit Mutu Internal </w:t>
      </w:r>
      <w:r w:rsidR="00491184">
        <w:rPr>
          <w:rFonts w:ascii="Arial" w:eastAsia="Arial" w:hAnsi="Arial" w:cs="Arial"/>
          <w:color w:val="000000" w:themeColor="text1"/>
          <w:sz w:val="24"/>
          <w:szCs w:val="24"/>
        </w:rPr>
        <w:t xml:space="preserve">(AMI) setiap satu tahun </w:t>
      </w:r>
      <w:r w:rsidR="0083645F">
        <w:rPr>
          <w:rFonts w:ascii="Arial" w:eastAsia="Arial" w:hAnsi="Arial" w:cs="Arial"/>
          <w:color w:val="000000" w:themeColor="text1"/>
          <w:sz w:val="24"/>
          <w:szCs w:val="24"/>
        </w:rPr>
        <w:t xml:space="preserve">sekali. </w:t>
      </w:r>
      <w:r w:rsidR="00562B4F">
        <w:rPr>
          <w:rFonts w:ascii="Arial" w:eastAsia="Arial" w:hAnsi="Arial" w:cs="Arial"/>
          <w:color w:val="000000" w:themeColor="text1"/>
          <w:sz w:val="24"/>
          <w:szCs w:val="24"/>
        </w:rPr>
        <w:t>Dokumentasi hasil AMI</w:t>
      </w:r>
      <w:r w:rsidR="00C70142">
        <w:rPr>
          <w:rFonts w:ascii="Arial" w:eastAsia="Arial" w:hAnsi="Arial" w:cs="Arial"/>
          <w:color w:val="000000" w:themeColor="text1"/>
          <w:sz w:val="24"/>
          <w:szCs w:val="24"/>
        </w:rPr>
        <w:t xml:space="preserve"> setiap siklus</w:t>
      </w:r>
      <w:r w:rsidR="00562B4F">
        <w:rPr>
          <w:rFonts w:ascii="Arial" w:eastAsia="Arial" w:hAnsi="Arial" w:cs="Arial"/>
          <w:color w:val="000000" w:themeColor="text1"/>
          <w:sz w:val="24"/>
          <w:szCs w:val="24"/>
        </w:rPr>
        <w:t xml:space="preserve"> tersimpan pada platforms MS Teams AMI yang terintegrasi dalam </w:t>
      </w:r>
      <w:hyperlink r:id="rId31" w:history="1">
        <w:r w:rsidR="00562B4F" w:rsidRPr="0083645F">
          <w:rPr>
            <w:rStyle w:val="Hyperlink"/>
            <w:rFonts w:ascii="Arial" w:eastAsia="Arial" w:hAnsi="Arial" w:cs="Arial"/>
            <w:sz w:val="24"/>
            <w:szCs w:val="24"/>
          </w:rPr>
          <w:t>Sistem Informasi Manajemen Penjaminan Mutu</w:t>
        </w:r>
      </w:hyperlink>
      <w:r w:rsidR="00562B4F">
        <w:rPr>
          <w:rFonts w:ascii="Arial" w:eastAsia="Arial" w:hAnsi="Arial" w:cs="Arial"/>
          <w:color w:val="000000" w:themeColor="text1"/>
          <w:sz w:val="24"/>
          <w:szCs w:val="24"/>
        </w:rPr>
        <w:t>.</w:t>
      </w:r>
      <w:r w:rsidR="00C70142">
        <w:rPr>
          <w:rFonts w:ascii="Arial" w:eastAsia="Arial" w:hAnsi="Arial" w:cs="Arial"/>
          <w:color w:val="000000" w:themeColor="text1"/>
          <w:sz w:val="24"/>
          <w:szCs w:val="24"/>
        </w:rPr>
        <w:t xml:space="preserve"> Auditee dapat mengakses permintaan tindak lanjut hasil AMI, dan tanggungan hasil AMI pada siklus sebelumnya. </w:t>
      </w:r>
      <w:r w:rsidR="0083645F">
        <w:rPr>
          <w:rFonts w:ascii="Arial" w:eastAsia="Arial" w:hAnsi="Arial" w:cs="Arial"/>
          <w:color w:val="000000" w:themeColor="text1"/>
          <w:sz w:val="24"/>
          <w:szCs w:val="24"/>
        </w:rPr>
        <w:t xml:space="preserve">Selain melalui platform tersebut, laporan hasil audit juga dikirimkan melalui </w:t>
      </w:r>
      <w:r w:rsidR="0083645F" w:rsidRPr="00562B4F">
        <w:rPr>
          <w:rFonts w:ascii="Arial" w:eastAsia="Arial" w:hAnsi="Arial" w:cs="Arial"/>
          <w:i/>
          <w:color w:val="000000" w:themeColor="text1"/>
          <w:sz w:val="24"/>
          <w:szCs w:val="24"/>
        </w:rPr>
        <w:t xml:space="preserve">email </w:t>
      </w:r>
      <w:r w:rsidR="0083645F">
        <w:rPr>
          <w:rFonts w:ascii="Arial" w:eastAsia="Arial" w:hAnsi="Arial" w:cs="Arial"/>
          <w:color w:val="000000" w:themeColor="text1"/>
          <w:sz w:val="24"/>
          <w:szCs w:val="24"/>
        </w:rPr>
        <w:t xml:space="preserve">kepada </w:t>
      </w:r>
      <w:r w:rsidR="00562B4F">
        <w:rPr>
          <w:rFonts w:ascii="Arial" w:eastAsia="Arial" w:hAnsi="Arial" w:cs="Arial"/>
          <w:color w:val="000000" w:themeColor="text1"/>
          <w:sz w:val="24"/>
          <w:szCs w:val="24"/>
        </w:rPr>
        <w:t xml:space="preserve">para auditee dan ditembuskan </w:t>
      </w:r>
      <w:r w:rsidR="0083645F">
        <w:rPr>
          <w:rFonts w:ascii="Arial" w:eastAsia="Arial" w:hAnsi="Arial" w:cs="Arial"/>
          <w:color w:val="000000" w:themeColor="text1"/>
          <w:sz w:val="24"/>
          <w:szCs w:val="24"/>
        </w:rPr>
        <w:t>pada pimpinan universitas.</w:t>
      </w:r>
      <w:r w:rsidR="00C70142">
        <w:rPr>
          <w:rFonts w:ascii="Arial" w:eastAsia="Arial" w:hAnsi="Arial" w:cs="Arial"/>
          <w:color w:val="000000" w:themeColor="text1"/>
          <w:sz w:val="24"/>
          <w:szCs w:val="24"/>
        </w:rPr>
        <w:t xml:space="preserve"> </w:t>
      </w:r>
      <w:r w:rsidR="0085320D">
        <w:rPr>
          <w:rFonts w:ascii="Arial" w:eastAsia="Arial" w:hAnsi="Arial" w:cs="Arial"/>
          <w:color w:val="000000" w:themeColor="text1"/>
          <w:sz w:val="24"/>
          <w:szCs w:val="24"/>
        </w:rPr>
        <w:t>Para auditor internal, dan Kepala LPMPI juga memiliki akses untuk memonitor sejauh mana upaya tindakan perbaikan telah dilaksanakan dan didokumentasikan oleh auditee. Hal tersebut dimaksudkan agar upaya tindak lanjut senantiasa diupayakan dan terus berkelanjutan.</w:t>
      </w:r>
    </w:p>
    <w:p w14:paraId="79AAE614" w14:textId="77777777" w:rsidR="00C70142" w:rsidRDefault="00C70142" w:rsidP="00DB0FF4">
      <w:pPr>
        <w:spacing w:before="3" w:line="275" w:lineRule="auto"/>
        <w:ind w:right="68"/>
        <w:rPr>
          <w:rFonts w:ascii="Arial" w:eastAsia="Arial" w:hAnsi="Arial" w:cs="Arial"/>
          <w:color w:val="000000" w:themeColor="text1"/>
          <w:sz w:val="24"/>
          <w:szCs w:val="24"/>
        </w:rPr>
      </w:pPr>
    </w:p>
    <w:p w14:paraId="2C499915" w14:textId="77777777" w:rsidR="0083645F" w:rsidRPr="00FB1EC1" w:rsidRDefault="00562B4F" w:rsidP="00DB0FF4">
      <w:pPr>
        <w:spacing w:before="3" w:line="275" w:lineRule="auto"/>
        <w:ind w:right="68"/>
        <w:rPr>
          <w:rFonts w:ascii="Arial" w:eastAsia="Arial" w:hAnsi="Arial" w:cs="Arial"/>
          <w:color w:val="000000" w:themeColor="text1"/>
          <w:sz w:val="24"/>
          <w:szCs w:val="24"/>
        </w:rPr>
      </w:pPr>
      <w:r>
        <w:rPr>
          <w:noProof/>
        </w:rPr>
        <w:drawing>
          <wp:inline distT="0" distB="0" distL="0" distR="0" wp14:anchorId="564064D8" wp14:editId="7F698676">
            <wp:extent cx="5837274" cy="2028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1579"/>
                    <a:stretch/>
                  </pic:blipFill>
                  <pic:spPr bwMode="auto">
                    <a:xfrm>
                      <a:off x="0" y="0"/>
                      <a:ext cx="5837274" cy="2028825"/>
                    </a:xfrm>
                    <a:prstGeom prst="rect">
                      <a:avLst/>
                    </a:prstGeom>
                    <a:ln>
                      <a:noFill/>
                    </a:ln>
                    <a:extLst>
                      <a:ext uri="{53640926-AAD7-44D8-BBD7-CCE9431645EC}">
                        <a14:shadowObscured xmlns:a14="http://schemas.microsoft.com/office/drawing/2010/main"/>
                      </a:ext>
                    </a:extLst>
                  </pic:spPr>
                </pic:pic>
              </a:graphicData>
            </a:graphic>
          </wp:inline>
        </w:drawing>
      </w:r>
    </w:p>
    <w:p w14:paraId="1E82925F" w14:textId="77777777" w:rsidR="00562B4F" w:rsidRDefault="00562B4F"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Gambar x. Tangkapan Layar MS Teams AMI</w:t>
      </w:r>
    </w:p>
    <w:p w14:paraId="123614E4" w14:textId="77777777" w:rsidR="00562B4F" w:rsidRDefault="00562B4F" w:rsidP="00DB0FF4">
      <w:pPr>
        <w:spacing w:before="3" w:line="275" w:lineRule="auto"/>
        <w:ind w:right="68"/>
        <w:rPr>
          <w:rFonts w:ascii="Arial" w:eastAsia="Arial" w:hAnsi="Arial" w:cs="Arial"/>
          <w:color w:val="000000" w:themeColor="text1"/>
          <w:sz w:val="24"/>
          <w:szCs w:val="24"/>
        </w:rPr>
      </w:pPr>
    </w:p>
    <w:p w14:paraId="3FCC2228" w14:textId="77777777" w:rsidR="00496B0D" w:rsidRDefault="00300298" w:rsidP="00DB0FF4">
      <w:pPr>
        <w:spacing w:before="3" w:line="275" w:lineRule="auto"/>
        <w:ind w:right="68"/>
        <w:rPr>
          <w:rFonts w:ascii="Arial" w:eastAsia="Arial" w:hAnsi="Arial" w:cs="Arial"/>
          <w:color w:val="000000" w:themeColor="text1"/>
          <w:sz w:val="24"/>
          <w:szCs w:val="24"/>
        </w:rPr>
      </w:pPr>
      <w:r w:rsidRPr="00FB1EC1">
        <w:rPr>
          <w:rFonts w:ascii="Arial" w:eastAsia="Arial" w:hAnsi="Arial" w:cs="Arial"/>
          <w:color w:val="000000" w:themeColor="text1"/>
          <w:sz w:val="24"/>
          <w:szCs w:val="24"/>
        </w:rPr>
        <w:t xml:space="preserve">Hasil </w:t>
      </w:r>
      <w:r w:rsidR="00017D47">
        <w:rPr>
          <w:rFonts w:ascii="Arial" w:eastAsia="Arial" w:hAnsi="Arial" w:cs="Arial"/>
          <w:color w:val="000000" w:themeColor="text1"/>
          <w:sz w:val="24"/>
          <w:szCs w:val="24"/>
        </w:rPr>
        <w:t>Monitoring dan Evaluasi</w:t>
      </w:r>
    </w:p>
    <w:p w14:paraId="15471C45" w14:textId="77777777" w:rsidR="001E441E" w:rsidRDefault="00017D47"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Kegiatan monitoring dan evaluasi  dilakukan oleh LPMPI serta Koordinator Penjaminan Mutu (KPM) Fakultas. Monitoring dan Evaluasi (Monev) dilakukan secara berkala setiap semester. Lingkup monitoring dan evaluasi meliputi perkuliahan, suasana akademik dan fasilitas pembelajaran, kepuasan layanan penelitian dan pengabdian kepada masyarakat, serta kepuasan mitra kerja sama. Selain itu, LPMPI juga melakukan fungsi monev terhadap luaran kegiatan/program hibah eksternal.</w:t>
      </w:r>
      <w:r w:rsidR="001E441E">
        <w:rPr>
          <w:rFonts w:ascii="Arial" w:eastAsia="Arial" w:hAnsi="Arial" w:cs="Arial"/>
          <w:color w:val="000000" w:themeColor="text1"/>
          <w:sz w:val="24"/>
          <w:szCs w:val="24"/>
        </w:rPr>
        <w:t xml:space="preserve"> </w:t>
      </w:r>
      <w:r w:rsidR="007D55DA">
        <w:rPr>
          <w:rFonts w:ascii="Arial" w:eastAsia="Arial" w:hAnsi="Arial" w:cs="Arial"/>
          <w:color w:val="000000" w:themeColor="text1"/>
          <w:sz w:val="24"/>
          <w:szCs w:val="24"/>
        </w:rPr>
        <w:t xml:space="preserve">Sementara itu KPM melakukan monev secara berkala terhadap capaian Indikator Kinerja Utama (IKU) untuk setiap fakultas. Laporan hasil monev disampaikan kepada LPPMI untuk dikompilasikan dan dikirim kepada pimpinan universitas. </w:t>
      </w:r>
      <w:r w:rsidR="001E441E">
        <w:rPr>
          <w:rFonts w:ascii="Arial" w:eastAsia="Arial" w:hAnsi="Arial" w:cs="Arial"/>
          <w:color w:val="000000" w:themeColor="text1"/>
          <w:sz w:val="24"/>
          <w:szCs w:val="24"/>
        </w:rPr>
        <w:t xml:space="preserve">Unit lain yang melakukan kegiatan monitoring dan evaluasi adalah </w:t>
      </w:r>
      <w:r w:rsidR="00A374A8">
        <w:rPr>
          <w:rFonts w:ascii="Arial" w:eastAsia="Arial" w:hAnsi="Arial" w:cs="Arial"/>
          <w:color w:val="000000" w:themeColor="text1"/>
          <w:sz w:val="24"/>
          <w:szCs w:val="24"/>
        </w:rPr>
        <w:t xml:space="preserve">Lembaga Penelitian, Pengabdian Kepada Masyarakat dan Inovasi (LPPMI). Lembaga ini melakukan monev </w:t>
      </w:r>
      <w:r w:rsidR="001E441E">
        <w:rPr>
          <w:rFonts w:ascii="Arial" w:eastAsia="Arial" w:hAnsi="Arial" w:cs="Arial"/>
          <w:color w:val="000000" w:themeColor="text1"/>
          <w:sz w:val="24"/>
          <w:szCs w:val="24"/>
        </w:rPr>
        <w:t xml:space="preserve">hibah penelitian dan pengabdian masyarakat internal secara rutin setiap tahun. </w:t>
      </w:r>
    </w:p>
    <w:p w14:paraId="64143E55" w14:textId="77777777" w:rsidR="00A374A8" w:rsidRDefault="001E441E"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t xml:space="preserve"> </w:t>
      </w:r>
    </w:p>
    <w:p w14:paraId="77A836B7" w14:textId="77777777" w:rsidR="007D55DA" w:rsidRDefault="007D55DA" w:rsidP="00DB0FF4">
      <w:pPr>
        <w:spacing w:before="3" w:line="275" w:lineRule="auto"/>
        <w:ind w:right="68"/>
        <w:rPr>
          <w:rFonts w:ascii="Arial" w:eastAsia="Arial" w:hAnsi="Arial" w:cs="Arial"/>
          <w:color w:val="000000" w:themeColor="text1"/>
          <w:sz w:val="24"/>
          <w:szCs w:val="24"/>
        </w:rPr>
      </w:pPr>
    </w:p>
    <w:p w14:paraId="0B4803A5" w14:textId="77777777" w:rsidR="007D55DA" w:rsidRDefault="007D55DA" w:rsidP="00DB0FF4">
      <w:pPr>
        <w:spacing w:before="3" w:line="275" w:lineRule="auto"/>
        <w:ind w:right="68"/>
        <w:rPr>
          <w:rFonts w:ascii="Arial" w:eastAsia="Arial" w:hAnsi="Arial" w:cs="Arial"/>
          <w:color w:val="000000" w:themeColor="text1"/>
          <w:sz w:val="24"/>
          <w:szCs w:val="24"/>
        </w:rPr>
      </w:pPr>
    </w:p>
    <w:p w14:paraId="64C0797A" w14:textId="77777777" w:rsidR="007D55DA" w:rsidRDefault="007D55DA" w:rsidP="00DB0FF4">
      <w:pPr>
        <w:spacing w:before="3" w:line="275" w:lineRule="auto"/>
        <w:ind w:right="68"/>
        <w:rPr>
          <w:rFonts w:ascii="Arial" w:eastAsia="Arial" w:hAnsi="Arial" w:cs="Arial"/>
          <w:color w:val="000000" w:themeColor="text1"/>
          <w:sz w:val="24"/>
          <w:szCs w:val="24"/>
        </w:rPr>
      </w:pPr>
    </w:p>
    <w:p w14:paraId="4701216D" w14:textId="77777777" w:rsidR="007D55DA" w:rsidRDefault="007D55DA" w:rsidP="00DB0FF4">
      <w:pPr>
        <w:spacing w:before="3" w:line="275" w:lineRule="auto"/>
        <w:ind w:right="68"/>
        <w:rPr>
          <w:rFonts w:ascii="Arial" w:eastAsia="Arial" w:hAnsi="Arial" w:cs="Arial"/>
          <w:color w:val="000000" w:themeColor="text1"/>
          <w:sz w:val="24"/>
          <w:szCs w:val="24"/>
        </w:rPr>
      </w:pPr>
    </w:p>
    <w:p w14:paraId="116C1FDA" w14:textId="77777777" w:rsidR="007D55DA" w:rsidRDefault="007D55DA" w:rsidP="00DB0FF4">
      <w:pPr>
        <w:spacing w:before="3" w:line="275" w:lineRule="auto"/>
        <w:ind w:right="68"/>
        <w:rPr>
          <w:rFonts w:ascii="Arial" w:eastAsia="Arial" w:hAnsi="Arial" w:cs="Arial"/>
          <w:color w:val="000000" w:themeColor="text1"/>
          <w:sz w:val="24"/>
          <w:szCs w:val="24"/>
        </w:rPr>
      </w:pPr>
    </w:p>
    <w:p w14:paraId="7C0EAC15" w14:textId="77777777" w:rsidR="00156EA1" w:rsidRDefault="00156EA1" w:rsidP="00DB0FF4">
      <w:pPr>
        <w:spacing w:before="3" w:line="275" w:lineRule="auto"/>
        <w:ind w:right="68"/>
        <w:rPr>
          <w:rFonts w:ascii="Arial" w:eastAsia="Arial" w:hAnsi="Arial" w:cs="Arial"/>
          <w:color w:val="000000" w:themeColor="text1"/>
          <w:sz w:val="24"/>
          <w:szCs w:val="24"/>
        </w:rPr>
      </w:pPr>
      <w:r>
        <w:rPr>
          <w:rFonts w:ascii="Arial" w:eastAsia="Arial" w:hAnsi="Arial" w:cs="Arial"/>
          <w:color w:val="000000" w:themeColor="text1"/>
          <w:sz w:val="24"/>
          <w:szCs w:val="24"/>
        </w:rPr>
        <w:lastRenderedPageBreak/>
        <w:t>Laman monitoring dan evaluasi secara singkat disajikan pada tabel berikut:</w:t>
      </w:r>
    </w:p>
    <w:tbl>
      <w:tblPr>
        <w:tblStyle w:val="TableGrid"/>
        <w:tblW w:w="9209" w:type="dxa"/>
        <w:tblLayout w:type="fixed"/>
        <w:tblLook w:val="04A0" w:firstRow="1" w:lastRow="0" w:firstColumn="1" w:lastColumn="0" w:noHBand="0" w:noVBand="1"/>
      </w:tblPr>
      <w:tblGrid>
        <w:gridCol w:w="627"/>
        <w:gridCol w:w="1385"/>
        <w:gridCol w:w="7197"/>
      </w:tblGrid>
      <w:tr w:rsidR="00426B6C" w:rsidRPr="00156EA1" w14:paraId="7E6DDA4C" w14:textId="77777777" w:rsidTr="00426B6C">
        <w:tc>
          <w:tcPr>
            <w:tcW w:w="627" w:type="dxa"/>
            <w:shd w:val="clear" w:color="auto" w:fill="E7E6E6" w:themeFill="background2"/>
          </w:tcPr>
          <w:p w14:paraId="59ECA32E"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sidRPr="00156EA1">
              <w:rPr>
                <w:rFonts w:ascii="Arial" w:eastAsia="Arial" w:hAnsi="Arial" w:cs="Arial"/>
                <w:color w:val="000000" w:themeColor="text1"/>
                <w:sz w:val="22"/>
                <w:szCs w:val="24"/>
              </w:rPr>
              <w:t>No.</w:t>
            </w:r>
          </w:p>
        </w:tc>
        <w:tc>
          <w:tcPr>
            <w:tcW w:w="1385" w:type="dxa"/>
            <w:shd w:val="clear" w:color="auto" w:fill="E7E6E6" w:themeFill="background2"/>
          </w:tcPr>
          <w:p w14:paraId="663CF7CC"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sidRPr="00156EA1">
              <w:rPr>
                <w:rFonts w:ascii="Arial" w:eastAsia="Arial" w:hAnsi="Arial" w:cs="Arial"/>
                <w:color w:val="000000" w:themeColor="text1"/>
                <w:sz w:val="22"/>
                <w:szCs w:val="24"/>
              </w:rPr>
              <w:t>Pengisi</w:t>
            </w:r>
          </w:p>
        </w:tc>
        <w:tc>
          <w:tcPr>
            <w:tcW w:w="7197" w:type="dxa"/>
            <w:shd w:val="clear" w:color="auto" w:fill="E7E6E6" w:themeFill="background2"/>
          </w:tcPr>
          <w:p w14:paraId="4BFB3004"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Informasi</w:t>
            </w:r>
          </w:p>
        </w:tc>
      </w:tr>
      <w:tr w:rsidR="00426B6C" w:rsidRPr="00156EA1" w14:paraId="347E83A9" w14:textId="77777777" w:rsidTr="00426B6C">
        <w:tc>
          <w:tcPr>
            <w:tcW w:w="627" w:type="dxa"/>
            <w:shd w:val="clear" w:color="auto" w:fill="auto"/>
          </w:tcPr>
          <w:p w14:paraId="575C9570"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1.</w:t>
            </w:r>
          </w:p>
          <w:p w14:paraId="15DDBF09" w14:textId="77777777" w:rsidR="00426B6C" w:rsidRPr="00156EA1" w:rsidRDefault="00426B6C" w:rsidP="00156EA1">
            <w:pPr>
              <w:ind w:left="-113"/>
              <w:rPr>
                <w:rFonts w:eastAsia="Arial"/>
              </w:rPr>
            </w:pPr>
          </w:p>
        </w:tc>
        <w:tc>
          <w:tcPr>
            <w:tcW w:w="1385" w:type="dxa"/>
            <w:shd w:val="clear" w:color="auto" w:fill="auto"/>
          </w:tcPr>
          <w:p w14:paraId="76F66B79" w14:textId="77777777" w:rsidR="00426B6C" w:rsidRPr="00156EA1" w:rsidRDefault="00426B6C" w:rsidP="00156EA1">
            <w:pPr>
              <w:spacing w:before="3" w:line="275" w:lineRule="auto"/>
              <w:ind w:right="68"/>
              <w:rPr>
                <w:rFonts w:ascii="Arial" w:eastAsia="Arial" w:hAnsi="Arial" w:cs="Arial"/>
                <w:color w:val="000000" w:themeColor="text1"/>
                <w:sz w:val="22"/>
                <w:szCs w:val="24"/>
              </w:rPr>
            </w:pPr>
            <w:r w:rsidRPr="00156EA1">
              <w:rPr>
                <w:rFonts w:ascii="Arial" w:eastAsia="Arial" w:hAnsi="Arial" w:cs="Arial"/>
                <w:color w:val="000000" w:themeColor="text1"/>
                <w:sz w:val="22"/>
                <w:szCs w:val="24"/>
              </w:rPr>
              <w:t>Mahasiswa</w:t>
            </w:r>
          </w:p>
        </w:tc>
        <w:tc>
          <w:tcPr>
            <w:tcW w:w="7197" w:type="dxa"/>
            <w:shd w:val="clear" w:color="auto" w:fill="auto"/>
          </w:tcPr>
          <w:p w14:paraId="6685EB6E" w14:textId="77777777"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Monev : </w:t>
            </w:r>
            <w:hyperlink r:id="rId33" w:history="1">
              <w:r w:rsidRPr="0085156D">
                <w:rPr>
                  <w:rStyle w:val="Hyperlink"/>
                  <w:rFonts w:ascii="Arial" w:eastAsia="Arial" w:hAnsi="Arial" w:cs="Arial"/>
                  <w:sz w:val="22"/>
                  <w:szCs w:val="24"/>
                </w:rPr>
                <w:t>http://mahasiswa.machung.ac.id/</w:t>
              </w:r>
            </w:hyperlink>
            <w:r>
              <w:rPr>
                <w:rFonts w:ascii="Arial" w:eastAsia="Arial" w:hAnsi="Arial" w:cs="Arial"/>
                <w:color w:val="000000" w:themeColor="text1"/>
                <w:sz w:val="22"/>
                <w:szCs w:val="24"/>
              </w:rPr>
              <w:t xml:space="preserve"> </w:t>
            </w:r>
          </w:p>
          <w:p w14:paraId="3AA5B925" w14:textId="77777777"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perkuliahan, suasana akademik dan fasilitas pembelajaran</w:t>
            </w:r>
          </w:p>
          <w:p w14:paraId="02BCA6A6" w14:textId="77777777" w:rsidR="00426B6C" w:rsidRDefault="00426B6C"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14:paraId="1A51D87E" w14:textId="77777777" w:rsidR="00426B6C" w:rsidRDefault="00426B6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4" w:history="1">
              <w:r w:rsidRPr="00426B6C">
                <w:rPr>
                  <w:rStyle w:val="Hyperlink"/>
                  <w:rFonts w:ascii="Arial" w:eastAsia="Arial" w:hAnsi="Arial" w:cs="Arial"/>
                  <w:sz w:val="22"/>
                  <w:szCs w:val="24"/>
                </w:rPr>
                <w:t>http://penjaminanmutu.machung.ac.id/index.php</w:t>
              </w:r>
            </w:hyperlink>
          </w:p>
          <w:p w14:paraId="50EB175E" w14:textId="77777777" w:rsidR="00426B6C" w:rsidRDefault="00426B6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5" w:history="1">
              <w:r w:rsidRPr="00426B6C">
                <w:rPr>
                  <w:rStyle w:val="Hyperlink"/>
                  <w:rFonts w:ascii="Arial" w:eastAsia="Arial" w:hAnsi="Arial" w:cs="Arial"/>
                  <w:sz w:val="22"/>
                  <w:szCs w:val="24"/>
                </w:rPr>
                <w:t>http://eksekutif.machung.ac.id/</w:t>
              </w:r>
            </w:hyperlink>
            <w:r w:rsidRPr="00426B6C">
              <w:rPr>
                <w:rFonts w:ascii="Arial" w:eastAsia="Arial" w:hAnsi="Arial" w:cs="Arial"/>
                <w:color w:val="000000" w:themeColor="text1"/>
                <w:sz w:val="22"/>
                <w:szCs w:val="24"/>
              </w:rPr>
              <w:t xml:space="preserve"> </w:t>
            </w:r>
          </w:p>
          <w:p w14:paraId="65EC4777" w14:textId="77777777" w:rsidR="00426B6C" w:rsidRPr="00426B6C" w:rsidRDefault="00426B6C" w:rsidP="00426B6C">
            <w:pPr>
              <w:pStyle w:val="ListParagraph"/>
              <w:numPr>
                <w:ilvl w:val="0"/>
                <w:numId w:val="13"/>
              </w:numPr>
              <w:spacing w:before="3" w:line="275" w:lineRule="auto"/>
              <w:ind w:right="68"/>
              <w:rPr>
                <w:rFonts w:ascii="Arial" w:eastAsia="Arial" w:hAnsi="Arial" w:cs="Arial"/>
                <w:color w:val="000000" w:themeColor="text1"/>
                <w:sz w:val="22"/>
                <w:szCs w:val="24"/>
              </w:rPr>
            </w:pPr>
            <w:hyperlink r:id="rId36" w:history="1">
              <w:r w:rsidRPr="0085156D">
                <w:rPr>
                  <w:rStyle w:val="Hyperlink"/>
                  <w:rFonts w:ascii="Arial" w:eastAsia="Arial" w:hAnsi="Arial" w:cs="Arial"/>
                  <w:sz w:val="22"/>
                  <w:szCs w:val="24"/>
                </w:rPr>
                <w:t>http://data.machung.ac.id/</w:t>
              </w:r>
            </w:hyperlink>
            <w:r>
              <w:rPr>
                <w:rFonts w:ascii="Arial" w:eastAsia="Arial" w:hAnsi="Arial" w:cs="Arial"/>
                <w:color w:val="000000" w:themeColor="text1"/>
                <w:sz w:val="22"/>
                <w:szCs w:val="24"/>
              </w:rPr>
              <w:t xml:space="preserve"> </w:t>
            </w:r>
          </w:p>
        </w:tc>
      </w:tr>
      <w:tr w:rsidR="00426B6C" w:rsidRPr="00156EA1" w14:paraId="4450BA24" w14:textId="77777777" w:rsidTr="00426B6C">
        <w:tc>
          <w:tcPr>
            <w:tcW w:w="627" w:type="dxa"/>
            <w:shd w:val="clear" w:color="auto" w:fill="auto"/>
          </w:tcPr>
          <w:p w14:paraId="748DC5A8"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2.</w:t>
            </w:r>
          </w:p>
        </w:tc>
        <w:tc>
          <w:tcPr>
            <w:tcW w:w="1385" w:type="dxa"/>
            <w:shd w:val="clear" w:color="auto" w:fill="auto"/>
          </w:tcPr>
          <w:p w14:paraId="7DE4A102" w14:textId="77777777" w:rsidR="00426B6C" w:rsidRPr="00156EA1" w:rsidRDefault="00426B6C" w:rsidP="00156EA1">
            <w:pPr>
              <w:spacing w:before="3" w:line="275" w:lineRule="auto"/>
              <w:ind w:right="68"/>
              <w:rPr>
                <w:rFonts w:ascii="Arial" w:eastAsia="Arial" w:hAnsi="Arial" w:cs="Arial"/>
                <w:color w:val="000000" w:themeColor="text1"/>
                <w:sz w:val="22"/>
                <w:szCs w:val="24"/>
              </w:rPr>
            </w:pPr>
            <w:r w:rsidRPr="00156EA1">
              <w:rPr>
                <w:rFonts w:ascii="Arial" w:eastAsia="Arial" w:hAnsi="Arial" w:cs="Arial"/>
                <w:color w:val="000000" w:themeColor="text1"/>
                <w:sz w:val="22"/>
                <w:szCs w:val="24"/>
              </w:rPr>
              <w:t>Dosen</w:t>
            </w:r>
          </w:p>
        </w:tc>
        <w:tc>
          <w:tcPr>
            <w:tcW w:w="7197" w:type="dxa"/>
            <w:shd w:val="clear" w:color="auto" w:fill="auto"/>
          </w:tcPr>
          <w:p w14:paraId="4701C7FB" w14:textId="77777777" w:rsidR="00426B6C"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Monev : </w:t>
            </w:r>
            <w:hyperlink r:id="rId37" w:history="1">
              <w:r w:rsidRPr="0085156D">
                <w:rPr>
                  <w:rStyle w:val="Hyperlink"/>
                  <w:rFonts w:ascii="Arial" w:eastAsia="Arial" w:hAnsi="Arial" w:cs="Arial"/>
                  <w:sz w:val="22"/>
                  <w:szCs w:val="24"/>
                </w:rPr>
                <w:t>http://dosen.machung.ac.id/</w:t>
              </w:r>
            </w:hyperlink>
          </w:p>
          <w:p w14:paraId="2A61C492" w14:textId="77777777" w:rsidR="002A66C2"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layanan penelitian, layanan pengabdian masyarakat, kepuasan pegawai</w:t>
            </w:r>
          </w:p>
          <w:p w14:paraId="03BEED75" w14:textId="77777777" w:rsidR="002A66C2"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14:paraId="4EA861DE" w14:textId="77777777" w:rsidR="002A66C2" w:rsidRDefault="002A66C2" w:rsidP="002A66C2">
            <w:pPr>
              <w:pStyle w:val="ListParagraph"/>
              <w:numPr>
                <w:ilvl w:val="0"/>
                <w:numId w:val="13"/>
              </w:numPr>
              <w:spacing w:before="3" w:line="275" w:lineRule="auto"/>
              <w:ind w:right="68"/>
              <w:rPr>
                <w:rFonts w:ascii="Arial" w:eastAsia="Arial" w:hAnsi="Arial" w:cs="Arial"/>
                <w:color w:val="000000" w:themeColor="text1"/>
                <w:sz w:val="22"/>
                <w:szCs w:val="24"/>
              </w:rPr>
            </w:pPr>
            <w:hyperlink r:id="rId38" w:history="1">
              <w:r w:rsidRPr="00426B6C">
                <w:rPr>
                  <w:rStyle w:val="Hyperlink"/>
                  <w:rFonts w:ascii="Arial" w:eastAsia="Arial" w:hAnsi="Arial" w:cs="Arial"/>
                  <w:sz w:val="22"/>
                  <w:szCs w:val="24"/>
                </w:rPr>
                <w:t>http://eksekutif.machung.ac.id/</w:t>
              </w:r>
            </w:hyperlink>
            <w:r w:rsidRPr="00426B6C">
              <w:rPr>
                <w:rFonts w:ascii="Arial" w:eastAsia="Arial" w:hAnsi="Arial" w:cs="Arial"/>
                <w:color w:val="000000" w:themeColor="text1"/>
                <w:sz w:val="22"/>
                <w:szCs w:val="24"/>
              </w:rPr>
              <w:t xml:space="preserve"> </w:t>
            </w:r>
          </w:p>
          <w:p w14:paraId="2CBF5C9D" w14:textId="77777777" w:rsidR="002A66C2" w:rsidRPr="002A66C2" w:rsidRDefault="002A66C2" w:rsidP="00156EA1">
            <w:pPr>
              <w:pStyle w:val="ListParagraph"/>
              <w:numPr>
                <w:ilvl w:val="0"/>
                <w:numId w:val="13"/>
              </w:numPr>
              <w:spacing w:before="3" w:line="275" w:lineRule="auto"/>
              <w:ind w:right="68"/>
              <w:rPr>
                <w:rFonts w:ascii="Arial" w:eastAsia="Arial" w:hAnsi="Arial" w:cs="Arial"/>
                <w:color w:val="000000" w:themeColor="text1"/>
                <w:sz w:val="22"/>
                <w:szCs w:val="24"/>
              </w:rPr>
            </w:pPr>
            <w:hyperlink r:id="rId39" w:history="1">
              <w:r w:rsidRPr="002A66C2">
                <w:rPr>
                  <w:rStyle w:val="Hyperlink"/>
                  <w:rFonts w:ascii="Arial" w:eastAsia="Arial" w:hAnsi="Arial" w:cs="Arial"/>
                  <w:sz w:val="22"/>
                  <w:szCs w:val="24"/>
                </w:rPr>
                <w:t>http://data.machung.ac.id/</w:t>
              </w:r>
            </w:hyperlink>
          </w:p>
        </w:tc>
      </w:tr>
      <w:tr w:rsidR="00426B6C" w:rsidRPr="00156EA1" w14:paraId="1272EDF0" w14:textId="77777777" w:rsidTr="00426B6C">
        <w:tc>
          <w:tcPr>
            <w:tcW w:w="627" w:type="dxa"/>
            <w:shd w:val="clear" w:color="auto" w:fill="auto"/>
          </w:tcPr>
          <w:p w14:paraId="6801DF60" w14:textId="77777777" w:rsidR="00426B6C" w:rsidRPr="00156EA1" w:rsidRDefault="00426B6C"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3.</w:t>
            </w:r>
          </w:p>
        </w:tc>
        <w:tc>
          <w:tcPr>
            <w:tcW w:w="1385" w:type="dxa"/>
            <w:shd w:val="clear" w:color="auto" w:fill="auto"/>
          </w:tcPr>
          <w:p w14:paraId="2AE36016" w14:textId="77777777" w:rsidR="00426B6C" w:rsidRPr="00156EA1" w:rsidRDefault="002A66C2"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Mitra</w:t>
            </w:r>
          </w:p>
        </w:tc>
        <w:tc>
          <w:tcPr>
            <w:tcW w:w="7197" w:type="dxa"/>
            <w:shd w:val="clear" w:color="auto" w:fill="auto"/>
          </w:tcPr>
          <w:p w14:paraId="6FE9E948" w14:textId="77777777" w:rsidR="00426B6C" w:rsidRPr="002A66C2" w:rsidRDefault="002A66C2" w:rsidP="002A66C2">
            <w:pPr>
              <w:rPr>
                <w:rFonts w:ascii="Arial" w:hAnsi="Arial" w:cs="Arial"/>
                <w:sz w:val="22"/>
                <w:szCs w:val="22"/>
              </w:rPr>
            </w:pPr>
            <w:r w:rsidRPr="002A66C2">
              <w:rPr>
                <w:rFonts w:ascii="Arial" w:eastAsia="Arial" w:hAnsi="Arial" w:cs="Arial"/>
                <w:color w:val="000000" w:themeColor="text1"/>
                <w:sz w:val="22"/>
                <w:szCs w:val="22"/>
              </w:rPr>
              <w:t xml:space="preserve">Monev : </w:t>
            </w:r>
            <w:hyperlink r:id="rId40" w:history="1">
              <w:r w:rsidRPr="002A66C2">
                <w:rPr>
                  <w:rStyle w:val="Hyperlink"/>
                  <w:rFonts w:ascii="Arial" w:hAnsi="Arial" w:cs="Arial"/>
                  <w:sz w:val="22"/>
                  <w:szCs w:val="22"/>
                </w:rPr>
                <w:t>https://bit.ly/MitraUMC</w:t>
              </w:r>
            </w:hyperlink>
            <w:r w:rsidRPr="002A66C2">
              <w:rPr>
                <w:rFonts w:ascii="Arial" w:hAnsi="Arial" w:cs="Arial"/>
                <w:sz w:val="22"/>
                <w:szCs w:val="22"/>
              </w:rPr>
              <w:t xml:space="preserve"> </w:t>
            </w:r>
          </w:p>
          <w:p w14:paraId="7BA75F52" w14:textId="77777777" w:rsidR="002A66C2" w:rsidRPr="002A66C2" w:rsidRDefault="002A66C2" w:rsidP="002A66C2">
            <w:pPr>
              <w:rPr>
                <w:rFonts w:ascii="Arial" w:hAnsi="Arial" w:cs="Arial"/>
                <w:sz w:val="22"/>
                <w:szCs w:val="22"/>
              </w:rPr>
            </w:pPr>
            <w:r w:rsidRPr="002A66C2">
              <w:rPr>
                <w:rFonts w:ascii="Arial" w:hAnsi="Arial" w:cs="Arial"/>
                <w:sz w:val="22"/>
                <w:szCs w:val="22"/>
              </w:rPr>
              <w:t>Lingkup : layanan kerja sama bidang pendidikan, penelitian, pengabdian kepada masyarakat dan lain-lain</w:t>
            </w:r>
          </w:p>
          <w:p w14:paraId="5F00C9D8" w14:textId="77777777" w:rsidR="002A66C2" w:rsidRDefault="002A66C2" w:rsidP="002A66C2">
            <w:pPr>
              <w:rPr>
                <w:rFonts w:ascii="Arial" w:hAnsi="Arial" w:cs="Arial"/>
                <w:sz w:val="22"/>
                <w:szCs w:val="22"/>
              </w:rPr>
            </w:pPr>
            <w:r w:rsidRPr="002A66C2">
              <w:rPr>
                <w:rFonts w:ascii="Arial" w:hAnsi="Arial" w:cs="Arial"/>
                <w:sz w:val="22"/>
                <w:szCs w:val="22"/>
              </w:rPr>
              <w:t>Hasil</w:t>
            </w:r>
            <w:r>
              <w:rPr>
                <w:rFonts w:ascii="Arial" w:hAnsi="Arial" w:cs="Arial"/>
                <w:sz w:val="22"/>
                <w:szCs w:val="22"/>
              </w:rPr>
              <w:t xml:space="preserve"> : </w:t>
            </w:r>
          </w:p>
          <w:p w14:paraId="3C4C4374" w14:textId="77777777" w:rsidR="002A66C2" w:rsidRDefault="002A66C2" w:rsidP="002A66C2">
            <w:pPr>
              <w:pStyle w:val="ListParagraph"/>
              <w:numPr>
                <w:ilvl w:val="0"/>
                <w:numId w:val="14"/>
              </w:numPr>
              <w:rPr>
                <w:rFonts w:ascii="Arial" w:hAnsi="Arial" w:cs="Arial"/>
                <w:sz w:val="22"/>
                <w:szCs w:val="22"/>
              </w:rPr>
            </w:pPr>
            <w:hyperlink r:id="rId41" w:history="1">
              <w:r w:rsidRPr="002A66C2">
                <w:rPr>
                  <w:rStyle w:val="Hyperlink"/>
                  <w:rFonts w:ascii="Arial" w:hAnsi="Arial" w:cs="Arial"/>
                  <w:sz w:val="22"/>
                  <w:szCs w:val="22"/>
                </w:rPr>
                <w:t>HasilMitraUMC</w:t>
              </w:r>
            </w:hyperlink>
          </w:p>
          <w:p w14:paraId="54C486C4" w14:textId="77777777" w:rsidR="002A66C2" w:rsidRPr="002A66C2" w:rsidRDefault="002A66C2" w:rsidP="002A66C2">
            <w:pPr>
              <w:pStyle w:val="ListParagraph"/>
              <w:numPr>
                <w:ilvl w:val="0"/>
                <w:numId w:val="14"/>
              </w:numPr>
              <w:spacing w:before="3" w:line="275" w:lineRule="auto"/>
              <w:ind w:right="68"/>
              <w:rPr>
                <w:rFonts w:ascii="Arial" w:eastAsia="Arial" w:hAnsi="Arial" w:cs="Arial"/>
                <w:color w:val="000000" w:themeColor="text1"/>
                <w:sz w:val="22"/>
                <w:szCs w:val="24"/>
              </w:rPr>
            </w:pPr>
            <w:hyperlink r:id="rId42" w:history="1">
              <w:r w:rsidRPr="00426B6C">
                <w:rPr>
                  <w:rStyle w:val="Hyperlink"/>
                  <w:rFonts w:ascii="Arial" w:eastAsia="Arial" w:hAnsi="Arial" w:cs="Arial"/>
                  <w:sz w:val="22"/>
                  <w:szCs w:val="24"/>
                </w:rPr>
                <w:t>http://eksekutif.machung.ac.id/</w:t>
              </w:r>
            </w:hyperlink>
            <w:r w:rsidRPr="00426B6C">
              <w:rPr>
                <w:rFonts w:ascii="Arial" w:eastAsia="Arial" w:hAnsi="Arial" w:cs="Arial"/>
                <w:color w:val="000000" w:themeColor="text1"/>
                <w:sz w:val="22"/>
                <w:szCs w:val="24"/>
              </w:rPr>
              <w:t xml:space="preserve"> </w:t>
            </w:r>
          </w:p>
        </w:tc>
      </w:tr>
      <w:tr w:rsidR="007D55DA" w:rsidRPr="00156EA1" w14:paraId="6474EFBE" w14:textId="77777777" w:rsidTr="00426B6C">
        <w:tc>
          <w:tcPr>
            <w:tcW w:w="627" w:type="dxa"/>
            <w:shd w:val="clear" w:color="auto" w:fill="auto"/>
          </w:tcPr>
          <w:p w14:paraId="5E1ED6C5" w14:textId="77777777" w:rsidR="007D55DA" w:rsidRDefault="007D55DA"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4.</w:t>
            </w:r>
          </w:p>
        </w:tc>
        <w:tc>
          <w:tcPr>
            <w:tcW w:w="1385" w:type="dxa"/>
            <w:shd w:val="clear" w:color="auto" w:fill="auto"/>
          </w:tcPr>
          <w:p w14:paraId="60222173" w14:textId="77777777" w:rsidR="007D55DA" w:rsidRDefault="007D55DA"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KPM</w:t>
            </w:r>
          </w:p>
        </w:tc>
        <w:tc>
          <w:tcPr>
            <w:tcW w:w="7197" w:type="dxa"/>
            <w:shd w:val="clear" w:color="auto" w:fill="auto"/>
          </w:tcPr>
          <w:p w14:paraId="186A2979" w14:textId="77777777"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Monev : luring/ tatap muka bersama dekan/unit</w:t>
            </w:r>
          </w:p>
          <w:p w14:paraId="3BC5C1A0" w14:textId="77777777"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Kemajuan dan capaian IKU fakultas</w:t>
            </w:r>
          </w:p>
          <w:p w14:paraId="2CA1F995" w14:textId="77777777" w:rsidR="007D55DA" w:rsidRDefault="007D55DA" w:rsidP="007D55DA">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14:paraId="5CF09687" w14:textId="77777777" w:rsidR="007D55DA" w:rsidRPr="007D55DA" w:rsidRDefault="007D55DA" w:rsidP="007D55DA">
            <w:pPr>
              <w:pStyle w:val="ListParagraph"/>
              <w:numPr>
                <w:ilvl w:val="0"/>
                <w:numId w:val="16"/>
              </w:numPr>
              <w:spacing w:before="3" w:line="275" w:lineRule="auto"/>
              <w:ind w:right="68"/>
              <w:rPr>
                <w:rFonts w:ascii="Arial" w:eastAsia="Arial" w:hAnsi="Arial" w:cs="Arial"/>
                <w:color w:val="000000" w:themeColor="text1"/>
                <w:sz w:val="22"/>
                <w:szCs w:val="24"/>
              </w:rPr>
            </w:pPr>
            <w:r w:rsidRPr="007D55DA">
              <w:rPr>
                <w:rFonts w:ascii="Arial" w:eastAsia="Arial" w:hAnsi="Arial" w:cs="Arial"/>
                <w:color w:val="000000" w:themeColor="text1"/>
                <w:sz w:val="22"/>
                <w:szCs w:val="24"/>
              </w:rPr>
              <w:t>MS Teams</w:t>
            </w:r>
            <w:r>
              <w:rPr>
                <w:rFonts w:ascii="Arial" w:eastAsia="Arial" w:hAnsi="Arial" w:cs="Arial"/>
                <w:color w:val="000000" w:themeColor="text1"/>
                <w:sz w:val="22"/>
                <w:szCs w:val="24"/>
              </w:rPr>
              <w:t xml:space="preserve"> dan email</w:t>
            </w:r>
          </w:p>
          <w:p w14:paraId="14CBAB3D" w14:textId="77777777" w:rsidR="007D55DA" w:rsidRPr="002A66C2" w:rsidRDefault="007D55DA" w:rsidP="002A66C2">
            <w:pPr>
              <w:rPr>
                <w:rFonts w:ascii="Arial" w:eastAsia="Arial" w:hAnsi="Arial" w:cs="Arial"/>
                <w:color w:val="000000" w:themeColor="text1"/>
                <w:sz w:val="22"/>
                <w:szCs w:val="22"/>
              </w:rPr>
            </w:pPr>
          </w:p>
        </w:tc>
      </w:tr>
      <w:tr w:rsidR="00426B6C" w:rsidRPr="00156EA1" w14:paraId="2403CEAF" w14:textId="77777777" w:rsidTr="00426B6C">
        <w:tc>
          <w:tcPr>
            <w:tcW w:w="627" w:type="dxa"/>
            <w:shd w:val="clear" w:color="auto" w:fill="auto"/>
          </w:tcPr>
          <w:p w14:paraId="751E28C8" w14:textId="77777777" w:rsidR="00426B6C" w:rsidRDefault="007D55DA" w:rsidP="00156EA1">
            <w:pPr>
              <w:spacing w:before="3" w:line="275" w:lineRule="auto"/>
              <w:ind w:right="68"/>
              <w:jc w:val="center"/>
              <w:rPr>
                <w:rFonts w:ascii="Arial" w:eastAsia="Arial" w:hAnsi="Arial" w:cs="Arial"/>
                <w:color w:val="000000" w:themeColor="text1"/>
                <w:sz w:val="22"/>
                <w:szCs w:val="24"/>
              </w:rPr>
            </w:pPr>
            <w:r>
              <w:rPr>
                <w:rFonts w:ascii="Arial" w:eastAsia="Arial" w:hAnsi="Arial" w:cs="Arial"/>
                <w:color w:val="000000" w:themeColor="text1"/>
                <w:sz w:val="22"/>
                <w:szCs w:val="24"/>
              </w:rPr>
              <w:t>5</w:t>
            </w:r>
            <w:r w:rsidR="00A374A8">
              <w:rPr>
                <w:rFonts w:ascii="Arial" w:eastAsia="Arial" w:hAnsi="Arial" w:cs="Arial"/>
                <w:color w:val="000000" w:themeColor="text1"/>
                <w:sz w:val="22"/>
                <w:szCs w:val="24"/>
              </w:rPr>
              <w:t>.</w:t>
            </w:r>
          </w:p>
        </w:tc>
        <w:tc>
          <w:tcPr>
            <w:tcW w:w="1385" w:type="dxa"/>
            <w:shd w:val="clear" w:color="auto" w:fill="auto"/>
          </w:tcPr>
          <w:p w14:paraId="210F7BEA" w14:textId="77777777" w:rsidR="00426B6C" w:rsidRPr="00156EA1"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LPPMI</w:t>
            </w:r>
          </w:p>
        </w:tc>
        <w:tc>
          <w:tcPr>
            <w:tcW w:w="7197" w:type="dxa"/>
            <w:shd w:val="clear" w:color="auto" w:fill="auto"/>
          </w:tcPr>
          <w:p w14:paraId="6A119234" w14:textId="77777777" w:rsidR="00426B6C"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Monev : luring/ tatap muka bersama peneliti/pelaksana</w:t>
            </w:r>
          </w:p>
          <w:p w14:paraId="3F22B8B2" w14:textId="77777777" w:rsidR="001E441E"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Lingkup : Kemajuan dan luaran kegiatan penelitian/pengabdian kepada masyarakat</w:t>
            </w:r>
          </w:p>
          <w:p w14:paraId="32145C68" w14:textId="77777777" w:rsidR="001E441E" w:rsidRDefault="001E441E" w:rsidP="00156EA1">
            <w:p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Hasil : </w:t>
            </w:r>
          </w:p>
          <w:p w14:paraId="5229D028" w14:textId="77777777" w:rsidR="001E441E" w:rsidRDefault="001E441E" w:rsidP="001E441E">
            <w:pPr>
              <w:pStyle w:val="ListParagraph"/>
              <w:numPr>
                <w:ilvl w:val="0"/>
                <w:numId w:val="15"/>
              </w:numPr>
              <w:spacing w:before="3" w:line="275" w:lineRule="auto"/>
              <w:ind w:right="68"/>
              <w:rPr>
                <w:rFonts w:ascii="Arial" w:eastAsia="Arial" w:hAnsi="Arial" w:cs="Arial"/>
                <w:color w:val="000000" w:themeColor="text1"/>
                <w:sz w:val="22"/>
                <w:szCs w:val="24"/>
              </w:rPr>
            </w:pPr>
            <w:r>
              <w:rPr>
                <w:rFonts w:ascii="Arial" w:eastAsia="Arial" w:hAnsi="Arial" w:cs="Arial"/>
                <w:color w:val="000000" w:themeColor="text1"/>
                <w:sz w:val="22"/>
                <w:szCs w:val="24"/>
              </w:rPr>
              <w:t xml:space="preserve">Laporan dan luaran: </w:t>
            </w:r>
            <w:hyperlink r:id="rId43" w:history="1">
              <w:r w:rsidRPr="0085156D">
                <w:rPr>
                  <w:rStyle w:val="Hyperlink"/>
                  <w:rFonts w:ascii="Arial" w:eastAsia="Arial" w:hAnsi="Arial" w:cs="Arial"/>
                  <w:sz w:val="22"/>
                  <w:szCs w:val="24"/>
                </w:rPr>
                <w:t>https://semar.machung.ac.id/</w:t>
              </w:r>
            </w:hyperlink>
            <w:r>
              <w:rPr>
                <w:rFonts w:ascii="Arial" w:eastAsia="Arial" w:hAnsi="Arial" w:cs="Arial"/>
                <w:color w:val="000000" w:themeColor="text1"/>
                <w:sz w:val="22"/>
                <w:szCs w:val="24"/>
              </w:rPr>
              <w:t xml:space="preserve"> </w:t>
            </w:r>
          </w:p>
          <w:p w14:paraId="29236839" w14:textId="77777777" w:rsidR="001E441E" w:rsidRPr="001E441E" w:rsidRDefault="001E441E" w:rsidP="001E441E">
            <w:pPr>
              <w:pStyle w:val="ListParagraph"/>
              <w:numPr>
                <w:ilvl w:val="0"/>
                <w:numId w:val="15"/>
              </w:numPr>
              <w:spacing w:before="3" w:line="275" w:lineRule="auto"/>
              <w:ind w:right="68"/>
              <w:rPr>
                <w:rFonts w:ascii="Arial" w:eastAsia="Arial" w:hAnsi="Arial" w:cs="Arial"/>
                <w:color w:val="000000" w:themeColor="text1"/>
                <w:sz w:val="22"/>
                <w:szCs w:val="24"/>
              </w:rPr>
            </w:pPr>
            <w:r w:rsidRPr="001E441E">
              <w:rPr>
                <w:rFonts w:ascii="Arial" w:eastAsia="Arial" w:hAnsi="Arial" w:cs="Arial"/>
                <w:color w:val="000000" w:themeColor="text1"/>
                <w:sz w:val="22"/>
                <w:szCs w:val="24"/>
              </w:rPr>
              <w:t>Distribusi via email per peneliti/pelaksana pengabdian</w:t>
            </w:r>
          </w:p>
          <w:p w14:paraId="4E621671" w14:textId="77777777" w:rsidR="001E441E" w:rsidRPr="00156EA1" w:rsidRDefault="001E441E" w:rsidP="00156EA1">
            <w:pPr>
              <w:spacing w:before="3" w:line="275" w:lineRule="auto"/>
              <w:ind w:right="68"/>
              <w:rPr>
                <w:rFonts w:ascii="Arial" w:eastAsia="Arial" w:hAnsi="Arial" w:cs="Arial"/>
                <w:color w:val="000000" w:themeColor="text1"/>
                <w:sz w:val="22"/>
                <w:szCs w:val="24"/>
              </w:rPr>
            </w:pPr>
          </w:p>
        </w:tc>
      </w:tr>
      <w:tr w:rsidR="001E441E" w:rsidRPr="00156EA1" w14:paraId="6C46E936" w14:textId="77777777" w:rsidTr="00426B6C">
        <w:tc>
          <w:tcPr>
            <w:tcW w:w="627" w:type="dxa"/>
            <w:shd w:val="clear" w:color="auto" w:fill="auto"/>
          </w:tcPr>
          <w:p w14:paraId="411CDD0D" w14:textId="77777777" w:rsidR="001E441E" w:rsidRDefault="001E441E" w:rsidP="00156EA1">
            <w:pPr>
              <w:spacing w:before="3" w:line="275" w:lineRule="auto"/>
              <w:ind w:right="68"/>
              <w:jc w:val="center"/>
              <w:rPr>
                <w:rFonts w:ascii="Arial" w:eastAsia="Arial" w:hAnsi="Arial" w:cs="Arial"/>
                <w:color w:val="000000" w:themeColor="text1"/>
                <w:sz w:val="22"/>
                <w:szCs w:val="24"/>
              </w:rPr>
            </w:pPr>
          </w:p>
        </w:tc>
        <w:tc>
          <w:tcPr>
            <w:tcW w:w="1385" w:type="dxa"/>
            <w:shd w:val="clear" w:color="auto" w:fill="auto"/>
          </w:tcPr>
          <w:p w14:paraId="0B590E86" w14:textId="77777777" w:rsidR="001E441E" w:rsidRDefault="001E441E" w:rsidP="00156EA1">
            <w:pPr>
              <w:spacing w:before="3" w:line="275" w:lineRule="auto"/>
              <w:ind w:right="68"/>
              <w:rPr>
                <w:rFonts w:ascii="Arial" w:eastAsia="Arial" w:hAnsi="Arial" w:cs="Arial"/>
                <w:color w:val="000000" w:themeColor="text1"/>
                <w:sz w:val="22"/>
                <w:szCs w:val="24"/>
              </w:rPr>
            </w:pPr>
          </w:p>
        </w:tc>
        <w:tc>
          <w:tcPr>
            <w:tcW w:w="7197" w:type="dxa"/>
            <w:shd w:val="clear" w:color="auto" w:fill="auto"/>
          </w:tcPr>
          <w:p w14:paraId="728ED323" w14:textId="77777777" w:rsidR="001E441E" w:rsidRDefault="001E441E" w:rsidP="00156EA1">
            <w:pPr>
              <w:spacing w:before="3" w:line="275" w:lineRule="auto"/>
              <w:ind w:right="68"/>
              <w:rPr>
                <w:rFonts w:ascii="Arial" w:eastAsia="Arial" w:hAnsi="Arial" w:cs="Arial"/>
                <w:color w:val="000000" w:themeColor="text1"/>
                <w:sz w:val="22"/>
                <w:szCs w:val="24"/>
              </w:rPr>
            </w:pPr>
          </w:p>
        </w:tc>
      </w:tr>
    </w:tbl>
    <w:p w14:paraId="776DB46D" w14:textId="77777777" w:rsidR="00156EA1" w:rsidRDefault="00156EA1" w:rsidP="00DB0FF4">
      <w:pPr>
        <w:spacing w:before="3" w:line="275" w:lineRule="auto"/>
        <w:ind w:right="68"/>
        <w:rPr>
          <w:rFonts w:ascii="Arial" w:eastAsia="Arial" w:hAnsi="Arial" w:cs="Arial"/>
          <w:color w:val="000000" w:themeColor="text1"/>
          <w:sz w:val="24"/>
          <w:szCs w:val="24"/>
        </w:rPr>
      </w:pPr>
    </w:p>
    <w:p w14:paraId="46AFA485" w14:textId="77777777" w:rsidR="00017D47" w:rsidRPr="00156EA1" w:rsidRDefault="00017D47" w:rsidP="00DB0FF4">
      <w:pPr>
        <w:spacing w:before="3" w:line="275" w:lineRule="auto"/>
        <w:ind w:right="68"/>
        <w:rPr>
          <w:rFonts w:ascii="Arial" w:eastAsia="Arial" w:hAnsi="Arial" w:cs="Arial"/>
          <w:color w:val="ED7D31" w:themeColor="accent2"/>
          <w:sz w:val="24"/>
          <w:szCs w:val="24"/>
        </w:rPr>
        <w:sectPr w:rsidR="00017D47" w:rsidRPr="00156EA1">
          <w:pgSz w:w="11920" w:h="16840"/>
          <w:pgMar w:top="1560" w:right="1140" w:bottom="280" w:left="1440" w:header="0" w:footer="821" w:gutter="0"/>
          <w:cols w:space="720"/>
        </w:sectPr>
      </w:pPr>
      <w:r w:rsidRPr="00156EA1">
        <w:rPr>
          <w:rFonts w:ascii="Arial" w:eastAsia="Arial" w:hAnsi="Arial" w:cs="Arial"/>
          <w:color w:val="ED7D31" w:themeColor="accent2"/>
          <w:sz w:val="24"/>
          <w:szCs w:val="24"/>
        </w:rPr>
        <w:t xml:space="preserve">Sementara itu Satuan Pengawas Internal (SPI) </w:t>
      </w:r>
      <w:r w:rsidR="00156EA1">
        <w:rPr>
          <w:rFonts w:ascii="Arial" w:eastAsia="Arial" w:hAnsi="Arial" w:cs="Arial"/>
          <w:color w:val="ED7D31" w:themeColor="accent2"/>
          <w:sz w:val="24"/>
          <w:szCs w:val="24"/>
        </w:rPr>
        <w:t xml:space="preserve">juga </w:t>
      </w:r>
      <w:r w:rsidRPr="00156EA1">
        <w:rPr>
          <w:rFonts w:ascii="Arial" w:eastAsia="Arial" w:hAnsi="Arial" w:cs="Arial"/>
          <w:color w:val="ED7D31" w:themeColor="accent2"/>
          <w:sz w:val="24"/>
          <w:szCs w:val="24"/>
        </w:rPr>
        <w:t>melakukan monitoring dan evaluasi terhadap…</w:t>
      </w:r>
    </w:p>
    <w:p w14:paraId="5B4763F2" w14:textId="77777777" w:rsidR="00741EC0" w:rsidRDefault="00855DAC" w:rsidP="00DB0FF4">
      <w:pPr>
        <w:spacing w:before="3" w:line="275" w:lineRule="auto"/>
        <w:ind w:right="68"/>
        <w:rPr>
          <w:rFonts w:ascii="Arial" w:eastAsia="Arial" w:hAnsi="Arial" w:cs="Arial"/>
          <w:position w:val="-1"/>
          <w:sz w:val="24"/>
          <w:szCs w:val="24"/>
        </w:rPr>
      </w:pPr>
      <w:r w:rsidRPr="00DB0FF4">
        <w:rPr>
          <w:rFonts w:ascii="Arial" w:eastAsia="Arial" w:hAnsi="Arial" w:cs="Arial"/>
          <w:i/>
          <w:color w:val="5B9BD5" w:themeColor="accent1"/>
          <w:sz w:val="24"/>
          <w:szCs w:val="24"/>
        </w:rPr>
        <w:lastRenderedPageBreak/>
        <w:t>k</w:t>
      </w:r>
      <w:r w:rsidRPr="00DB0FF4">
        <w:rPr>
          <w:rFonts w:ascii="Arial" w:eastAsia="Arial" w:hAnsi="Arial" w:cs="Arial"/>
          <w:i/>
          <w:color w:val="5B9BD5" w:themeColor="accent1"/>
          <w:spacing w:val="1"/>
          <w:sz w:val="24"/>
          <w:szCs w:val="24"/>
        </w:rPr>
        <w:t>ebe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pacing w:val="1"/>
          <w:sz w:val="24"/>
          <w:szCs w:val="24"/>
        </w:rPr>
        <w:t>bu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ah</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z w:val="24"/>
          <w:szCs w:val="24"/>
        </w:rPr>
        <w:t>h</w:t>
      </w:r>
      <w:r w:rsidRPr="00DB0FF4">
        <w:rPr>
          <w:rFonts w:ascii="Arial" w:eastAsia="Arial" w:hAnsi="Arial" w:cs="Arial"/>
          <w:i/>
          <w:color w:val="5B9BD5" w:themeColor="accent1"/>
          <w:spacing w:val="36"/>
          <w:sz w:val="24"/>
          <w:szCs w:val="24"/>
        </w:rPr>
        <w:t xml:space="preserve"> </w:t>
      </w:r>
      <w:r w:rsidRPr="00DB0FF4">
        <w:rPr>
          <w:rFonts w:ascii="Arial" w:eastAsia="Arial" w:hAnsi="Arial" w:cs="Arial"/>
          <w:i/>
          <w:color w:val="5B9BD5" w:themeColor="accent1"/>
          <w:sz w:val="24"/>
          <w:szCs w:val="24"/>
        </w:rPr>
        <w:t>sist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33"/>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rek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0"/>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31"/>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3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 xml:space="preserve">rta </w:t>
      </w:r>
      <w:r w:rsidRPr="00DB0FF4">
        <w:rPr>
          <w:rFonts w:ascii="Arial" w:eastAsia="Arial" w:hAnsi="Arial" w:cs="Arial"/>
          <w:i/>
          <w:color w:val="5B9BD5" w:themeColor="accent1"/>
          <w:spacing w:val="1"/>
          <w:sz w:val="24"/>
          <w:szCs w:val="24"/>
        </w:rPr>
        <w:t>pub</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si  </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pacing w:val="1"/>
          <w:sz w:val="24"/>
          <w:szCs w:val="24"/>
        </w:rPr>
        <w:t>ha</w:t>
      </w:r>
      <w:r w:rsidRPr="00DB0FF4">
        <w:rPr>
          <w:rFonts w:ascii="Arial" w:eastAsia="Arial" w:hAnsi="Arial" w:cs="Arial"/>
          <w:i/>
          <w:color w:val="5B9BD5" w:themeColor="accent1"/>
          <w:sz w:val="24"/>
          <w:szCs w:val="24"/>
        </w:rPr>
        <w:t xml:space="preserve">sil  </w:t>
      </w:r>
      <w:r w:rsidRPr="00DB0FF4">
        <w:rPr>
          <w:rFonts w:ascii="Arial" w:eastAsia="Arial" w:hAnsi="Arial" w:cs="Arial"/>
          <w:i/>
          <w:color w:val="5B9BD5" w:themeColor="accent1"/>
          <w:spacing w:val="20"/>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3"/>
          <w:sz w:val="24"/>
          <w:szCs w:val="24"/>
        </w:rPr>
        <w:t>j</w:t>
      </w:r>
      <w:r w:rsidRPr="00DB0FF4">
        <w:rPr>
          <w:rFonts w:ascii="Arial" w:eastAsia="Arial" w:hAnsi="Arial" w:cs="Arial"/>
          <w:i/>
          <w:color w:val="5B9BD5" w:themeColor="accent1"/>
          <w:spacing w:val="1"/>
          <w:sz w:val="24"/>
          <w:szCs w:val="24"/>
        </w:rPr>
        <w:t>am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 xml:space="preserve">tu  </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l  </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a  </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 xml:space="preserve">ra  </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man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ku</w:t>
      </w:r>
      <w:r w:rsidR="00DB0FF4"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position w:val="-1"/>
          <w:sz w:val="24"/>
          <w:szCs w:val="24"/>
        </w:rPr>
        <w:t>k</w:t>
      </w:r>
      <w:r w:rsidRPr="00DB0FF4">
        <w:rPr>
          <w:rFonts w:ascii="Arial" w:eastAsia="Arial" w:hAnsi="Arial" w:cs="Arial"/>
          <w:i/>
          <w:color w:val="5B9BD5" w:themeColor="accent1"/>
          <w:spacing w:val="1"/>
          <w:position w:val="-1"/>
          <w:sz w:val="24"/>
          <w:szCs w:val="24"/>
        </w:rPr>
        <w:t>ep</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position w:val="-1"/>
          <w:sz w:val="24"/>
          <w:szCs w:val="24"/>
        </w:rPr>
        <w:t>ti</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spacing w:val="1"/>
          <w:position w:val="-1"/>
          <w:sz w:val="24"/>
          <w:szCs w:val="24"/>
        </w:rPr>
        <w:t>an</w:t>
      </w:r>
    </w:p>
    <w:p w14:paraId="5CD22EC0" w14:textId="77777777" w:rsidR="00741EC0" w:rsidRPr="00741EC0" w:rsidRDefault="00741EC0" w:rsidP="00741EC0">
      <w:pPr>
        <w:rPr>
          <w:rFonts w:ascii="Arial" w:hAnsi="Arial" w:cs="Arial"/>
          <w:sz w:val="24"/>
        </w:rPr>
      </w:pPr>
      <w:r w:rsidRPr="00741EC0">
        <w:rPr>
          <w:rFonts w:ascii="Arial" w:hAnsi="Arial" w:cs="Arial"/>
          <w:sz w:val="24"/>
        </w:rPr>
        <w:t xml:space="preserve">Universitas Ma Chung memiliki sistem informasi manajemen mutu yang </w:t>
      </w:r>
      <w:r w:rsidRPr="00741EC0">
        <w:rPr>
          <w:rFonts w:ascii="Arial" w:hAnsi="Arial" w:cs="Arial"/>
          <w:b/>
          <w:sz w:val="24"/>
        </w:rPr>
        <w:t>terintegrasi</w:t>
      </w:r>
      <w:r w:rsidRPr="00741EC0">
        <w:rPr>
          <w:rFonts w:ascii="Arial" w:hAnsi="Arial" w:cs="Arial"/>
          <w:sz w:val="24"/>
        </w:rPr>
        <w:t xml:space="preserve"> yakni </w:t>
      </w:r>
      <w:hyperlink r:id="rId44" w:history="1">
        <w:r w:rsidRPr="00741EC0">
          <w:rPr>
            <w:rStyle w:val="Hyperlink"/>
            <w:rFonts w:ascii="Arial" w:eastAsiaTheme="majorEastAsia" w:hAnsi="Arial" w:cs="Arial"/>
            <w:sz w:val="24"/>
          </w:rPr>
          <w:t>MacisQA</w:t>
        </w:r>
      </w:hyperlink>
      <w:r w:rsidRPr="00741EC0">
        <w:rPr>
          <w:rFonts w:ascii="Arial" w:hAnsi="Arial" w:cs="Arial"/>
          <w:sz w:val="24"/>
        </w:rPr>
        <w:t xml:space="preserve">.  Pengelolaan data hasil penjaminan mutu dapat dilakukan melalui sistem. Seluruh hasil evaluasi penjaminan mutu internal terekam dan terdokumentasi pada MacisQA. Publikasi hasil pengelolaan data, hasil rekaman dan dokumentasi penjaminan mutu dilakukan secara terbatas kepada pemangku kepentingan </w:t>
      </w:r>
      <w:r w:rsidR="00676705">
        <w:rPr>
          <w:rFonts w:ascii="Arial" w:hAnsi="Arial" w:cs="Arial"/>
          <w:sz w:val="24"/>
        </w:rPr>
        <w:t xml:space="preserve">internal </w:t>
      </w:r>
      <w:r w:rsidRPr="00741EC0">
        <w:rPr>
          <w:rFonts w:ascii="Arial" w:hAnsi="Arial" w:cs="Arial"/>
          <w:sz w:val="24"/>
        </w:rPr>
        <w:t xml:space="preserve">melalui </w:t>
      </w:r>
      <w:hyperlink r:id="rId45" w:history="1">
        <w:r w:rsidRPr="00741EC0">
          <w:rPr>
            <w:rStyle w:val="Hyperlink"/>
            <w:rFonts w:ascii="Arial" w:eastAsiaTheme="majorEastAsia" w:hAnsi="Arial" w:cs="Arial"/>
            <w:sz w:val="24"/>
          </w:rPr>
          <w:t>http://eksekutif.machung.ac.id</w:t>
        </w:r>
      </w:hyperlink>
      <w:r w:rsidR="00676705">
        <w:rPr>
          <w:rFonts w:ascii="Arial" w:hAnsi="Arial" w:cs="Arial"/>
          <w:sz w:val="24"/>
        </w:rPr>
        <w:t xml:space="preserve">, dan untuk pemangku kepentingan eksternal melalui </w:t>
      </w:r>
      <w:hyperlink r:id="rId46" w:history="1">
        <w:r w:rsidR="00676705" w:rsidRPr="00216811">
          <w:rPr>
            <w:rStyle w:val="Hyperlink"/>
            <w:rFonts w:ascii="Arial" w:hAnsi="Arial" w:cs="Arial"/>
            <w:sz w:val="24"/>
          </w:rPr>
          <w:t>http://data.machung.ac.id</w:t>
        </w:r>
      </w:hyperlink>
      <w:r w:rsidR="00676705">
        <w:rPr>
          <w:rFonts w:ascii="Arial" w:hAnsi="Arial" w:cs="Arial"/>
          <w:sz w:val="24"/>
        </w:rPr>
        <w:t xml:space="preserve">. </w:t>
      </w:r>
      <w:r w:rsidRPr="00741EC0">
        <w:rPr>
          <w:rFonts w:ascii="Arial" w:hAnsi="Arial" w:cs="Arial"/>
          <w:sz w:val="24"/>
        </w:rPr>
        <w:t xml:space="preserve">Secara berkala, Lembaga Penjaminan Mutu dan Pengawasan Internal juga mendiseminasikan laporan hasil evaluasi, monitoring, dan audit melalui </w:t>
      </w:r>
      <w:r w:rsidRPr="00741EC0">
        <w:rPr>
          <w:rFonts w:ascii="Arial" w:hAnsi="Arial" w:cs="Arial"/>
          <w:i/>
          <w:sz w:val="24"/>
        </w:rPr>
        <w:t>email</w:t>
      </w:r>
      <w:r w:rsidRPr="00741EC0">
        <w:rPr>
          <w:rFonts w:ascii="Arial" w:hAnsi="Arial" w:cs="Arial"/>
          <w:sz w:val="24"/>
        </w:rPr>
        <w:t xml:space="preserve"> dan melalui </w:t>
      </w:r>
      <w:r w:rsidRPr="00741EC0">
        <w:rPr>
          <w:rFonts w:ascii="Arial" w:hAnsi="Arial" w:cs="Arial"/>
          <w:i/>
          <w:sz w:val="24"/>
        </w:rPr>
        <w:t>MS Teams</w:t>
      </w:r>
      <w:r w:rsidRPr="00741EC0">
        <w:rPr>
          <w:rFonts w:ascii="Arial" w:hAnsi="Arial" w:cs="Arial"/>
          <w:sz w:val="24"/>
        </w:rPr>
        <w:t xml:space="preserve">. </w:t>
      </w:r>
    </w:p>
    <w:p w14:paraId="065874EA" w14:textId="77777777" w:rsidR="00741EC0" w:rsidRDefault="00741EC0" w:rsidP="00741EC0">
      <w:pPr>
        <w:rPr>
          <w:rFonts w:ascii="Arial" w:hAnsi="Arial" w:cs="Arial"/>
          <w:sz w:val="24"/>
        </w:rPr>
      </w:pPr>
    </w:p>
    <w:p w14:paraId="0A89DD79" w14:textId="77777777" w:rsidR="00741EC0" w:rsidRDefault="00741EC0" w:rsidP="00741EC0">
      <w:pPr>
        <w:rPr>
          <w:rFonts w:ascii="Arial" w:hAnsi="Arial" w:cs="Arial"/>
          <w:sz w:val="24"/>
        </w:rPr>
      </w:pPr>
      <w:r w:rsidRPr="00741EC0">
        <w:rPr>
          <w:rFonts w:ascii="Arial" w:hAnsi="Arial" w:cs="Arial"/>
          <w:sz w:val="24"/>
        </w:rPr>
        <w:t xml:space="preserve">Bukti perekaman dan dokumentasi penjaminan mutu </w:t>
      </w:r>
      <w:r w:rsidR="00241852">
        <w:rPr>
          <w:rFonts w:ascii="Arial" w:hAnsi="Arial" w:cs="Arial"/>
          <w:sz w:val="24"/>
        </w:rPr>
        <w:t xml:space="preserve">untuk setiap tahapan PPEPP </w:t>
      </w:r>
      <w:r w:rsidRPr="00741EC0">
        <w:rPr>
          <w:rFonts w:ascii="Arial" w:hAnsi="Arial" w:cs="Arial"/>
          <w:sz w:val="24"/>
        </w:rPr>
        <w:t>disajikan pada tabel berikut:</w:t>
      </w:r>
    </w:p>
    <w:p w14:paraId="660221BA" w14:textId="77777777" w:rsidR="00F265FB" w:rsidRPr="00741EC0" w:rsidRDefault="00F265FB" w:rsidP="00741EC0">
      <w:pPr>
        <w:rPr>
          <w:rFonts w:ascii="Arial" w:hAnsi="Arial" w:cs="Arial"/>
          <w:sz w:val="24"/>
        </w:rPr>
      </w:pPr>
    </w:p>
    <w:tbl>
      <w:tblPr>
        <w:tblStyle w:val="TableGrid"/>
        <w:tblW w:w="9067" w:type="dxa"/>
        <w:tblLook w:val="04A0" w:firstRow="1" w:lastRow="0" w:firstColumn="1" w:lastColumn="0" w:noHBand="0" w:noVBand="1"/>
      </w:tblPr>
      <w:tblGrid>
        <w:gridCol w:w="1977"/>
        <w:gridCol w:w="7090"/>
      </w:tblGrid>
      <w:tr w:rsidR="00741EC0" w:rsidRPr="00EF524F" w14:paraId="569954C4" w14:textId="77777777" w:rsidTr="00300298">
        <w:tc>
          <w:tcPr>
            <w:tcW w:w="0" w:type="auto"/>
          </w:tcPr>
          <w:p w14:paraId="7AD4D44D" w14:textId="77777777" w:rsidR="00741EC0" w:rsidRPr="00EF524F" w:rsidRDefault="00741EC0" w:rsidP="00300298">
            <w:pPr>
              <w:jc w:val="center"/>
              <w:rPr>
                <w:rFonts w:ascii="Arial" w:hAnsi="Arial" w:cs="Arial"/>
                <w:b/>
                <w:sz w:val="22"/>
              </w:rPr>
            </w:pPr>
            <w:r w:rsidRPr="00EF524F">
              <w:rPr>
                <w:rFonts w:ascii="Arial" w:hAnsi="Arial" w:cs="Arial"/>
                <w:b/>
                <w:sz w:val="22"/>
              </w:rPr>
              <w:t>Tahap Siklus</w:t>
            </w:r>
          </w:p>
        </w:tc>
        <w:tc>
          <w:tcPr>
            <w:tcW w:w="7392" w:type="dxa"/>
          </w:tcPr>
          <w:p w14:paraId="51E19837" w14:textId="77777777" w:rsidR="00741EC0" w:rsidRPr="00EF524F" w:rsidRDefault="00741EC0" w:rsidP="00300298">
            <w:pPr>
              <w:jc w:val="center"/>
              <w:rPr>
                <w:rFonts w:ascii="Arial" w:hAnsi="Arial" w:cs="Arial"/>
                <w:b/>
                <w:sz w:val="22"/>
              </w:rPr>
            </w:pPr>
            <w:r w:rsidRPr="00EF524F">
              <w:rPr>
                <w:rFonts w:ascii="Arial" w:hAnsi="Arial" w:cs="Arial"/>
                <w:b/>
                <w:sz w:val="22"/>
              </w:rPr>
              <w:t>Uraian</w:t>
            </w:r>
          </w:p>
        </w:tc>
      </w:tr>
      <w:tr w:rsidR="00741EC0" w:rsidRPr="00EF524F" w14:paraId="3D19FDF3" w14:textId="77777777" w:rsidTr="00300298">
        <w:tc>
          <w:tcPr>
            <w:tcW w:w="0" w:type="auto"/>
          </w:tcPr>
          <w:p w14:paraId="5355B46D" w14:textId="77777777" w:rsidR="00741EC0" w:rsidRPr="00EF524F" w:rsidRDefault="00741EC0" w:rsidP="00300298">
            <w:pPr>
              <w:jc w:val="both"/>
              <w:rPr>
                <w:rFonts w:ascii="Arial" w:hAnsi="Arial" w:cs="Arial"/>
                <w:b/>
                <w:sz w:val="22"/>
              </w:rPr>
            </w:pPr>
            <w:r w:rsidRPr="00EF524F">
              <w:rPr>
                <w:rFonts w:ascii="Arial" w:hAnsi="Arial" w:cs="Arial"/>
                <w:b/>
                <w:sz w:val="22"/>
              </w:rPr>
              <w:t>PENETAPAN</w:t>
            </w:r>
          </w:p>
        </w:tc>
        <w:tc>
          <w:tcPr>
            <w:tcW w:w="7392" w:type="dxa"/>
          </w:tcPr>
          <w:p w14:paraId="19F78F8B" w14:textId="77777777"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Dokumen pengelolaan penjaminan mutu Universitas Ma Chung berupa </w:t>
            </w:r>
            <w:hyperlink r:id="rId47" w:history="1">
              <w:r w:rsidRPr="00EF524F">
                <w:rPr>
                  <w:rStyle w:val="Hyperlink"/>
                  <w:rFonts w:ascii="Arial" w:eastAsiaTheme="majorEastAsia" w:hAnsi="Arial" w:cs="Arial"/>
                  <w:sz w:val="22"/>
                </w:rPr>
                <w:t>kebijakan, standar, manual, formulir</w:t>
              </w:r>
            </w:hyperlink>
            <w:r w:rsidRPr="00EF524F">
              <w:rPr>
                <w:rFonts w:ascii="Arial" w:hAnsi="Arial" w:cs="Arial"/>
                <w:sz w:val="22"/>
              </w:rPr>
              <w:t xml:space="preserve"> dapat diakses melalui website, </w:t>
            </w:r>
            <w:hyperlink r:id="rId48" w:history="1">
              <w:r w:rsidRPr="00EF524F">
                <w:rPr>
                  <w:rStyle w:val="Hyperlink"/>
                  <w:rFonts w:ascii="Arial" w:eastAsiaTheme="majorEastAsia" w:hAnsi="Arial" w:cs="Arial"/>
                  <w:sz w:val="22"/>
                </w:rPr>
                <w:t>MacisQA</w:t>
              </w:r>
            </w:hyperlink>
            <w:r w:rsidRPr="00EF524F">
              <w:rPr>
                <w:rFonts w:ascii="Arial" w:hAnsi="Arial" w:cs="Arial"/>
                <w:sz w:val="22"/>
              </w:rPr>
              <w:t>, serta MS Teams Penjaminan Mutu.</w:t>
            </w:r>
          </w:p>
          <w:p w14:paraId="494A8816" w14:textId="77777777"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Dokumen pengelolaan penelitian dan pengabdian kepada masyarakat Universitas Ma Chung berupa </w:t>
            </w:r>
            <w:hyperlink r:id="rId49" w:history="1">
              <w:r w:rsidRPr="00EF524F">
                <w:rPr>
                  <w:rStyle w:val="Hyperlink"/>
                  <w:rFonts w:ascii="Arial" w:eastAsiaTheme="majorEastAsia" w:hAnsi="Arial" w:cs="Arial"/>
                  <w:sz w:val="22"/>
                </w:rPr>
                <w:t>Renstra Penelitian</w:t>
              </w:r>
            </w:hyperlink>
            <w:r w:rsidRPr="00EF524F">
              <w:rPr>
                <w:rFonts w:ascii="Arial" w:hAnsi="Arial" w:cs="Arial"/>
                <w:sz w:val="22"/>
              </w:rPr>
              <w:t xml:space="preserve"> dan </w:t>
            </w:r>
            <w:hyperlink r:id="rId50" w:history="1">
              <w:r w:rsidRPr="00EF524F">
                <w:rPr>
                  <w:rStyle w:val="Hyperlink"/>
                  <w:rFonts w:ascii="Arial" w:eastAsiaTheme="majorEastAsia" w:hAnsi="Arial" w:cs="Arial"/>
                  <w:sz w:val="22"/>
                </w:rPr>
                <w:t>Renstra Abdimas</w:t>
              </w:r>
            </w:hyperlink>
            <w:r w:rsidRPr="00EF524F">
              <w:rPr>
                <w:rFonts w:ascii="Arial" w:hAnsi="Arial" w:cs="Arial"/>
                <w:sz w:val="22"/>
              </w:rPr>
              <w:t xml:space="preserve"> dapat diakses melalui </w:t>
            </w:r>
            <w:hyperlink r:id="rId51" w:history="1">
              <w:r w:rsidRPr="00EF524F">
                <w:rPr>
                  <w:rStyle w:val="Hyperlink"/>
                  <w:rFonts w:ascii="Arial" w:eastAsiaTheme="majorEastAsia" w:hAnsi="Arial" w:cs="Arial"/>
                  <w:sz w:val="22"/>
                </w:rPr>
                <w:t>website</w:t>
              </w:r>
            </w:hyperlink>
            <w:r w:rsidRPr="00EF524F">
              <w:rPr>
                <w:rFonts w:ascii="Arial" w:hAnsi="Arial" w:cs="Arial"/>
                <w:sz w:val="22"/>
              </w:rPr>
              <w:t xml:space="preserve"> Lembaga Penelitian dan Pengabdian Kepada Masyarakat (LPPM).</w:t>
            </w:r>
          </w:p>
          <w:p w14:paraId="4B537D7F" w14:textId="77777777"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Dokumen pengelolaan akademik – mahasiswa, (</w:t>
            </w:r>
            <w:hyperlink r:id="rId52" w:history="1">
              <w:r w:rsidRPr="00EF524F">
                <w:rPr>
                  <w:rStyle w:val="Hyperlink"/>
                  <w:rFonts w:ascii="Arial" w:eastAsiaTheme="majorEastAsia" w:hAnsi="Arial" w:cs="Arial"/>
                  <w:i/>
                  <w:sz w:val="22"/>
                </w:rPr>
                <w:t>Student Guide</w:t>
              </w:r>
            </w:hyperlink>
            <w:r w:rsidRPr="00EF524F">
              <w:rPr>
                <w:rFonts w:ascii="Arial" w:hAnsi="Arial" w:cs="Arial"/>
                <w:sz w:val="22"/>
              </w:rPr>
              <w:t>)  dapat diakses melalui website universitas.</w:t>
            </w:r>
          </w:p>
          <w:p w14:paraId="5D02523E" w14:textId="77777777" w:rsidR="00741EC0" w:rsidRPr="00EF524F" w:rsidRDefault="00741EC0" w:rsidP="00741EC0">
            <w:pPr>
              <w:pStyle w:val="ListParagraph"/>
              <w:numPr>
                <w:ilvl w:val="0"/>
                <w:numId w:val="8"/>
              </w:numPr>
              <w:jc w:val="both"/>
              <w:rPr>
                <w:rFonts w:ascii="Arial" w:hAnsi="Arial" w:cs="Arial"/>
                <w:sz w:val="22"/>
              </w:rPr>
            </w:pPr>
            <w:r w:rsidRPr="00EF524F">
              <w:rPr>
                <w:rFonts w:ascii="Arial" w:hAnsi="Arial" w:cs="Arial"/>
                <w:sz w:val="22"/>
              </w:rPr>
              <w:t xml:space="preserve">Penetapan beban mengajar dosen dilakukan melalui rapat koordinasi program studi. Beban mengajar ditetapkan dalam bentuk SK Dekan tentang </w:t>
            </w:r>
            <w:hyperlink r:id="rId53" w:history="1">
              <w:r w:rsidRPr="00EF524F">
                <w:rPr>
                  <w:rStyle w:val="Hyperlink"/>
                  <w:rFonts w:ascii="Arial" w:eastAsiaTheme="majorEastAsia" w:hAnsi="Arial" w:cs="Arial"/>
                  <w:sz w:val="22"/>
                </w:rPr>
                <w:t>Pengangkatan Tenaga Pengajar</w:t>
              </w:r>
            </w:hyperlink>
            <w:r w:rsidRPr="00EF524F">
              <w:rPr>
                <w:rFonts w:ascii="Arial" w:hAnsi="Arial" w:cs="Arial"/>
                <w:sz w:val="22"/>
              </w:rPr>
              <w:t xml:space="preserve"> </w:t>
            </w:r>
          </w:p>
        </w:tc>
      </w:tr>
      <w:tr w:rsidR="00741EC0" w:rsidRPr="00EF524F" w14:paraId="6CB649A4" w14:textId="77777777" w:rsidTr="00300298">
        <w:tc>
          <w:tcPr>
            <w:tcW w:w="0" w:type="auto"/>
          </w:tcPr>
          <w:p w14:paraId="29301C8F" w14:textId="77777777" w:rsidR="00741EC0" w:rsidRPr="00EF524F" w:rsidRDefault="00741EC0" w:rsidP="00300298">
            <w:pPr>
              <w:jc w:val="both"/>
              <w:rPr>
                <w:rFonts w:ascii="Arial" w:hAnsi="Arial" w:cs="Arial"/>
                <w:b/>
                <w:sz w:val="22"/>
              </w:rPr>
            </w:pPr>
            <w:r w:rsidRPr="00EF524F">
              <w:rPr>
                <w:rFonts w:ascii="Arial" w:hAnsi="Arial" w:cs="Arial"/>
                <w:b/>
                <w:sz w:val="22"/>
              </w:rPr>
              <w:t>PELAKSANAAN</w:t>
            </w:r>
          </w:p>
        </w:tc>
        <w:tc>
          <w:tcPr>
            <w:tcW w:w="7392" w:type="dxa"/>
          </w:tcPr>
          <w:p w14:paraId="35C46627" w14:textId="77777777"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Kegiatan proses belajar mengajar dilakukan sesuai dengan SK penetapan. Dosen melaporkan dan mendokumentasikan pelaksanaan kegiatan pembelajaran melalui </w:t>
            </w:r>
            <w:hyperlink r:id="rId54" w:history="1">
              <w:r w:rsidRPr="00EF524F">
                <w:rPr>
                  <w:rStyle w:val="Hyperlink"/>
                  <w:rFonts w:ascii="Arial" w:eastAsiaTheme="majorEastAsia" w:hAnsi="Arial" w:cs="Arial"/>
                  <w:sz w:val="22"/>
                </w:rPr>
                <w:t>http://dosen.machung.ac.id/</w:t>
              </w:r>
            </w:hyperlink>
            <w:r w:rsidRPr="00EF524F">
              <w:rPr>
                <w:rFonts w:ascii="Arial" w:hAnsi="Arial" w:cs="Arial"/>
                <w:sz w:val="22"/>
              </w:rPr>
              <w:t xml:space="preserve">. Penyampaian materi pembelajaran, interaksi dosen dan mahasiswa, pemberian tugas, jawaban dan penilaian didukung oleh sistem </w:t>
            </w:r>
            <w:r w:rsidRPr="00EF524F">
              <w:rPr>
                <w:rFonts w:ascii="Arial" w:hAnsi="Arial" w:cs="Arial"/>
                <w:i/>
                <w:sz w:val="22"/>
              </w:rPr>
              <w:t>MS. Teams</w:t>
            </w:r>
            <w:r w:rsidRPr="00EF524F">
              <w:rPr>
                <w:rFonts w:ascii="Arial" w:hAnsi="Arial" w:cs="Arial"/>
                <w:sz w:val="22"/>
              </w:rPr>
              <w:t xml:space="preserve"> dan </w:t>
            </w:r>
            <w:r w:rsidRPr="00EF524F">
              <w:rPr>
                <w:rFonts w:ascii="Arial" w:hAnsi="Arial" w:cs="Arial"/>
                <w:i/>
                <w:sz w:val="22"/>
              </w:rPr>
              <w:t xml:space="preserve">Learning Management System (LMS) </w:t>
            </w:r>
            <w:hyperlink r:id="rId55" w:history="1">
              <w:r w:rsidRPr="00EF524F">
                <w:rPr>
                  <w:rStyle w:val="Hyperlink"/>
                  <w:rFonts w:ascii="Arial" w:eastAsiaTheme="majorEastAsia" w:hAnsi="Arial" w:cs="Arial"/>
                  <w:i/>
                  <w:sz w:val="22"/>
                </w:rPr>
                <w:t>https://e-learning.machung.ac.id/</w:t>
              </w:r>
            </w:hyperlink>
            <w:r w:rsidRPr="00EF524F">
              <w:rPr>
                <w:rFonts w:ascii="Arial" w:hAnsi="Arial" w:cs="Arial"/>
                <w:i/>
                <w:sz w:val="22"/>
              </w:rPr>
              <w:t>.</w:t>
            </w:r>
          </w:p>
          <w:p w14:paraId="4A8FB597" w14:textId="77777777"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Mahasiswa dapat mengunduh materi, mengunggah tugas dan mendapatkan feedback proses pembelajaran melalui </w:t>
            </w:r>
            <w:r w:rsidRPr="00EF524F">
              <w:rPr>
                <w:rFonts w:ascii="Arial" w:hAnsi="Arial" w:cs="Arial"/>
                <w:i/>
                <w:sz w:val="22"/>
              </w:rPr>
              <w:t>MS.Teams</w:t>
            </w:r>
            <w:r w:rsidRPr="00EF524F">
              <w:rPr>
                <w:rFonts w:ascii="Arial" w:hAnsi="Arial" w:cs="Arial"/>
                <w:sz w:val="22"/>
              </w:rPr>
              <w:t xml:space="preserve">. Hasil penilaian proses pembelajaran dapat diakses melalui </w:t>
            </w:r>
            <w:hyperlink r:id="rId56" w:history="1">
              <w:r w:rsidRPr="00EF524F">
                <w:rPr>
                  <w:rStyle w:val="Hyperlink"/>
                  <w:rFonts w:ascii="Arial" w:eastAsiaTheme="majorEastAsia" w:hAnsi="Arial" w:cs="Arial"/>
                  <w:sz w:val="22"/>
                </w:rPr>
                <w:t>http://mahasiswa.machung.ac.id/</w:t>
              </w:r>
            </w:hyperlink>
            <w:r w:rsidRPr="00EF524F">
              <w:rPr>
                <w:rFonts w:ascii="Arial" w:hAnsi="Arial" w:cs="Arial"/>
                <w:sz w:val="22"/>
              </w:rPr>
              <w:t xml:space="preserve"> </w:t>
            </w:r>
          </w:p>
          <w:p w14:paraId="06365061" w14:textId="77777777" w:rsidR="00741EC0" w:rsidRPr="00EF524F" w:rsidRDefault="00741EC0" w:rsidP="00741EC0">
            <w:pPr>
              <w:pStyle w:val="ListParagraph"/>
              <w:numPr>
                <w:ilvl w:val="0"/>
                <w:numId w:val="9"/>
              </w:numPr>
              <w:jc w:val="both"/>
              <w:rPr>
                <w:rFonts w:ascii="Arial" w:hAnsi="Arial" w:cs="Arial"/>
                <w:i/>
                <w:sz w:val="22"/>
              </w:rPr>
            </w:pPr>
            <w:r w:rsidRPr="00EF524F">
              <w:rPr>
                <w:rFonts w:ascii="Arial" w:hAnsi="Arial" w:cs="Arial"/>
                <w:sz w:val="22"/>
              </w:rPr>
              <w:t xml:space="preserve">Kegiatan penelitian dan pengabdian kepada masyarakat dilakukan sesuai dengan Renstra Penelitian dan Renstra Abdimas Universitas Ma Chung. Pengajuan kegiatan penelitian dan pengabdian kepada masyarakat oleh dosen dilakukan dengan menguggah dokumen proposal, rencana anggaran dan belanja, laporan kemajuan, laporan penggunaan dana hingga laporan kemajuan pelaksanaan kegiatan penelitian/pengabdian kepada masyarakat, sesuai template yang telah disediakan dalam sistem </w:t>
            </w:r>
            <w:hyperlink r:id="rId57" w:history="1">
              <w:r w:rsidRPr="00EF524F">
                <w:rPr>
                  <w:rStyle w:val="Hyperlink"/>
                  <w:rFonts w:ascii="Arial" w:eastAsiaTheme="majorEastAsia" w:hAnsi="Arial" w:cs="Arial"/>
                  <w:sz w:val="22"/>
                </w:rPr>
                <w:t>https://semar.machung.ac.id/</w:t>
              </w:r>
            </w:hyperlink>
          </w:p>
        </w:tc>
      </w:tr>
      <w:tr w:rsidR="00741EC0" w:rsidRPr="00EF524F" w14:paraId="67564727" w14:textId="77777777" w:rsidTr="00300298">
        <w:tc>
          <w:tcPr>
            <w:tcW w:w="0" w:type="auto"/>
          </w:tcPr>
          <w:p w14:paraId="2833FF75" w14:textId="77777777" w:rsidR="00741EC0" w:rsidRPr="00EF524F" w:rsidRDefault="00741EC0" w:rsidP="00300298">
            <w:pPr>
              <w:jc w:val="both"/>
              <w:rPr>
                <w:rFonts w:ascii="Arial" w:hAnsi="Arial" w:cs="Arial"/>
                <w:b/>
                <w:sz w:val="22"/>
              </w:rPr>
            </w:pPr>
            <w:r w:rsidRPr="00EF524F">
              <w:rPr>
                <w:rFonts w:ascii="Arial" w:hAnsi="Arial" w:cs="Arial"/>
                <w:b/>
                <w:sz w:val="22"/>
              </w:rPr>
              <w:t>EVALUASI</w:t>
            </w:r>
          </w:p>
        </w:tc>
        <w:tc>
          <w:tcPr>
            <w:tcW w:w="7392" w:type="dxa"/>
          </w:tcPr>
          <w:p w14:paraId="6DDBEE1D" w14:textId="77777777"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Monitoring dan evaluasi pelaksanaan proses belajar mengajar dilakukan oleh ketua program studi melalui uji petik </w:t>
            </w:r>
            <w:r w:rsidRPr="00EF524F">
              <w:rPr>
                <w:rFonts w:ascii="Arial" w:hAnsi="Arial" w:cs="Arial"/>
                <w:i/>
                <w:sz w:val="22"/>
              </w:rPr>
              <w:t>MS.Teams</w:t>
            </w:r>
            <w:r w:rsidRPr="00EF524F">
              <w:rPr>
                <w:rFonts w:ascii="Arial" w:hAnsi="Arial" w:cs="Arial"/>
                <w:sz w:val="22"/>
              </w:rPr>
              <w:t xml:space="preserve"> dan pemantauan jurnal perkuliahan melalui </w:t>
            </w:r>
            <w:hyperlink r:id="rId58" w:history="1">
              <w:r w:rsidRPr="00EF524F">
                <w:rPr>
                  <w:rStyle w:val="Hyperlink"/>
                  <w:rFonts w:ascii="Arial" w:eastAsiaTheme="majorEastAsia" w:hAnsi="Arial" w:cs="Arial"/>
                  <w:sz w:val="22"/>
                </w:rPr>
                <w:t>http://dosen.machung.ac.id/</w:t>
              </w:r>
            </w:hyperlink>
          </w:p>
          <w:p w14:paraId="294ABABC" w14:textId="77777777"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Lembaga Penjaminan Mutu dan Pengawasan Internal melakukan penyebaran angket evaluasi perkuliahan dan mengirimkan rekap hasil evaluasi via email. Selain itu, dekan </w:t>
            </w:r>
            <w:r w:rsidRPr="00EF524F">
              <w:rPr>
                <w:rFonts w:ascii="Arial" w:hAnsi="Arial" w:cs="Arial"/>
                <w:sz w:val="22"/>
              </w:rPr>
              <w:lastRenderedPageBreak/>
              <w:t xml:space="preserve">dan kaprodi dapat melihat hasil evaluasi perkuliahan tiap dosen melalui </w:t>
            </w:r>
            <w:hyperlink r:id="rId59" w:history="1">
              <w:r w:rsidRPr="00EF524F">
                <w:rPr>
                  <w:rStyle w:val="Hyperlink"/>
                  <w:rFonts w:ascii="Arial" w:eastAsiaTheme="majorEastAsia" w:hAnsi="Arial" w:cs="Arial"/>
                  <w:sz w:val="22"/>
                </w:rPr>
                <w:t>http://eksekutif.machung.ac.id/</w:t>
              </w:r>
            </w:hyperlink>
            <w:r w:rsidRPr="00EF524F">
              <w:rPr>
                <w:rFonts w:ascii="Arial" w:hAnsi="Arial" w:cs="Arial"/>
                <w:sz w:val="22"/>
              </w:rPr>
              <w:t xml:space="preserve"> </w:t>
            </w:r>
          </w:p>
          <w:p w14:paraId="32EA7CDD" w14:textId="77777777"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Evaluasi terhadap perkuliahan, sarana prasarana perkuliahan juga dilakukan oleh Badan Perwakilan Mahasiswa Tingkat Fakultas (BPMF) melalui </w:t>
            </w:r>
            <w:r w:rsidRPr="00EF524F">
              <w:rPr>
                <w:rFonts w:ascii="Arial" w:hAnsi="Arial" w:cs="Arial"/>
                <w:i/>
                <w:sz w:val="22"/>
              </w:rPr>
              <w:t>open forum</w:t>
            </w:r>
            <w:r w:rsidRPr="00EF524F">
              <w:rPr>
                <w:rFonts w:ascii="Arial" w:hAnsi="Arial" w:cs="Arial"/>
                <w:sz w:val="22"/>
              </w:rPr>
              <w:t xml:space="preserve">. Hasil evaluasi </w:t>
            </w:r>
            <w:r w:rsidRPr="00EF524F">
              <w:rPr>
                <w:rFonts w:ascii="Arial" w:hAnsi="Arial" w:cs="Arial"/>
                <w:i/>
                <w:sz w:val="22"/>
              </w:rPr>
              <w:t>open forum</w:t>
            </w:r>
            <w:r w:rsidRPr="00EF524F">
              <w:rPr>
                <w:rFonts w:ascii="Arial" w:hAnsi="Arial" w:cs="Arial"/>
                <w:sz w:val="22"/>
              </w:rPr>
              <w:t xml:space="preserve"> disampaikan kepada dekan untuk ditindaklanjuti. </w:t>
            </w:r>
          </w:p>
          <w:p w14:paraId="68C4F776" w14:textId="77777777" w:rsidR="00741EC0" w:rsidRPr="00EF524F" w:rsidRDefault="00741EC0" w:rsidP="00741EC0">
            <w:pPr>
              <w:pStyle w:val="ListParagraph"/>
              <w:numPr>
                <w:ilvl w:val="0"/>
                <w:numId w:val="10"/>
              </w:numPr>
              <w:jc w:val="both"/>
              <w:rPr>
                <w:rFonts w:ascii="Arial" w:hAnsi="Arial" w:cs="Arial"/>
                <w:sz w:val="22"/>
              </w:rPr>
            </w:pPr>
            <w:r w:rsidRPr="00EF524F">
              <w:rPr>
                <w:rFonts w:ascii="Arial" w:hAnsi="Arial" w:cs="Arial"/>
                <w:sz w:val="22"/>
              </w:rPr>
              <w:t xml:space="preserve">Lembaga Penjaminan Mutu dan Pengawasan Internal melakukan Audit Mutu Internal (AMI) Akademik secara rutin setiap bulan Juli-Agustus. Contoh butir yang menjadi sasaran AMI adalah standar pendidikan. </w:t>
            </w:r>
            <w:hyperlink r:id="rId60" w:history="1">
              <w:r w:rsidRPr="00EF524F">
                <w:rPr>
                  <w:rStyle w:val="Hyperlink"/>
                  <w:rFonts w:ascii="Arial" w:eastAsiaTheme="majorEastAsia" w:hAnsi="Arial" w:cs="Arial"/>
                  <w:sz w:val="22"/>
                </w:rPr>
                <w:t>Hasil AMI</w:t>
              </w:r>
            </w:hyperlink>
          </w:p>
        </w:tc>
      </w:tr>
      <w:tr w:rsidR="00741EC0" w:rsidRPr="00EF524F" w14:paraId="2D08FB50" w14:textId="77777777" w:rsidTr="00300298">
        <w:tc>
          <w:tcPr>
            <w:tcW w:w="0" w:type="auto"/>
          </w:tcPr>
          <w:p w14:paraId="73F48279" w14:textId="77777777" w:rsidR="00741EC0" w:rsidRPr="00EF524F" w:rsidRDefault="00741EC0" w:rsidP="00300298">
            <w:pPr>
              <w:jc w:val="both"/>
              <w:rPr>
                <w:rFonts w:ascii="Arial" w:hAnsi="Arial" w:cs="Arial"/>
                <w:b/>
                <w:sz w:val="22"/>
              </w:rPr>
            </w:pPr>
            <w:r w:rsidRPr="00EF524F">
              <w:rPr>
                <w:rFonts w:ascii="Arial" w:hAnsi="Arial" w:cs="Arial"/>
                <w:b/>
                <w:sz w:val="22"/>
              </w:rPr>
              <w:lastRenderedPageBreak/>
              <w:t>PENGENDALIAN</w:t>
            </w:r>
          </w:p>
        </w:tc>
        <w:tc>
          <w:tcPr>
            <w:tcW w:w="7392" w:type="dxa"/>
          </w:tcPr>
          <w:p w14:paraId="063E5DF6" w14:textId="77777777" w:rsidR="00F265FB" w:rsidRPr="00EF524F" w:rsidRDefault="00741EC0" w:rsidP="00F265FB">
            <w:pPr>
              <w:pStyle w:val="ListParagraph"/>
              <w:numPr>
                <w:ilvl w:val="0"/>
                <w:numId w:val="11"/>
              </w:numPr>
              <w:jc w:val="both"/>
              <w:rPr>
                <w:rFonts w:ascii="Arial" w:hAnsi="Arial" w:cs="Arial"/>
                <w:sz w:val="22"/>
              </w:rPr>
            </w:pPr>
            <w:r w:rsidRPr="00EF524F">
              <w:rPr>
                <w:rFonts w:ascii="Arial" w:hAnsi="Arial" w:cs="Arial"/>
                <w:sz w:val="22"/>
              </w:rPr>
              <w:t xml:space="preserve">Fakultas dan program studi melakukan rapat koordinasi awal semester dengan bahasan hasil evaluasi perkuliahan, open forum, hasil AMI, serta hasil capaian penelitian dan pengabdian kepada masyarakat. </w:t>
            </w:r>
          </w:p>
          <w:p w14:paraId="21A75F8A" w14:textId="77777777" w:rsidR="00741EC0" w:rsidRPr="00EF524F" w:rsidRDefault="00741EC0" w:rsidP="00F265FB">
            <w:pPr>
              <w:pStyle w:val="ListParagraph"/>
              <w:numPr>
                <w:ilvl w:val="0"/>
                <w:numId w:val="11"/>
              </w:numPr>
              <w:jc w:val="both"/>
              <w:rPr>
                <w:rFonts w:ascii="Arial" w:hAnsi="Arial" w:cs="Arial"/>
                <w:sz w:val="22"/>
              </w:rPr>
            </w:pPr>
            <w:r w:rsidRPr="00EF524F">
              <w:rPr>
                <w:rFonts w:ascii="Arial" w:hAnsi="Arial" w:cs="Arial"/>
                <w:sz w:val="22"/>
              </w:rPr>
              <w:t xml:space="preserve">Universitas dan Lembaga Penjaminan Mutu dan Pengawasan Internal menyelenggarakan Rapat Tinjauan Manajemen secara rutin untuk membahas hasil monitoring, evaluasi, AMI, dll. </w:t>
            </w:r>
          </w:p>
        </w:tc>
      </w:tr>
      <w:tr w:rsidR="00741EC0" w:rsidRPr="00EF524F" w14:paraId="4DDA8016" w14:textId="77777777" w:rsidTr="00300298">
        <w:tc>
          <w:tcPr>
            <w:tcW w:w="0" w:type="auto"/>
          </w:tcPr>
          <w:p w14:paraId="4C9DFF28" w14:textId="77777777" w:rsidR="00741EC0" w:rsidRPr="00EF524F" w:rsidRDefault="00741EC0" w:rsidP="00300298">
            <w:pPr>
              <w:jc w:val="both"/>
              <w:rPr>
                <w:rFonts w:ascii="Arial" w:hAnsi="Arial" w:cs="Arial"/>
                <w:b/>
                <w:sz w:val="22"/>
              </w:rPr>
            </w:pPr>
            <w:r w:rsidRPr="00EF524F">
              <w:rPr>
                <w:rFonts w:ascii="Arial" w:hAnsi="Arial" w:cs="Arial"/>
                <w:b/>
                <w:sz w:val="22"/>
              </w:rPr>
              <w:t>PENINGKATAN</w:t>
            </w:r>
          </w:p>
        </w:tc>
        <w:tc>
          <w:tcPr>
            <w:tcW w:w="7392" w:type="dxa"/>
          </w:tcPr>
          <w:p w14:paraId="64528C3A" w14:textId="77777777" w:rsidR="00741EC0" w:rsidRPr="00EF524F" w:rsidRDefault="00741EC0" w:rsidP="00300298">
            <w:pPr>
              <w:jc w:val="both"/>
              <w:rPr>
                <w:rFonts w:ascii="Arial" w:hAnsi="Arial" w:cs="Arial"/>
                <w:sz w:val="22"/>
              </w:rPr>
            </w:pPr>
            <w:r w:rsidRPr="00EF524F">
              <w:rPr>
                <w:rFonts w:ascii="Arial" w:hAnsi="Arial" w:cs="Arial"/>
                <w:sz w:val="22"/>
              </w:rPr>
              <w:t xml:space="preserve">Fakultas dan program studi merencanakan tindak lanjut/rencana upaya perbaikan. Rencana perbaikan dituangkan dalam bentuk Rencana Kerja dan Anggaran Tahunan (RKAT). Fakultas dan program studi melaksanakan kegiatan yang telah disusun dalam RKAT dan melaporkan kemajuan program/kegiatan setiap 3 bulan. </w:t>
            </w:r>
          </w:p>
        </w:tc>
      </w:tr>
    </w:tbl>
    <w:p w14:paraId="52709EDD" w14:textId="77777777" w:rsidR="00741EC0" w:rsidRPr="00741EC0" w:rsidRDefault="00741EC0" w:rsidP="00DB0FF4">
      <w:pPr>
        <w:spacing w:before="3" w:line="275" w:lineRule="auto"/>
        <w:ind w:right="68"/>
        <w:rPr>
          <w:rFonts w:ascii="Arial" w:eastAsia="Arial" w:hAnsi="Arial" w:cs="Arial"/>
          <w:position w:val="-1"/>
          <w:sz w:val="24"/>
          <w:szCs w:val="24"/>
        </w:rPr>
        <w:sectPr w:rsidR="00741EC0" w:rsidRPr="00741EC0">
          <w:pgSz w:w="11920" w:h="16840"/>
          <w:pgMar w:top="1560" w:right="1140" w:bottom="280" w:left="1440" w:header="0" w:footer="821" w:gutter="0"/>
          <w:cols w:space="720"/>
        </w:sectPr>
      </w:pPr>
    </w:p>
    <w:p w14:paraId="458B5A14" w14:textId="77777777" w:rsidR="00855DAC" w:rsidRDefault="00926F5C" w:rsidP="00DB0FF4">
      <w:pPr>
        <w:spacing w:before="29" w:line="277" w:lineRule="auto"/>
        <w:ind w:right="64"/>
        <w:rPr>
          <w:rFonts w:ascii="Arial" w:eastAsia="Arial" w:hAnsi="Arial" w:cs="Arial"/>
          <w:color w:val="5B9BD5" w:themeColor="accent1"/>
          <w:sz w:val="24"/>
          <w:szCs w:val="24"/>
        </w:rPr>
      </w:pPr>
      <w:r>
        <w:rPr>
          <w:rFonts w:ascii="Arial" w:eastAsia="Arial" w:hAnsi="Arial" w:cs="Arial"/>
          <w:color w:val="5B9BD5" w:themeColor="accent1"/>
          <w:sz w:val="24"/>
          <w:szCs w:val="24"/>
        </w:rPr>
        <w:lastRenderedPageBreak/>
        <w:t>Menguraikan</w:t>
      </w:r>
      <w:r w:rsidR="00EF524F">
        <w:rPr>
          <w:rFonts w:ascii="Arial" w:eastAsia="Arial" w:hAnsi="Arial" w:cs="Arial"/>
          <w:color w:val="5B9BD5" w:themeColor="accent1"/>
          <w:sz w:val="24"/>
          <w:szCs w:val="24"/>
        </w:rPr>
        <w:t xml:space="preserve"> </w:t>
      </w:r>
      <w:r w:rsidR="00855DAC" w:rsidRPr="00DB0FF4">
        <w:rPr>
          <w:rFonts w:ascii="Arial" w:eastAsia="Arial" w:hAnsi="Arial" w:cs="Arial"/>
          <w:color w:val="5B9BD5" w:themeColor="accent1"/>
          <w:spacing w:val="1"/>
          <w:sz w:val="24"/>
          <w:szCs w:val="24"/>
        </w:rPr>
        <w:t>pe</w:t>
      </w:r>
      <w:r w:rsidR="00855DAC" w:rsidRPr="00DB0FF4">
        <w:rPr>
          <w:rFonts w:ascii="Arial" w:eastAsia="Arial" w:hAnsi="Arial" w:cs="Arial"/>
          <w:color w:val="5B9BD5" w:themeColor="accent1"/>
          <w:sz w:val="24"/>
          <w:szCs w:val="24"/>
        </w:rPr>
        <w:t>lak</w:t>
      </w:r>
      <w:r w:rsidR="00855DAC" w:rsidRPr="00DB0FF4">
        <w:rPr>
          <w:rFonts w:ascii="Arial" w:eastAsia="Arial" w:hAnsi="Arial" w:cs="Arial"/>
          <w:color w:val="5B9BD5" w:themeColor="accent1"/>
          <w:spacing w:val="-2"/>
          <w:sz w:val="24"/>
          <w:szCs w:val="24"/>
        </w:rPr>
        <w:t>s</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pacing w:val="1"/>
          <w:sz w:val="24"/>
          <w:szCs w:val="24"/>
        </w:rPr>
        <w:t>aa</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z w:val="24"/>
          <w:szCs w:val="24"/>
        </w:rPr>
        <w:t>ra</w:t>
      </w:r>
      <w:r w:rsidR="00855DAC" w:rsidRPr="00DB0FF4">
        <w:rPr>
          <w:rFonts w:ascii="Arial" w:eastAsia="Arial" w:hAnsi="Arial" w:cs="Arial"/>
          <w:color w:val="5B9BD5" w:themeColor="accent1"/>
          <w:spacing w:val="1"/>
          <w:sz w:val="24"/>
          <w:szCs w:val="24"/>
        </w:rPr>
        <w:t>pa</w:t>
      </w:r>
      <w:r w:rsidR="00EF524F">
        <w:rPr>
          <w:rFonts w:ascii="Arial" w:eastAsia="Arial" w:hAnsi="Arial" w:cs="Arial"/>
          <w:color w:val="5B9BD5" w:themeColor="accent1"/>
          <w:sz w:val="24"/>
          <w:szCs w:val="24"/>
        </w:rPr>
        <w:t xml:space="preserve">t </w:t>
      </w:r>
      <w:r w:rsidR="00855DAC" w:rsidRPr="00DB0FF4">
        <w:rPr>
          <w:rFonts w:ascii="Arial" w:eastAsia="Arial" w:hAnsi="Arial" w:cs="Arial"/>
          <w:color w:val="5B9BD5" w:themeColor="accent1"/>
          <w:sz w:val="24"/>
          <w:szCs w:val="24"/>
        </w:rPr>
        <w:t>ti</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ja</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a</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ana</w:t>
      </w:r>
      <w:r w:rsidR="00855DAC" w:rsidRPr="00DB0FF4">
        <w:rPr>
          <w:rFonts w:ascii="Arial" w:eastAsia="Arial" w:hAnsi="Arial" w:cs="Arial"/>
          <w:color w:val="5B9BD5" w:themeColor="accent1"/>
          <w:sz w:val="24"/>
          <w:szCs w:val="24"/>
        </w:rPr>
        <w:t>j</w:t>
      </w:r>
      <w:r w:rsidR="00855DAC" w:rsidRPr="00DB0FF4">
        <w:rPr>
          <w:rFonts w:ascii="Arial" w:eastAsia="Arial" w:hAnsi="Arial" w:cs="Arial"/>
          <w:color w:val="5B9BD5" w:themeColor="accent1"/>
          <w:spacing w:val="-2"/>
          <w:sz w:val="24"/>
          <w:szCs w:val="24"/>
        </w:rPr>
        <w:t>e</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e</w:t>
      </w:r>
      <w:r w:rsidR="00EF524F">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2"/>
          <w:sz w:val="24"/>
          <w:szCs w:val="24"/>
        </w:rPr>
        <w:t>y</w:t>
      </w:r>
      <w:r w:rsidR="00855DAC" w:rsidRPr="00DB0FF4">
        <w:rPr>
          <w:rFonts w:ascii="Arial" w:eastAsia="Arial" w:hAnsi="Arial" w:cs="Arial"/>
          <w:color w:val="5B9BD5" w:themeColor="accent1"/>
          <w:spacing w:val="1"/>
          <w:sz w:val="24"/>
          <w:szCs w:val="24"/>
        </w:rPr>
        <w:t>an</w:t>
      </w:r>
      <w:r w:rsidR="00EF524F">
        <w:rPr>
          <w:rFonts w:ascii="Arial" w:eastAsia="Arial" w:hAnsi="Arial" w:cs="Arial"/>
          <w:color w:val="5B9BD5" w:themeColor="accent1"/>
          <w:sz w:val="24"/>
          <w:szCs w:val="24"/>
        </w:rPr>
        <w:t xml:space="preserve">g </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e</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pacing w:val="-1"/>
          <w:sz w:val="24"/>
          <w:szCs w:val="24"/>
        </w:rPr>
        <w:t>g</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g</w:t>
      </w:r>
      <w:r w:rsidR="00855DAC" w:rsidRPr="00DB0FF4">
        <w:rPr>
          <w:rFonts w:ascii="Arial" w:eastAsia="Arial" w:hAnsi="Arial" w:cs="Arial"/>
          <w:color w:val="5B9BD5" w:themeColor="accent1"/>
          <w:spacing w:val="1"/>
          <w:sz w:val="24"/>
          <w:szCs w:val="24"/>
        </w:rPr>
        <w:t>enda</w:t>
      </w:r>
      <w:r w:rsidR="00855DAC" w:rsidRPr="00DB0FF4">
        <w:rPr>
          <w:rFonts w:ascii="Arial" w:eastAsia="Arial" w:hAnsi="Arial" w:cs="Arial"/>
          <w:color w:val="5B9BD5" w:themeColor="accent1"/>
          <w:sz w:val="24"/>
          <w:szCs w:val="24"/>
        </w:rPr>
        <w:t>k</w:t>
      </w:r>
      <w:r w:rsidR="00855DAC" w:rsidRPr="00DB0FF4">
        <w:rPr>
          <w:rFonts w:ascii="Arial" w:eastAsia="Arial" w:hAnsi="Arial" w:cs="Arial"/>
          <w:color w:val="5B9BD5" w:themeColor="accent1"/>
          <w:spacing w:val="-4"/>
          <w:sz w:val="24"/>
          <w:szCs w:val="24"/>
        </w:rPr>
        <w:t>a</w:t>
      </w:r>
      <w:r>
        <w:rPr>
          <w:rFonts w:ascii="Arial" w:eastAsia="Arial" w:hAnsi="Arial" w:cs="Arial"/>
          <w:color w:val="5B9BD5" w:themeColor="accent1"/>
          <w:sz w:val="24"/>
          <w:szCs w:val="24"/>
        </w:rPr>
        <w:t xml:space="preserve">n </w:t>
      </w:r>
      <w:r w:rsidR="00855DAC" w:rsidRPr="00DB0FF4">
        <w:rPr>
          <w:rFonts w:ascii="Arial" w:eastAsia="Arial" w:hAnsi="Arial" w:cs="Arial"/>
          <w:color w:val="5B9BD5" w:themeColor="accent1"/>
          <w:spacing w:val="1"/>
          <w:sz w:val="24"/>
          <w:szCs w:val="24"/>
        </w:rPr>
        <w:t>pe</w:t>
      </w:r>
      <w:r w:rsidR="00855DAC" w:rsidRPr="00DB0FF4">
        <w:rPr>
          <w:rFonts w:ascii="Arial" w:eastAsia="Arial" w:hAnsi="Arial" w:cs="Arial"/>
          <w:color w:val="5B9BD5" w:themeColor="accent1"/>
          <w:spacing w:val="-1"/>
          <w:sz w:val="24"/>
          <w:szCs w:val="24"/>
        </w:rPr>
        <w:t>m</w:t>
      </w:r>
      <w:r w:rsidR="00855DAC" w:rsidRPr="00DB0FF4">
        <w:rPr>
          <w:rFonts w:ascii="Arial" w:eastAsia="Arial" w:hAnsi="Arial" w:cs="Arial"/>
          <w:color w:val="5B9BD5" w:themeColor="accent1"/>
          <w:spacing w:val="1"/>
          <w:sz w:val="24"/>
          <w:szCs w:val="24"/>
        </w:rPr>
        <w:t>b</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pacing w:val="1"/>
          <w:sz w:val="24"/>
          <w:szCs w:val="24"/>
        </w:rPr>
        <w:t>ha</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a</w:t>
      </w:r>
      <w:r w:rsidR="00855DAC" w:rsidRPr="00DB0FF4">
        <w:rPr>
          <w:rFonts w:ascii="Arial" w:eastAsia="Arial" w:hAnsi="Arial" w:cs="Arial"/>
          <w:color w:val="5B9BD5" w:themeColor="accent1"/>
          <w:sz w:val="24"/>
          <w:szCs w:val="24"/>
        </w:rPr>
        <w:t>n</w:t>
      </w:r>
      <w:r w:rsidR="00855DAC" w:rsidRPr="00DB0FF4">
        <w:rPr>
          <w:rFonts w:ascii="Arial" w:eastAsia="Arial" w:hAnsi="Arial" w:cs="Arial"/>
          <w:color w:val="5B9BD5" w:themeColor="accent1"/>
          <w:spacing w:val="1"/>
          <w:sz w:val="24"/>
          <w:szCs w:val="24"/>
        </w:rPr>
        <w:t xml:space="preserve"> </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2"/>
          <w:sz w:val="24"/>
          <w:szCs w:val="24"/>
        </w:rPr>
        <w:t>r</w:t>
      </w:r>
      <w:r w:rsidR="00855DAC" w:rsidRPr="00DB0FF4">
        <w:rPr>
          <w:rFonts w:ascii="Arial" w:eastAsia="Arial" w:hAnsi="Arial" w:cs="Arial"/>
          <w:color w:val="5B9BD5" w:themeColor="accent1"/>
          <w:spacing w:val="-1"/>
          <w:sz w:val="24"/>
          <w:szCs w:val="24"/>
        </w:rPr>
        <w:t>-</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pacing w:val="-1"/>
          <w:sz w:val="24"/>
          <w:szCs w:val="24"/>
        </w:rPr>
        <w:t>n</w:t>
      </w:r>
      <w:r w:rsidR="00855DAC" w:rsidRPr="00DB0FF4">
        <w:rPr>
          <w:rFonts w:ascii="Arial" w:eastAsia="Arial" w:hAnsi="Arial" w:cs="Arial"/>
          <w:color w:val="5B9BD5" w:themeColor="accent1"/>
          <w:sz w:val="24"/>
          <w:szCs w:val="24"/>
        </w:rPr>
        <w:t>s</w:t>
      </w:r>
      <w:r w:rsidR="00855DAC" w:rsidRPr="00DB0FF4">
        <w:rPr>
          <w:rFonts w:ascii="Arial" w:eastAsia="Arial" w:hAnsi="Arial" w:cs="Arial"/>
          <w:color w:val="5B9BD5" w:themeColor="accent1"/>
          <w:spacing w:val="1"/>
          <w:sz w:val="24"/>
          <w:szCs w:val="24"/>
        </w:rPr>
        <w:t>u</w:t>
      </w:r>
      <w:r w:rsidR="00855DAC" w:rsidRPr="00DB0FF4">
        <w:rPr>
          <w:rFonts w:ascii="Arial" w:eastAsia="Arial" w:hAnsi="Arial" w:cs="Arial"/>
          <w:color w:val="5B9BD5" w:themeColor="accent1"/>
          <w:sz w:val="24"/>
          <w:szCs w:val="24"/>
        </w:rPr>
        <w:t xml:space="preserve">r, </w:t>
      </w:r>
      <w:r w:rsidR="00855DAC" w:rsidRPr="00DB0FF4">
        <w:rPr>
          <w:rFonts w:ascii="Arial" w:eastAsia="Arial" w:hAnsi="Arial" w:cs="Arial"/>
          <w:color w:val="5B9BD5" w:themeColor="accent1"/>
          <w:spacing w:val="-2"/>
          <w:sz w:val="24"/>
          <w:szCs w:val="24"/>
        </w:rPr>
        <w:t>y</w:t>
      </w:r>
      <w:r w:rsidR="00855DAC" w:rsidRPr="00DB0FF4">
        <w:rPr>
          <w:rFonts w:ascii="Arial" w:eastAsia="Arial" w:hAnsi="Arial" w:cs="Arial"/>
          <w:color w:val="5B9BD5" w:themeColor="accent1"/>
          <w:spacing w:val="1"/>
          <w:sz w:val="24"/>
          <w:szCs w:val="24"/>
        </w:rPr>
        <w:t>an</w:t>
      </w:r>
      <w:r w:rsidR="00855DAC" w:rsidRPr="00DB0FF4">
        <w:rPr>
          <w:rFonts w:ascii="Arial" w:eastAsia="Arial" w:hAnsi="Arial" w:cs="Arial"/>
          <w:color w:val="5B9BD5" w:themeColor="accent1"/>
          <w:sz w:val="24"/>
          <w:szCs w:val="24"/>
        </w:rPr>
        <w:t>g</w:t>
      </w:r>
      <w:r w:rsidR="00855DAC" w:rsidRPr="00DB0FF4">
        <w:rPr>
          <w:rFonts w:ascii="Arial" w:eastAsia="Arial" w:hAnsi="Arial" w:cs="Arial"/>
          <w:color w:val="5B9BD5" w:themeColor="accent1"/>
          <w:spacing w:val="-1"/>
          <w:sz w:val="24"/>
          <w:szCs w:val="24"/>
        </w:rPr>
        <w:t xml:space="preserve"> </w:t>
      </w:r>
      <w:r w:rsidR="00855DAC" w:rsidRPr="00DB0FF4">
        <w:rPr>
          <w:rFonts w:ascii="Arial" w:eastAsia="Arial" w:hAnsi="Arial" w:cs="Arial"/>
          <w:color w:val="5B9BD5" w:themeColor="accent1"/>
          <w:spacing w:val="2"/>
          <w:sz w:val="24"/>
          <w:szCs w:val="24"/>
        </w:rPr>
        <w:t>m</w:t>
      </w:r>
      <w:r w:rsidR="00855DAC" w:rsidRPr="00DB0FF4">
        <w:rPr>
          <w:rFonts w:ascii="Arial" w:eastAsia="Arial" w:hAnsi="Arial" w:cs="Arial"/>
          <w:color w:val="5B9BD5" w:themeColor="accent1"/>
          <w:spacing w:val="1"/>
          <w:sz w:val="24"/>
          <w:szCs w:val="24"/>
        </w:rPr>
        <w:t>e</w:t>
      </w:r>
      <w:r w:rsidR="00855DAC" w:rsidRPr="00DB0FF4">
        <w:rPr>
          <w:rFonts w:ascii="Arial" w:eastAsia="Arial" w:hAnsi="Arial" w:cs="Arial"/>
          <w:color w:val="5B9BD5" w:themeColor="accent1"/>
          <w:sz w:val="24"/>
          <w:szCs w:val="24"/>
        </w:rPr>
        <w:t>l</w:t>
      </w:r>
      <w:r w:rsidR="00855DAC" w:rsidRPr="00DB0FF4">
        <w:rPr>
          <w:rFonts w:ascii="Arial" w:eastAsia="Arial" w:hAnsi="Arial" w:cs="Arial"/>
          <w:color w:val="5B9BD5" w:themeColor="accent1"/>
          <w:spacing w:val="-1"/>
          <w:sz w:val="24"/>
          <w:szCs w:val="24"/>
        </w:rPr>
        <w:t>i</w:t>
      </w:r>
      <w:r w:rsidR="00855DAC" w:rsidRPr="00DB0FF4">
        <w:rPr>
          <w:rFonts w:ascii="Arial" w:eastAsia="Arial" w:hAnsi="Arial" w:cs="Arial"/>
          <w:color w:val="5B9BD5" w:themeColor="accent1"/>
          <w:spacing w:val="1"/>
          <w:sz w:val="24"/>
          <w:szCs w:val="24"/>
        </w:rPr>
        <w:t>pu</w:t>
      </w:r>
      <w:r w:rsidR="00855DAC" w:rsidRPr="00DB0FF4">
        <w:rPr>
          <w:rFonts w:ascii="Arial" w:eastAsia="Arial" w:hAnsi="Arial" w:cs="Arial"/>
          <w:color w:val="5B9BD5" w:themeColor="accent1"/>
          <w:sz w:val="24"/>
          <w:szCs w:val="24"/>
        </w:rPr>
        <w:t>ti:</w:t>
      </w:r>
    </w:p>
    <w:p w14:paraId="0E0B8A49" w14:textId="77777777" w:rsidR="00D63FC5" w:rsidRDefault="00D63FC5" w:rsidP="00DB0FF4">
      <w:pPr>
        <w:spacing w:before="29" w:line="277" w:lineRule="auto"/>
        <w:ind w:right="64"/>
        <w:rPr>
          <w:rFonts w:ascii="Arial" w:eastAsia="Arial" w:hAnsi="Arial" w:cs="Arial"/>
          <w:color w:val="000000" w:themeColor="text1"/>
          <w:sz w:val="24"/>
          <w:szCs w:val="24"/>
        </w:rPr>
      </w:pPr>
      <w:r>
        <w:rPr>
          <w:rFonts w:ascii="Arial" w:eastAsia="Arial" w:hAnsi="Arial" w:cs="Arial"/>
          <w:color w:val="000000" w:themeColor="text1"/>
          <w:sz w:val="24"/>
          <w:szCs w:val="24"/>
        </w:rPr>
        <w:t>Pimpinan Universitas Ma Chung memiliki beberapa forum rapat. Forum yang pertama adalah Rapat Koordinasi Pimpinan Unit Kerja (</w:t>
      </w:r>
      <w:r w:rsidRPr="00D63FC5">
        <w:rPr>
          <w:rFonts w:ascii="Arial" w:eastAsia="Arial" w:hAnsi="Arial" w:cs="Arial"/>
          <w:i/>
          <w:color w:val="000000" w:themeColor="text1"/>
          <w:sz w:val="24"/>
          <w:szCs w:val="24"/>
        </w:rPr>
        <w:t>team leader</w:t>
      </w:r>
      <w:r>
        <w:rPr>
          <w:rFonts w:ascii="Arial" w:eastAsia="Arial" w:hAnsi="Arial" w:cs="Arial"/>
          <w:color w:val="000000" w:themeColor="text1"/>
          <w:sz w:val="24"/>
          <w:szCs w:val="24"/>
        </w:rPr>
        <w:t xml:space="preserve">). Peserta pada rapat </w:t>
      </w:r>
      <w:r w:rsidRPr="00D63FC5">
        <w:rPr>
          <w:rFonts w:ascii="Arial" w:eastAsia="Arial" w:hAnsi="Arial" w:cs="Arial"/>
          <w:i/>
          <w:color w:val="000000" w:themeColor="text1"/>
          <w:sz w:val="24"/>
          <w:szCs w:val="24"/>
        </w:rPr>
        <w:t>team leader</w:t>
      </w:r>
      <w:r>
        <w:rPr>
          <w:rFonts w:ascii="Arial" w:eastAsia="Arial" w:hAnsi="Arial" w:cs="Arial"/>
          <w:color w:val="000000" w:themeColor="text1"/>
          <w:sz w:val="24"/>
          <w:szCs w:val="24"/>
        </w:rPr>
        <w:t xml:space="preserve"> ini adalah seluruh pimpinan unit kerja bidang akademik dan bidang non akademik. Kedua, forum Rapat Koordinasi Pimpinan Universitas (Rakorpim Univ.). Rapat ini han</w:t>
      </w:r>
      <w:r w:rsidR="003D3460">
        <w:rPr>
          <w:rFonts w:ascii="Arial" w:eastAsia="Arial" w:hAnsi="Arial" w:cs="Arial"/>
          <w:color w:val="000000" w:themeColor="text1"/>
          <w:sz w:val="24"/>
          <w:szCs w:val="24"/>
        </w:rPr>
        <w:t>ya dihadiri oleh Rektor, p</w:t>
      </w:r>
      <w:r>
        <w:rPr>
          <w:rFonts w:ascii="Arial" w:eastAsia="Arial" w:hAnsi="Arial" w:cs="Arial"/>
          <w:color w:val="000000" w:themeColor="text1"/>
          <w:sz w:val="24"/>
          <w:szCs w:val="24"/>
        </w:rPr>
        <w:t>ara Wakil Rektor, Kep</w:t>
      </w:r>
      <w:r w:rsidR="003D3460">
        <w:rPr>
          <w:rFonts w:ascii="Arial" w:eastAsia="Arial" w:hAnsi="Arial" w:cs="Arial"/>
          <w:color w:val="000000" w:themeColor="text1"/>
          <w:sz w:val="24"/>
          <w:szCs w:val="24"/>
        </w:rPr>
        <w:t>ala Lembaga, dan Dekan. Forum rapat ketiga adalah Rapat Pimpinan yang melibatkan Rektor dan para Wakil Rektor. Terakhir adalah Rapat Gabungan, yakni rapat yang dihadiri oleh Pimpinan Universitas dan Tim Yayasan. Semua forum rapat dilaksanakan secara rutin setiap bulan sebagai bagian dari upaya monitoring capaian target, kendala, dan tindak lanjut yang diperlukan. Beberapa agenda yang masuk dalam lingkup bahasan rapat antara lain:</w:t>
      </w:r>
    </w:p>
    <w:p w14:paraId="6BC4BDE7" w14:textId="77777777" w:rsidR="00855DAC" w:rsidRPr="00AD46EB" w:rsidRDefault="00AD46EB" w:rsidP="00926F5C">
      <w:pPr>
        <w:pStyle w:val="ListParagraph"/>
        <w:numPr>
          <w:ilvl w:val="0"/>
          <w:numId w:val="31"/>
        </w:numPr>
        <w:spacing w:line="260" w:lineRule="exact"/>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Ha</w:t>
      </w:r>
      <w:r w:rsidRPr="00AD46EB">
        <w:rPr>
          <w:rFonts w:ascii="Arial" w:eastAsia="Arial" w:hAnsi="Arial" w:cs="Arial"/>
          <w:color w:val="000000" w:themeColor="text1"/>
          <w:sz w:val="24"/>
          <w:szCs w:val="24"/>
        </w:rPr>
        <w:t xml:space="preserve">sil </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z w:val="24"/>
          <w:szCs w:val="24"/>
        </w:rPr>
        <w:t>it 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2"/>
          <w:sz w:val="24"/>
          <w:szCs w:val="24"/>
        </w:rPr>
        <w:t>t</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rn</w:t>
      </w:r>
      <w:r w:rsidRPr="00AD46EB">
        <w:rPr>
          <w:rFonts w:ascii="Arial" w:eastAsia="Arial" w:hAnsi="Arial" w:cs="Arial"/>
          <w:color w:val="000000" w:themeColor="text1"/>
          <w:spacing w:val="1"/>
          <w:sz w:val="24"/>
          <w:szCs w:val="24"/>
        </w:rPr>
        <w:t>al</w:t>
      </w:r>
    </w:p>
    <w:p w14:paraId="75B62746" w14:textId="77777777" w:rsidR="00AD46EB" w:rsidRDefault="006C3B55" w:rsidP="006C3B55">
      <w:pPr>
        <w:pStyle w:val="ListParagraph"/>
        <w:spacing w:before="240"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Rapat hasil Audit Mutu Internal (AMI) diselenggarakan secata rutin setiap tahun pada forum RTM. Kegiatan ini dilakukan untuk mengevaluasi dan menganalisis kinerja/capaian mutu unit akademik dan unit non akademik. Pada rapat ini, Kepala Lembaga Penjaminan Mutu dan Pengawasan Internal menyampaikan temuan-temuan umum yang diperoleh selama proses AMI, termasuk kelemahan, kekuatan, serta area-area yang perlu untuk mendapat perhatian dan perbaikan. Tujuan utama rapat ini adalah untuk memastikan bahwa semua pihak memahami hasil temuan dan dapat berkontribusi dalam merumuskan upaya-upaya perbaikan yang diperlukan</w:t>
      </w:r>
      <w:r w:rsidR="00B23DEE">
        <w:rPr>
          <w:rFonts w:ascii="Arial" w:eastAsia="Arial" w:hAnsi="Arial" w:cs="Arial"/>
          <w:color w:val="000000" w:themeColor="text1"/>
          <w:sz w:val="24"/>
          <w:szCs w:val="24"/>
        </w:rPr>
        <w:t>. Bersama dengan seluruh pihak yang terlibat, disepakati upaya dan rekomendasi yang dapat dilakukan dalam jangka pendek dan panjang.</w:t>
      </w:r>
    </w:p>
    <w:p w14:paraId="680D990B" w14:textId="77777777" w:rsidR="006C3B55" w:rsidRDefault="00F8604D" w:rsidP="00AD46EB">
      <w:pPr>
        <w:pStyle w:val="ListParagraph"/>
        <w:spacing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Contoh</w:t>
      </w:r>
    </w:p>
    <w:p w14:paraId="6CB53B7F" w14:textId="77777777" w:rsidR="000A614A" w:rsidRDefault="000A614A" w:rsidP="00AD46EB">
      <w:pPr>
        <w:pStyle w:val="ListParagraph"/>
        <w:spacing w:line="260" w:lineRule="exact"/>
        <w:rPr>
          <w:rFonts w:ascii="Arial" w:eastAsia="Arial" w:hAnsi="Arial" w:cs="Arial"/>
          <w:color w:val="000000" w:themeColor="text1"/>
          <w:sz w:val="24"/>
          <w:szCs w:val="24"/>
        </w:rPr>
      </w:pPr>
      <w:r>
        <w:rPr>
          <w:rFonts w:ascii="Arial" w:eastAsia="Arial" w:hAnsi="Arial" w:cs="Arial"/>
          <w:color w:val="000000" w:themeColor="text1"/>
          <w:sz w:val="24"/>
          <w:szCs w:val="24"/>
        </w:rPr>
        <w:t>Bukti: Laporan RTM LPPMI</w:t>
      </w:r>
    </w:p>
    <w:p w14:paraId="7FB864AE" w14:textId="77777777" w:rsidR="00F8604D" w:rsidRDefault="00F8604D" w:rsidP="00AD46EB">
      <w:pPr>
        <w:pStyle w:val="ListParagraph"/>
        <w:spacing w:line="260" w:lineRule="exact"/>
        <w:rPr>
          <w:rFonts w:ascii="Arial" w:eastAsia="Arial" w:hAnsi="Arial" w:cs="Arial"/>
          <w:color w:val="000000" w:themeColor="text1"/>
          <w:sz w:val="24"/>
          <w:szCs w:val="24"/>
        </w:rPr>
      </w:pPr>
    </w:p>
    <w:p w14:paraId="5FFB56A1" w14:textId="77777777" w:rsidR="00855DAC" w:rsidRPr="007C6B27" w:rsidRDefault="00AD46EB" w:rsidP="00926F5C">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Um</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Ba</w:t>
      </w:r>
      <w:r w:rsidRPr="00AD46EB">
        <w:rPr>
          <w:rFonts w:ascii="Arial" w:eastAsia="Arial" w:hAnsi="Arial" w:cs="Arial"/>
          <w:color w:val="000000" w:themeColor="text1"/>
          <w:sz w:val="24"/>
          <w:szCs w:val="24"/>
        </w:rPr>
        <w:t>l</w:t>
      </w:r>
      <w:r w:rsidRPr="00AD46EB">
        <w:rPr>
          <w:rFonts w:ascii="Arial" w:eastAsia="Arial" w:hAnsi="Arial" w:cs="Arial"/>
          <w:color w:val="000000" w:themeColor="text1"/>
          <w:spacing w:val="-1"/>
          <w:sz w:val="24"/>
          <w:szCs w:val="24"/>
        </w:rPr>
        <w:t>i</w:t>
      </w:r>
      <w:r w:rsidRPr="00AD46EB">
        <w:rPr>
          <w:rFonts w:ascii="Arial" w:eastAsia="Arial" w:hAnsi="Arial" w:cs="Arial"/>
          <w:color w:val="000000" w:themeColor="text1"/>
          <w:spacing w:val="2"/>
          <w:sz w:val="24"/>
          <w:szCs w:val="24"/>
        </w:rPr>
        <w:t>k</w:t>
      </w:r>
    </w:p>
    <w:p w14:paraId="48373C39" w14:textId="77777777" w:rsidR="007C6B27" w:rsidRDefault="00F8604D"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 xml:space="preserve">Pembahasan </w:t>
      </w:r>
      <w:r w:rsidR="000A614A">
        <w:rPr>
          <w:rFonts w:ascii="Arial" w:eastAsia="Arial" w:hAnsi="Arial" w:cs="Arial"/>
          <w:color w:val="000000" w:themeColor="text1"/>
          <w:sz w:val="24"/>
          <w:szCs w:val="24"/>
        </w:rPr>
        <w:t xml:space="preserve">mengenai </w:t>
      </w:r>
      <w:r>
        <w:rPr>
          <w:rFonts w:ascii="Arial" w:eastAsia="Arial" w:hAnsi="Arial" w:cs="Arial"/>
          <w:color w:val="000000" w:themeColor="text1"/>
          <w:sz w:val="24"/>
          <w:szCs w:val="24"/>
        </w:rPr>
        <w:t>umpan balik dilakukan pada forum Rapat Koordinasi Pimpinan Unit Kerja (</w:t>
      </w:r>
      <w:r w:rsidRPr="00F8604D">
        <w:rPr>
          <w:rFonts w:ascii="Arial" w:eastAsia="Arial" w:hAnsi="Arial" w:cs="Arial"/>
          <w:i/>
          <w:color w:val="000000" w:themeColor="text1"/>
          <w:sz w:val="24"/>
          <w:szCs w:val="24"/>
        </w:rPr>
        <w:t>team leader</w:t>
      </w:r>
      <w:r>
        <w:rPr>
          <w:rFonts w:ascii="Arial" w:eastAsia="Arial" w:hAnsi="Arial" w:cs="Arial"/>
          <w:color w:val="000000" w:themeColor="text1"/>
          <w:sz w:val="24"/>
          <w:szCs w:val="24"/>
        </w:rPr>
        <w:t>) yang dihadiri oleh para pimpinan unit kerja bidang akademik dan bidang non akademik. Informasi dan data yang diperoleh dari mahasiswa, dosen, tenaga kependidikan, mitra kerja sama, hingga pengguna lulusan dapat diakses secara langsung oleh para pimpinan unit melalui laman</w:t>
      </w:r>
      <w:r w:rsidR="000A614A">
        <w:rPr>
          <w:rFonts w:ascii="Arial" w:eastAsia="Arial" w:hAnsi="Arial" w:cs="Arial"/>
          <w:color w:val="000000" w:themeColor="text1"/>
          <w:sz w:val="24"/>
          <w:szCs w:val="24"/>
        </w:rPr>
        <w:t xml:space="preserve"> </w:t>
      </w:r>
      <w:hyperlink r:id="rId61" w:history="1">
        <w:r w:rsidR="000A614A" w:rsidRPr="00552467">
          <w:rPr>
            <w:rStyle w:val="Hyperlink"/>
            <w:rFonts w:ascii="Arial" w:eastAsia="Arial" w:hAnsi="Arial" w:cs="Arial"/>
            <w:sz w:val="24"/>
            <w:szCs w:val="24"/>
          </w:rPr>
          <w:t>http://eksekutif.machung.ac.id/</w:t>
        </w:r>
      </w:hyperlink>
      <w:r w:rsidR="000A614A">
        <w:rPr>
          <w:rFonts w:ascii="Arial" w:eastAsia="Arial" w:hAnsi="Arial" w:cs="Arial"/>
          <w:color w:val="000000" w:themeColor="text1"/>
          <w:sz w:val="24"/>
          <w:szCs w:val="24"/>
        </w:rPr>
        <w:t xml:space="preserve"> dan </w:t>
      </w:r>
      <w:hyperlink r:id="rId62" w:history="1">
        <w:r w:rsidR="000A614A" w:rsidRPr="00552467">
          <w:rPr>
            <w:rStyle w:val="Hyperlink"/>
            <w:rFonts w:ascii="Arial" w:eastAsia="Arial" w:hAnsi="Arial" w:cs="Arial"/>
            <w:sz w:val="24"/>
            <w:szCs w:val="24"/>
          </w:rPr>
          <w:t>http://data.machung.ac.id/</w:t>
        </w:r>
      </w:hyperlink>
      <w:r w:rsidR="000A614A">
        <w:rPr>
          <w:rFonts w:ascii="Arial" w:eastAsia="Arial" w:hAnsi="Arial" w:cs="Arial"/>
          <w:color w:val="000000" w:themeColor="text1"/>
          <w:sz w:val="24"/>
          <w:szCs w:val="24"/>
        </w:rPr>
        <w:t>. Pembahasan umpan balik dari berbagai pihak dilakukan per bidang kerja dan ditentukan pula penanggungjawab tindakan perbaikan.</w:t>
      </w:r>
    </w:p>
    <w:p w14:paraId="0A0E3977" w14:textId="77777777" w:rsidR="000A614A" w:rsidRPr="00BE5916"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Pada level fakultas</w:t>
      </w:r>
      <w:r w:rsidR="00BE5916">
        <w:rPr>
          <w:rFonts w:ascii="Arial" w:eastAsia="Arial" w:hAnsi="Arial" w:cs="Arial"/>
          <w:color w:val="000000" w:themeColor="text1"/>
          <w:sz w:val="24"/>
          <w:szCs w:val="24"/>
        </w:rPr>
        <w:t xml:space="preserve"> dan program studi</w:t>
      </w:r>
      <w:r>
        <w:rPr>
          <w:rFonts w:ascii="Arial" w:eastAsia="Arial" w:hAnsi="Arial" w:cs="Arial"/>
          <w:color w:val="000000" w:themeColor="text1"/>
          <w:sz w:val="24"/>
          <w:szCs w:val="24"/>
        </w:rPr>
        <w:t xml:space="preserve"> terdapat kegiatan </w:t>
      </w:r>
      <w:r w:rsidRPr="000A614A">
        <w:rPr>
          <w:rFonts w:ascii="Arial" w:eastAsia="Arial" w:hAnsi="Arial" w:cs="Arial"/>
          <w:i/>
          <w:color w:val="000000" w:themeColor="text1"/>
          <w:sz w:val="24"/>
          <w:szCs w:val="24"/>
        </w:rPr>
        <w:t>open forum</w:t>
      </w:r>
      <w:r>
        <w:rPr>
          <w:rFonts w:ascii="Arial" w:eastAsia="Arial" w:hAnsi="Arial" w:cs="Arial"/>
          <w:color w:val="000000" w:themeColor="text1"/>
          <w:sz w:val="24"/>
          <w:szCs w:val="24"/>
        </w:rPr>
        <w:t xml:space="preserve"> yang dilaksanakan oleh Badan Perwakilan Mahasis</w:t>
      </w:r>
      <w:r w:rsidR="00BE5916">
        <w:rPr>
          <w:rFonts w:ascii="Arial" w:eastAsia="Arial" w:hAnsi="Arial" w:cs="Arial"/>
          <w:color w:val="000000" w:themeColor="text1"/>
          <w:sz w:val="24"/>
          <w:szCs w:val="24"/>
        </w:rPr>
        <w:t xml:space="preserve">wa (BPM) bersama dengan dekan dan kaprodi. Kegiatan ini dihadiri juga oleh  Lembaga Penjaminan Mutu dan Pengawasan Internal, Koordinator Penjaminan Mutu Fakultas, serta unit terkait. Tujuan diadakan </w:t>
      </w:r>
      <w:r w:rsidR="00BE5916" w:rsidRPr="00BE5916">
        <w:rPr>
          <w:rFonts w:ascii="Arial" w:eastAsia="Arial" w:hAnsi="Arial" w:cs="Arial"/>
          <w:i/>
          <w:color w:val="000000" w:themeColor="text1"/>
          <w:sz w:val="24"/>
          <w:szCs w:val="24"/>
        </w:rPr>
        <w:t>open forum</w:t>
      </w:r>
      <w:r w:rsidR="00BE5916">
        <w:rPr>
          <w:rFonts w:ascii="Arial" w:eastAsia="Arial" w:hAnsi="Arial" w:cs="Arial"/>
          <w:color w:val="000000" w:themeColor="text1"/>
          <w:sz w:val="24"/>
          <w:szCs w:val="24"/>
        </w:rPr>
        <w:t xml:space="preserve"> adalah untuk membahas keluhan dan saran dari mahasiswa terkait pembelajaran, sarana prasarana pembelajaran dan bidang lain yang terkait dengan layanan kepada mahasiswa.</w:t>
      </w:r>
    </w:p>
    <w:p w14:paraId="5EBF4D24" w14:textId="77777777" w:rsidR="000A614A" w:rsidRDefault="000A614A" w:rsidP="007C6B27">
      <w:pPr>
        <w:pStyle w:val="ListParagraph"/>
        <w:rPr>
          <w:rFonts w:ascii="Arial" w:eastAsia="Arial" w:hAnsi="Arial" w:cs="Arial"/>
          <w:color w:val="000000" w:themeColor="text1"/>
          <w:sz w:val="24"/>
          <w:szCs w:val="24"/>
        </w:rPr>
      </w:pPr>
    </w:p>
    <w:p w14:paraId="6BFF3FC8" w14:textId="77777777" w:rsidR="000A614A"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Contoh</w:t>
      </w:r>
    </w:p>
    <w:p w14:paraId="3A3ED677" w14:textId="77777777" w:rsidR="000A614A" w:rsidRDefault="000A614A"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Bukti: Dokumentasi Rapat Team Leader (Ibu Angel)</w:t>
      </w:r>
    </w:p>
    <w:p w14:paraId="17B661FC" w14:textId="77777777" w:rsidR="000A614A" w:rsidRDefault="000A614A" w:rsidP="007C6B27">
      <w:pPr>
        <w:pStyle w:val="ListParagraph"/>
        <w:rPr>
          <w:rFonts w:ascii="Arial" w:eastAsia="Arial" w:hAnsi="Arial" w:cs="Arial"/>
          <w:color w:val="000000" w:themeColor="text1"/>
          <w:sz w:val="24"/>
          <w:szCs w:val="24"/>
        </w:rPr>
      </w:pPr>
    </w:p>
    <w:p w14:paraId="4AD9B05A" w14:textId="77777777" w:rsidR="00F8604D" w:rsidRPr="007C6B27" w:rsidRDefault="00F8604D" w:rsidP="007C6B27">
      <w:pPr>
        <w:pStyle w:val="ListParagraph"/>
        <w:rPr>
          <w:rFonts w:ascii="Arial" w:eastAsia="Arial" w:hAnsi="Arial" w:cs="Arial"/>
          <w:color w:val="000000" w:themeColor="text1"/>
          <w:sz w:val="24"/>
          <w:szCs w:val="24"/>
        </w:rPr>
      </w:pPr>
    </w:p>
    <w:p w14:paraId="1C4F4231" w14:textId="77777777" w:rsidR="00855DAC" w:rsidRPr="008D415C" w:rsidRDefault="00AD46EB" w:rsidP="00926F5C">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z w:val="24"/>
          <w:szCs w:val="24"/>
        </w:rPr>
        <w:t>Kin</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r</w:t>
      </w:r>
      <w:r w:rsidRPr="00AD46EB">
        <w:rPr>
          <w:rFonts w:ascii="Arial" w:eastAsia="Arial" w:hAnsi="Arial" w:cs="Arial"/>
          <w:color w:val="000000" w:themeColor="text1"/>
          <w:spacing w:val="-1"/>
          <w:sz w:val="24"/>
          <w:szCs w:val="24"/>
        </w:rPr>
        <w:t>j</w:t>
      </w:r>
      <w:r w:rsidRPr="00AD46EB">
        <w:rPr>
          <w:rFonts w:ascii="Arial" w:eastAsia="Arial" w:hAnsi="Arial" w:cs="Arial"/>
          <w:color w:val="000000" w:themeColor="text1"/>
          <w:sz w:val="24"/>
          <w:szCs w:val="24"/>
        </w:rPr>
        <w:t>a</w:t>
      </w:r>
      <w:r w:rsidRPr="00AD46EB">
        <w:rPr>
          <w:rFonts w:ascii="Arial" w:eastAsia="Arial" w:hAnsi="Arial" w:cs="Arial"/>
          <w:color w:val="000000" w:themeColor="text1"/>
          <w:spacing w:val="1"/>
          <w:sz w:val="24"/>
          <w:szCs w:val="24"/>
        </w:rPr>
        <w:t xml:space="preserve"> P</w:t>
      </w:r>
      <w:r w:rsidRPr="00AD46EB">
        <w:rPr>
          <w:rFonts w:ascii="Arial" w:eastAsia="Arial" w:hAnsi="Arial" w:cs="Arial"/>
          <w:color w:val="000000" w:themeColor="text1"/>
          <w:sz w:val="24"/>
          <w:szCs w:val="24"/>
        </w:rPr>
        <w:t>ros</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2"/>
          <w:sz w:val="24"/>
          <w:szCs w:val="24"/>
        </w:rPr>
        <w:t>s</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1"/>
          <w:sz w:val="24"/>
          <w:szCs w:val="24"/>
        </w:rPr>
        <w:t>ua</w:t>
      </w:r>
      <w:r w:rsidRPr="00AD46EB">
        <w:rPr>
          <w:rFonts w:ascii="Arial" w:eastAsia="Arial" w:hAnsi="Arial" w:cs="Arial"/>
          <w:color w:val="000000" w:themeColor="text1"/>
          <w:sz w:val="24"/>
          <w:szCs w:val="24"/>
        </w:rPr>
        <w:t>i</w:t>
      </w:r>
      <w:r w:rsidRPr="00AD46EB">
        <w:rPr>
          <w:rFonts w:ascii="Arial" w:eastAsia="Arial" w:hAnsi="Arial" w:cs="Arial"/>
          <w:color w:val="000000" w:themeColor="text1"/>
          <w:spacing w:val="-2"/>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5"/>
          <w:sz w:val="24"/>
          <w:szCs w:val="24"/>
        </w:rPr>
        <w:t xml:space="preserve"> </w:t>
      </w:r>
      <w:r w:rsidRPr="00AD46EB">
        <w:rPr>
          <w:rFonts w:ascii="Arial" w:eastAsia="Arial" w:hAnsi="Arial" w:cs="Arial"/>
          <w:color w:val="000000" w:themeColor="text1"/>
          <w:sz w:val="24"/>
          <w:szCs w:val="24"/>
        </w:rPr>
        <w:t>Lu</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3"/>
          <w:sz w:val="24"/>
          <w:szCs w:val="24"/>
        </w:rPr>
        <w:t>r</w:t>
      </w:r>
      <w:r w:rsidRPr="00AD46EB">
        <w:rPr>
          <w:rFonts w:ascii="Arial" w:eastAsia="Arial" w:hAnsi="Arial" w:cs="Arial"/>
          <w:color w:val="000000" w:themeColor="text1"/>
          <w:spacing w:val="1"/>
          <w:sz w:val="24"/>
          <w:szCs w:val="24"/>
        </w:rPr>
        <w:t>an</w:t>
      </w:r>
    </w:p>
    <w:p w14:paraId="27AB0EF2" w14:textId="77777777" w:rsidR="008D415C" w:rsidRPr="007C6B27" w:rsidRDefault="008D415C" w:rsidP="008D415C">
      <w:pPr>
        <w:pStyle w:val="ListParagraph"/>
        <w:spacing w:before="41"/>
        <w:rPr>
          <w:rFonts w:ascii="Arial" w:eastAsia="Arial" w:hAnsi="Arial" w:cs="Arial"/>
          <w:color w:val="000000" w:themeColor="text1"/>
          <w:sz w:val="24"/>
          <w:szCs w:val="24"/>
        </w:rPr>
      </w:pPr>
      <w:r>
        <w:rPr>
          <w:rFonts w:ascii="Arial" w:eastAsia="Arial" w:hAnsi="Arial" w:cs="Arial"/>
          <w:color w:val="000000" w:themeColor="text1"/>
          <w:sz w:val="24"/>
          <w:szCs w:val="24"/>
        </w:rPr>
        <w:t>Rapat Koordinasi Pimpinan Unit Kerja (</w:t>
      </w:r>
      <w:r w:rsidRPr="00F8604D">
        <w:rPr>
          <w:rFonts w:ascii="Arial" w:eastAsia="Arial" w:hAnsi="Arial" w:cs="Arial"/>
          <w:i/>
          <w:color w:val="000000" w:themeColor="text1"/>
          <w:sz w:val="24"/>
          <w:szCs w:val="24"/>
        </w:rPr>
        <w:t>team leader</w:t>
      </w:r>
      <w:r w:rsidR="001F022D">
        <w:rPr>
          <w:rFonts w:ascii="Arial" w:eastAsia="Arial" w:hAnsi="Arial" w:cs="Arial"/>
          <w:color w:val="000000" w:themeColor="text1"/>
          <w:sz w:val="24"/>
          <w:szCs w:val="24"/>
        </w:rPr>
        <w:t>)</w:t>
      </w:r>
      <w:r>
        <w:rPr>
          <w:rFonts w:ascii="Arial" w:eastAsia="Arial" w:hAnsi="Arial" w:cs="Arial"/>
          <w:color w:val="000000" w:themeColor="text1"/>
          <w:sz w:val="24"/>
          <w:szCs w:val="24"/>
        </w:rPr>
        <w:t xml:space="preserve"> membahas kesesuaian program dengan luaran yang dijanjikan</w:t>
      </w:r>
      <w:r w:rsidR="008D313A">
        <w:rPr>
          <w:rFonts w:ascii="Arial" w:eastAsia="Arial" w:hAnsi="Arial" w:cs="Arial"/>
          <w:color w:val="000000" w:themeColor="text1"/>
          <w:sz w:val="24"/>
          <w:szCs w:val="24"/>
        </w:rPr>
        <w:t>. K</w:t>
      </w:r>
      <w:r w:rsidR="008D313A" w:rsidRPr="008D313A">
        <w:rPr>
          <w:rFonts w:ascii="Arial" w:eastAsia="Arial" w:hAnsi="Arial" w:cs="Arial"/>
          <w:color w:val="000000" w:themeColor="text1"/>
          <w:sz w:val="24"/>
          <w:szCs w:val="24"/>
        </w:rPr>
        <w:t>inerja proses mencakup berbagai aspek, seperti kualitas pengajaran, pe</w:t>
      </w:r>
      <w:r w:rsidR="008D313A">
        <w:rPr>
          <w:rFonts w:ascii="Arial" w:eastAsia="Arial" w:hAnsi="Arial" w:cs="Arial"/>
          <w:color w:val="000000" w:themeColor="text1"/>
          <w:sz w:val="24"/>
          <w:szCs w:val="24"/>
        </w:rPr>
        <w:t xml:space="preserve">nelitian, dan pengabdian kepada </w:t>
      </w:r>
      <w:r w:rsidR="008D313A" w:rsidRPr="008D313A">
        <w:rPr>
          <w:rFonts w:ascii="Arial" w:eastAsia="Arial" w:hAnsi="Arial" w:cs="Arial"/>
          <w:color w:val="000000" w:themeColor="text1"/>
          <w:sz w:val="24"/>
          <w:szCs w:val="24"/>
        </w:rPr>
        <w:lastRenderedPageBreak/>
        <w:t>masyarakat yang dilakukan oleh dosen dan mahasiswa</w:t>
      </w:r>
      <w:r w:rsidR="008D313A">
        <w:rPr>
          <w:rFonts w:ascii="Arial" w:eastAsia="Arial" w:hAnsi="Arial" w:cs="Arial"/>
          <w:color w:val="000000" w:themeColor="text1"/>
          <w:sz w:val="24"/>
          <w:szCs w:val="24"/>
        </w:rPr>
        <w:t>. Universitas Ma Chung menetapkan Indikator Kinerja Utama (IKU)</w:t>
      </w:r>
      <w:r w:rsidR="001F022D">
        <w:rPr>
          <w:rFonts w:ascii="Arial" w:eastAsia="Arial" w:hAnsi="Arial" w:cs="Arial"/>
          <w:color w:val="000000" w:themeColor="text1"/>
          <w:sz w:val="24"/>
          <w:szCs w:val="24"/>
        </w:rPr>
        <w:t>. Capaian indikator dievaluasi oleh Koordinator Penjaminan Mutu Fakultas setiap tiga bulan dan hasilnya dilaporkan kepada LPMPI. Laporan capaian IKU dari seluruh fakultas disampaikan kepada pimpinan dibahas dalam rapat koordinasi secara berjenjang. Hingga saat ini, luaran yang diharapkan sebagian besar telah menunjukkan perkembangan dan diharapkan memenuhi target untuk tahun 2024.</w:t>
      </w:r>
    </w:p>
    <w:p w14:paraId="686915C8" w14:textId="77777777" w:rsidR="007C6B27" w:rsidRPr="007C6B27" w:rsidRDefault="007C6B27" w:rsidP="007C6B27">
      <w:pPr>
        <w:spacing w:before="41"/>
        <w:rPr>
          <w:rFonts w:ascii="Arial" w:eastAsia="Arial" w:hAnsi="Arial" w:cs="Arial"/>
          <w:color w:val="000000" w:themeColor="text1"/>
          <w:sz w:val="24"/>
          <w:szCs w:val="24"/>
        </w:rPr>
      </w:pPr>
    </w:p>
    <w:p w14:paraId="22757885" w14:textId="77777777" w:rsidR="007C6B27" w:rsidRPr="00811871" w:rsidRDefault="00AD46EB" w:rsidP="007C6B27">
      <w:pPr>
        <w:pStyle w:val="ListParagraph"/>
        <w:numPr>
          <w:ilvl w:val="0"/>
          <w:numId w:val="31"/>
        </w:numPr>
        <w:spacing w:before="43"/>
        <w:rPr>
          <w:rFonts w:ascii="Arial" w:eastAsia="Arial" w:hAnsi="Arial" w:cs="Arial"/>
          <w:color w:val="000000" w:themeColor="text1"/>
          <w:sz w:val="24"/>
          <w:szCs w:val="24"/>
        </w:rPr>
      </w:pPr>
      <w:r w:rsidRPr="00AD46EB">
        <w:rPr>
          <w:rFonts w:ascii="Arial" w:eastAsia="Arial" w:hAnsi="Arial" w:cs="Arial"/>
          <w:color w:val="000000" w:themeColor="text1"/>
          <w:sz w:val="24"/>
          <w:szCs w:val="24"/>
        </w:rPr>
        <w:t>St</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s</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c</w:t>
      </w:r>
      <w:r w:rsidRPr="00AD46EB">
        <w:rPr>
          <w:rFonts w:ascii="Arial" w:eastAsia="Arial" w:hAnsi="Arial" w:cs="Arial"/>
          <w:color w:val="000000" w:themeColor="text1"/>
          <w:spacing w:val="-1"/>
          <w:sz w:val="24"/>
          <w:szCs w:val="24"/>
        </w:rPr>
        <w:t>eg</w:t>
      </w:r>
      <w:r w:rsidRPr="00AD46EB">
        <w:rPr>
          <w:rFonts w:ascii="Arial" w:eastAsia="Arial" w:hAnsi="Arial" w:cs="Arial"/>
          <w:color w:val="000000" w:themeColor="text1"/>
          <w:spacing w:val="1"/>
          <w:sz w:val="24"/>
          <w:szCs w:val="24"/>
        </w:rPr>
        <w:t>aha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Pe</w:t>
      </w:r>
      <w:r w:rsidRPr="00AD46EB">
        <w:rPr>
          <w:rFonts w:ascii="Arial" w:eastAsia="Arial" w:hAnsi="Arial" w:cs="Arial"/>
          <w:color w:val="000000" w:themeColor="text1"/>
          <w:sz w:val="24"/>
          <w:szCs w:val="24"/>
        </w:rPr>
        <w:t>r</w:t>
      </w:r>
      <w:r w:rsidRPr="00AD46EB">
        <w:rPr>
          <w:rFonts w:ascii="Arial" w:eastAsia="Arial" w:hAnsi="Arial" w:cs="Arial"/>
          <w:color w:val="000000" w:themeColor="text1"/>
          <w:spacing w:val="-2"/>
          <w:sz w:val="24"/>
          <w:szCs w:val="24"/>
        </w:rPr>
        <w:t>b</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ika</w:t>
      </w:r>
      <w:r w:rsidRPr="00AD46EB">
        <w:rPr>
          <w:rFonts w:ascii="Arial" w:eastAsia="Arial" w:hAnsi="Arial" w:cs="Arial"/>
          <w:color w:val="000000" w:themeColor="text1"/>
          <w:spacing w:val="6"/>
          <w:sz w:val="24"/>
          <w:szCs w:val="24"/>
        </w:rPr>
        <w:t>n</w:t>
      </w:r>
    </w:p>
    <w:p w14:paraId="0F9D3826" w14:textId="77777777" w:rsidR="00F43469" w:rsidRPr="00F43469" w:rsidRDefault="00811871" w:rsidP="00F43469">
      <w:pPr>
        <w:pStyle w:val="ListParagraph"/>
        <w:spacing w:before="43"/>
        <w:rPr>
          <w:rFonts w:ascii="Arial" w:eastAsia="Arial" w:hAnsi="Arial" w:cs="Arial"/>
          <w:color w:val="000000" w:themeColor="text1"/>
          <w:spacing w:val="6"/>
          <w:sz w:val="24"/>
          <w:szCs w:val="24"/>
        </w:rPr>
      </w:pPr>
      <w:r>
        <w:rPr>
          <w:rFonts w:ascii="Arial" w:eastAsia="Arial" w:hAnsi="Arial" w:cs="Arial"/>
          <w:color w:val="000000" w:themeColor="text1"/>
          <w:spacing w:val="6"/>
          <w:sz w:val="24"/>
          <w:szCs w:val="24"/>
        </w:rPr>
        <w:t>LPMPI melakukan monitoring dan evaluasi terhadap unit akademik dan non akademik. Pada bidang akademik LPMPI bekerja sama dengan Bagian Administrasi Akademik serta Unit Sistem Informasi dan Pusat Data untuk melakukan monitoring dan evaluasi indikator-</w:t>
      </w:r>
      <w:r w:rsidR="009F59B1">
        <w:rPr>
          <w:rFonts w:ascii="Arial" w:eastAsia="Arial" w:hAnsi="Arial" w:cs="Arial"/>
          <w:color w:val="000000" w:themeColor="text1"/>
          <w:spacing w:val="6"/>
          <w:sz w:val="24"/>
          <w:szCs w:val="24"/>
        </w:rPr>
        <w:t xml:space="preserve">indikator peringkat akreditasi seluruh program studi. Program studi yang </w:t>
      </w:r>
      <w:r w:rsidR="00F43469">
        <w:rPr>
          <w:rFonts w:ascii="Arial" w:eastAsia="Arial" w:hAnsi="Arial" w:cs="Arial"/>
          <w:color w:val="000000" w:themeColor="text1"/>
          <w:spacing w:val="6"/>
          <w:sz w:val="24"/>
          <w:szCs w:val="24"/>
        </w:rPr>
        <w:t xml:space="preserve">memiliki kerentanan untuk dapat memenuhi persyaratan peringkat akreditasi, akan diberikan pendampingan oleh satuan tugas khusus sebagai upaya untuk menanggulangi kekurangan tersebut. </w:t>
      </w:r>
      <w:r w:rsidR="00F43469" w:rsidRPr="00F43469">
        <w:rPr>
          <w:rFonts w:ascii="Arial" w:eastAsia="Arial" w:hAnsi="Arial" w:cs="Arial"/>
          <w:color w:val="000000" w:themeColor="text1"/>
          <w:spacing w:val="6"/>
          <w:sz w:val="24"/>
          <w:szCs w:val="24"/>
        </w:rPr>
        <w:t xml:space="preserve">Selain itu, pendampingan juga dilakukan oleh satuan tugas khusus bersama LPMPI terhadap program studi yang akan mengirimkan borang dan evaluasi diri untuk keperluan re akreditasi. </w:t>
      </w:r>
    </w:p>
    <w:p w14:paraId="1D7FB544" w14:textId="77777777" w:rsidR="00F43469" w:rsidRDefault="00F43469" w:rsidP="00811871">
      <w:pPr>
        <w:pStyle w:val="ListParagraph"/>
        <w:spacing w:before="43"/>
        <w:rPr>
          <w:rFonts w:ascii="Arial" w:eastAsia="Arial" w:hAnsi="Arial" w:cs="Arial"/>
          <w:color w:val="000000" w:themeColor="text1"/>
          <w:spacing w:val="6"/>
          <w:sz w:val="24"/>
          <w:szCs w:val="24"/>
        </w:rPr>
      </w:pPr>
    </w:p>
    <w:p w14:paraId="4759B2AA" w14:textId="77777777" w:rsidR="00811871" w:rsidRPr="00577A36" w:rsidRDefault="009F59B1" w:rsidP="00811871">
      <w:pPr>
        <w:pStyle w:val="ListParagraph"/>
        <w:spacing w:before="43"/>
        <w:rPr>
          <w:rFonts w:ascii="Arial" w:eastAsia="Arial" w:hAnsi="Arial" w:cs="Arial"/>
          <w:color w:val="FF0000"/>
          <w:sz w:val="24"/>
          <w:szCs w:val="24"/>
        </w:rPr>
      </w:pPr>
      <w:r>
        <w:rPr>
          <w:rFonts w:ascii="Arial" w:eastAsia="Arial" w:hAnsi="Arial" w:cs="Arial"/>
          <w:color w:val="000000" w:themeColor="text1"/>
          <w:spacing w:val="6"/>
          <w:sz w:val="24"/>
          <w:szCs w:val="24"/>
        </w:rPr>
        <w:t xml:space="preserve">Pada bidang non akademik, monitoring dan evaluasi difokuskan pada unit pendukung kinerja program studi yakni, SDM, Keuangan, Kerja Sama, Admisi, Sarana Prasarana/Aset, serta Kemahasiswaan. </w:t>
      </w:r>
      <w:r w:rsidR="00577A36" w:rsidRPr="00577A36">
        <w:rPr>
          <w:rFonts w:ascii="Arial" w:eastAsia="Arial" w:hAnsi="Arial" w:cs="Arial"/>
          <w:color w:val="ED7D31" w:themeColor="accent2"/>
          <w:spacing w:val="6"/>
          <w:sz w:val="24"/>
          <w:szCs w:val="24"/>
        </w:rPr>
        <w:t xml:space="preserve">Sebagai contoh SPI melakukan kegiatan </w:t>
      </w:r>
      <w:r w:rsidR="00577A36" w:rsidRPr="00577A36">
        <w:rPr>
          <w:rFonts w:ascii="Arial" w:eastAsia="Arial" w:hAnsi="Arial" w:cs="Arial"/>
          <w:i/>
          <w:color w:val="ED7D31" w:themeColor="accent2"/>
          <w:spacing w:val="6"/>
          <w:sz w:val="24"/>
          <w:szCs w:val="24"/>
        </w:rPr>
        <w:t>review</w:t>
      </w:r>
      <w:r w:rsidR="00577A36" w:rsidRPr="00577A36">
        <w:rPr>
          <w:rFonts w:ascii="Arial" w:eastAsia="Arial" w:hAnsi="Arial" w:cs="Arial"/>
          <w:color w:val="ED7D31" w:themeColor="accent2"/>
          <w:spacing w:val="6"/>
          <w:sz w:val="24"/>
          <w:szCs w:val="24"/>
        </w:rPr>
        <w:t xml:space="preserve"> terhadap lapora</w:t>
      </w:r>
      <w:r w:rsidR="00577A36">
        <w:rPr>
          <w:rFonts w:ascii="Arial" w:eastAsia="Arial" w:hAnsi="Arial" w:cs="Arial"/>
          <w:color w:val="ED7D31" w:themeColor="accent2"/>
          <w:spacing w:val="6"/>
          <w:sz w:val="24"/>
          <w:szCs w:val="24"/>
        </w:rPr>
        <w:t>n triwulanan (LTR) seluruh unit…(penjelasan SPI)</w:t>
      </w:r>
    </w:p>
    <w:p w14:paraId="5728101A" w14:textId="77777777" w:rsidR="00811871" w:rsidRDefault="00811871" w:rsidP="00811871">
      <w:pPr>
        <w:pStyle w:val="ListParagraph"/>
        <w:spacing w:before="41"/>
        <w:rPr>
          <w:rFonts w:ascii="Arial" w:eastAsia="Arial" w:hAnsi="Arial" w:cs="Arial"/>
          <w:color w:val="000000" w:themeColor="text1"/>
          <w:sz w:val="24"/>
          <w:szCs w:val="24"/>
        </w:rPr>
      </w:pPr>
    </w:p>
    <w:p w14:paraId="36FEA850" w14:textId="77777777" w:rsidR="00577A36" w:rsidRPr="00577A36" w:rsidRDefault="00AD46EB" w:rsidP="00577A36">
      <w:pPr>
        <w:pStyle w:val="ListParagraph"/>
        <w:numPr>
          <w:ilvl w:val="0"/>
          <w:numId w:val="31"/>
        </w:numPr>
        <w:spacing w:before="41"/>
        <w:rPr>
          <w:rFonts w:ascii="Arial" w:eastAsia="Arial" w:hAnsi="Arial" w:cs="Arial"/>
          <w:color w:val="000000" w:themeColor="text1"/>
          <w:sz w:val="24"/>
          <w:szCs w:val="24"/>
        </w:rPr>
      </w:pP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nda</w:t>
      </w:r>
      <w:r w:rsidRPr="00AD46EB">
        <w:rPr>
          <w:rFonts w:ascii="Arial" w:eastAsia="Arial" w:hAnsi="Arial" w:cs="Arial"/>
          <w:color w:val="000000" w:themeColor="text1"/>
          <w:sz w:val="24"/>
          <w:szCs w:val="24"/>
        </w:rPr>
        <w:t xml:space="preserve">k </w:t>
      </w:r>
      <w:r w:rsidRPr="00AD46EB">
        <w:rPr>
          <w:rFonts w:ascii="Arial" w:eastAsia="Arial" w:hAnsi="Arial" w:cs="Arial"/>
          <w:color w:val="000000" w:themeColor="text1"/>
          <w:spacing w:val="-2"/>
          <w:sz w:val="24"/>
          <w:szCs w:val="24"/>
        </w:rPr>
        <w:t>L</w:t>
      </w:r>
      <w:r w:rsidRPr="00AD46EB">
        <w:rPr>
          <w:rFonts w:ascii="Arial" w:eastAsia="Arial" w:hAnsi="Arial" w:cs="Arial"/>
          <w:color w:val="000000" w:themeColor="text1"/>
          <w:spacing w:val="1"/>
          <w:sz w:val="24"/>
          <w:szCs w:val="24"/>
        </w:rPr>
        <w:t>an</w:t>
      </w:r>
      <w:r w:rsidRPr="00AD46EB">
        <w:rPr>
          <w:rFonts w:ascii="Arial" w:eastAsia="Arial" w:hAnsi="Arial" w:cs="Arial"/>
          <w:color w:val="000000" w:themeColor="text1"/>
          <w:sz w:val="24"/>
          <w:szCs w:val="24"/>
        </w:rPr>
        <w:t>jut</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da</w:t>
      </w:r>
      <w:r w:rsidRPr="00AD46EB">
        <w:rPr>
          <w:rFonts w:ascii="Arial" w:eastAsia="Arial" w:hAnsi="Arial" w:cs="Arial"/>
          <w:color w:val="000000" w:themeColor="text1"/>
          <w:sz w:val="24"/>
          <w:szCs w:val="24"/>
        </w:rPr>
        <w:t>ri</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Ra</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z w:val="24"/>
          <w:szCs w:val="24"/>
        </w:rPr>
        <w:t>Ti</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ja</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Ma</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j</w:t>
      </w:r>
      <w:r w:rsidRPr="00AD46EB">
        <w:rPr>
          <w:rFonts w:ascii="Arial" w:eastAsia="Arial" w:hAnsi="Arial" w:cs="Arial"/>
          <w:color w:val="000000" w:themeColor="text1"/>
          <w:spacing w:val="-2"/>
          <w:sz w:val="24"/>
          <w:szCs w:val="24"/>
        </w:rPr>
        <w:t>e</w:t>
      </w:r>
      <w:r w:rsidRPr="00AD46EB">
        <w:rPr>
          <w:rFonts w:ascii="Arial" w:eastAsia="Arial" w:hAnsi="Arial" w:cs="Arial"/>
          <w:color w:val="000000" w:themeColor="text1"/>
          <w:spacing w:val="1"/>
          <w:sz w:val="24"/>
          <w:szCs w:val="24"/>
        </w:rPr>
        <w:t>me</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2"/>
          <w:sz w:val="24"/>
          <w:szCs w:val="24"/>
        </w:rPr>
        <w:t>S</w:t>
      </w:r>
      <w:r w:rsidRPr="00AD46EB">
        <w:rPr>
          <w:rFonts w:ascii="Arial" w:eastAsia="Arial" w:hAnsi="Arial" w:cs="Arial"/>
          <w:color w:val="000000" w:themeColor="text1"/>
          <w:spacing w:val="1"/>
          <w:sz w:val="24"/>
          <w:szCs w:val="24"/>
        </w:rPr>
        <w:t>ebe</w:t>
      </w:r>
      <w:r w:rsidRPr="00AD46EB">
        <w:rPr>
          <w:rFonts w:ascii="Arial" w:eastAsia="Arial" w:hAnsi="Arial" w:cs="Arial"/>
          <w:color w:val="000000" w:themeColor="text1"/>
          <w:sz w:val="24"/>
          <w:szCs w:val="24"/>
        </w:rPr>
        <w:t>l</w:t>
      </w:r>
      <w:r w:rsidRPr="00AD46EB">
        <w:rPr>
          <w:rFonts w:ascii="Arial" w:eastAsia="Arial" w:hAnsi="Arial" w:cs="Arial"/>
          <w:color w:val="000000" w:themeColor="text1"/>
          <w:spacing w:val="-2"/>
          <w:sz w:val="24"/>
          <w:szCs w:val="24"/>
        </w:rPr>
        <w:t>u</w:t>
      </w:r>
      <w:r w:rsidRPr="00AD46EB">
        <w:rPr>
          <w:rFonts w:ascii="Arial" w:eastAsia="Arial" w:hAnsi="Arial" w:cs="Arial"/>
          <w:color w:val="000000" w:themeColor="text1"/>
          <w:spacing w:val="1"/>
          <w:sz w:val="24"/>
          <w:szCs w:val="24"/>
        </w:rPr>
        <w:t>mn</w:t>
      </w:r>
      <w:r w:rsidRPr="00AD46EB">
        <w:rPr>
          <w:rFonts w:ascii="Arial" w:eastAsia="Arial" w:hAnsi="Arial" w:cs="Arial"/>
          <w:color w:val="000000" w:themeColor="text1"/>
          <w:spacing w:val="-2"/>
          <w:sz w:val="24"/>
          <w:szCs w:val="24"/>
        </w:rPr>
        <w:t>y</w:t>
      </w:r>
      <w:r w:rsidRPr="00AD46EB">
        <w:rPr>
          <w:rFonts w:ascii="Arial" w:eastAsia="Arial" w:hAnsi="Arial" w:cs="Arial"/>
          <w:color w:val="000000" w:themeColor="text1"/>
          <w:spacing w:val="8"/>
          <w:sz w:val="24"/>
          <w:szCs w:val="24"/>
        </w:rPr>
        <w:t>a</w:t>
      </w:r>
    </w:p>
    <w:p w14:paraId="628BC9FF" w14:textId="77777777" w:rsidR="00241852" w:rsidRDefault="0072516B" w:rsidP="002032F3">
      <w:pPr>
        <w:pStyle w:val="ListParagraph"/>
        <w:spacing w:before="41"/>
        <w:rPr>
          <w:ins w:id="13" w:author="Irfan Tri Raharjo, SE" w:date="2024-12-24T08:31:00Z"/>
          <w:rFonts w:ascii="Arial" w:eastAsia="Arial" w:hAnsi="Arial" w:cs="Arial"/>
          <w:color w:val="000000" w:themeColor="text1"/>
          <w:spacing w:val="8"/>
          <w:sz w:val="24"/>
          <w:szCs w:val="24"/>
        </w:rPr>
      </w:pPr>
      <w:r>
        <w:rPr>
          <w:rFonts w:ascii="Arial" w:eastAsia="Arial" w:hAnsi="Arial" w:cs="Arial"/>
          <w:color w:val="000000" w:themeColor="text1"/>
          <w:spacing w:val="8"/>
          <w:sz w:val="24"/>
          <w:szCs w:val="24"/>
        </w:rPr>
        <w:t>Setelah proses audit, monitoring dan evaluasi dilakukan terhadap capaian indikator mutu, hambatan, kendala hingga diperoleh kesepakatan rencana perbaikan, selanjutnya unit akademik dan non akademik diminta untuk melakukan perencanaan kegiatan pe</w:t>
      </w:r>
      <w:r w:rsidR="002032F3">
        <w:rPr>
          <w:rFonts w:ascii="Arial" w:eastAsia="Arial" w:hAnsi="Arial" w:cs="Arial"/>
          <w:color w:val="000000" w:themeColor="text1"/>
          <w:spacing w:val="8"/>
          <w:sz w:val="24"/>
          <w:szCs w:val="24"/>
        </w:rPr>
        <w:t xml:space="preserve">rbaikan. Rencana kegiatan dan anggaran yang disusun oleh unit dilakukan menggunakan </w:t>
      </w:r>
      <w:r w:rsidR="002032F3" w:rsidRPr="002032F3">
        <w:rPr>
          <w:rFonts w:ascii="Arial" w:eastAsia="Arial" w:hAnsi="Arial" w:cs="Arial"/>
          <w:i/>
          <w:color w:val="000000" w:themeColor="text1"/>
          <w:spacing w:val="8"/>
          <w:sz w:val="24"/>
          <w:szCs w:val="24"/>
        </w:rPr>
        <w:t>dashboard</w:t>
      </w:r>
      <w:r w:rsidR="002032F3">
        <w:rPr>
          <w:rFonts w:ascii="Arial" w:eastAsia="Arial" w:hAnsi="Arial" w:cs="Arial"/>
          <w:color w:val="000000" w:themeColor="text1"/>
          <w:spacing w:val="8"/>
          <w:sz w:val="24"/>
          <w:szCs w:val="24"/>
        </w:rPr>
        <w:t xml:space="preserve"> Sistem Informasi Rencana Kerja, Penganggaran, dan Realisasi (SIRENPARE).</w:t>
      </w:r>
    </w:p>
    <w:p w14:paraId="27D119AC" w14:textId="77777777" w:rsidR="004C6F22" w:rsidRDefault="004C6F22" w:rsidP="002032F3">
      <w:pPr>
        <w:pStyle w:val="ListParagraph"/>
        <w:spacing w:before="41"/>
        <w:rPr>
          <w:rFonts w:ascii="Arial" w:eastAsia="Arial" w:hAnsi="Arial" w:cs="Arial"/>
          <w:color w:val="000000" w:themeColor="text1"/>
          <w:spacing w:val="8"/>
          <w:sz w:val="24"/>
          <w:szCs w:val="24"/>
        </w:rPr>
      </w:pPr>
      <w:ins w:id="14" w:author="Irfan Tri Raharjo, SE" w:date="2024-12-24T08:35:00Z">
        <w:r>
          <w:rPr>
            <w:noProof/>
          </w:rPr>
          <w:drawing>
            <wp:inline distT="0" distB="0" distL="0" distR="0" wp14:anchorId="0E584E76" wp14:editId="6CC6C66D">
              <wp:extent cx="5082639" cy="251900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08052" cy="2531603"/>
                      </a:xfrm>
                      <a:prstGeom prst="rect">
                        <a:avLst/>
                      </a:prstGeom>
                    </pic:spPr>
                  </pic:pic>
                </a:graphicData>
              </a:graphic>
            </wp:inline>
          </w:drawing>
        </w:r>
      </w:ins>
    </w:p>
    <w:p w14:paraId="1BD2B3C1" w14:textId="77777777" w:rsidR="002032F3" w:rsidRDefault="002032F3" w:rsidP="002032F3">
      <w:pPr>
        <w:pStyle w:val="ListParagraph"/>
        <w:spacing w:before="41"/>
        <w:rPr>
          <w:rFonts w:ascii="Arial" w:eastAsia="Arial" w:hAnsi="Arial" w:cs="Arial"/>
          <w:color w:val="000000" w:themeColor="text1"/>
          <w:spacing w:val="8"/>
          <w:sz w:val="24"/>
          <w:szCs w:val="24"/>
        </w:rPr>
      </w:pPr>
      <w:r w:rsidRPr="002032F3">
        <w:rPr>
          <w:rFonts w:ascii="Arial" w:eastAsia="Arial" w:hAnsi="Arial" w:cs="Arial"/>
          <w:color w:val="000000" w:themeColor="text1"/>
          <w:spacing w:val="8"/>
          <w:sz w:val="24"/>
          <w:szCs w:val="24"/>
          <w:highlight w:val="yellow"/>
        </w:rPr>
        <w:t>Gambar x Dashboard SIRENPARE</w:t>
      </w:r>
    </w:p>
    <w:p w14:paraId="7D46A589" w14:textId="77777777" w:rsidR="002032F3" w:rsidRPr="002032F3" w:rsidRDefault="002032F3" w:rsidP="002032F3">
      <w:pPr>
        <w:pStyle w:val="ListParagraph"/>
        <w:spacing w:before="41"/>
        <w:rPr>
          <w:rFonts w:ascii="Arial" w:eastAsia="Arial" w:hAnsi="Arial" w:cs="Arial"/>
          <w:color w:val="000000" w:themeColor="text1"/>
          <w:spacing w:val="8"/>
          <w:sz w:val="24"/>
          <w:szCs w:val="24"/>
        </w:rPr>
      </w:pPr>
    </w:p>
    <w:p w14:paraId="1A498257" w14:textId="77777777" w:rsidR="00DB0FF4" w:rsidRPr="007C6B27" w:rsidRDefault="00AD46EB" w:rsidP="00926F5C">
      <w:pPr>
        <w:pStyle w:val="ListParagraph"/>
        <w:numPr>
          <w:ilvl w:val="0"/>
          <w:numId w:val="31"/>
        </w:numPr>
        <w:spacing w:before="41" w:line="275" w:lineRule="auto"/>
        <w:ind w:right="716"/>
        <w:rPr>
          <w:rFonts w:ascii="Arial" w:eastAsia="Arial" w:hAnsi="Arial" w:cs="Arial"/>
          <w:color w:val="000000" w:themeColor="text1"/>
          <w:sz w:val="24"/>
          <w:szCs w:val="24"/>
        </w:rPr>
      </w:pPr>
      <w:r w:rsidRPr="00AD46EB">
        <w:rPr>
          <w:rFonts w:ascii="Arial" w:eastAsia="Arial" w:hAnsi="Arial" w:cs="Arial"/>
          <w:color w:val="000000" w:themeColor="text1"/>
          <w:spacing w:val="1"/>
          <w:sz w:val="24"/>
          <w:szCs w:val="24"/>
        </w:rPr>
        <w:t>Pe</w:t>
      </w:r>
      <w:r w:rsidRPr="00AD46EB">
        <w:rPr>
          <w:rFonts w:ascii="Arial" w:eastAsia="Arial" w:hAnsi="Arial" w:cs="Arial"/>
          <w:color w:val="000000" w:themeColor="text1"/>
          <w:sz w:val="24"/>
          <w:szCs w:val="24"/>
        </w:rPr>
        <w:t>ru</w:t>
      </w:r>
      <w:r w:rsidRPr="00AD46EB">
        <w:rPr>
          <w:rFonts w:ascii="Arial" w:eastAsia="Arial" w:hAnsi="Arial" w:cs="Arial"/>
          <w:color w:val="000000" w:themeColor="text1"/>
          <w:spacing w:val="-1"/>
          <w:sz w:val="24"/>
          <w:szCs w:val="24"/>
        </w:rPr>
        <w:t>b</w:t>
      </w:r>
      <w:r w:rsidRPr="00AD46EB">
        <w:rPr>
          <w:rFonts w:ascii="Arial" w:eastAsia="Arial" w:hAnsi="Arial" w:cs="Arial"/>
          <w:color w:val="000000" w:themeColor="text1"/>
          <w:spacing w:val="1"/>
          <w:sz w:val="24"/>
          <w:szCs w:val="24"/>
        </w:rPr>
        <w:t>ah</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2"/>
          <w:sz w:val="24"/>
          <w:szCs w:val="24"/>
        </w:rPr>
        <w:t>y</w:t>
      </w:r>
      <w:r w:rsidRPr="00AD46EB">
        <w:rPr>
          <w:rFonts w:ascii="Arial" w:eastAsia="Arial" w:hAnsi="Arial" w:cs="Arial"/>
          <w:color w:val="000000" w:themeColor="text1"/>
          <w:spacing w:val="1"/>
          <w:sz w:val="24"/>
          <w:szCs w:val="24"/>
        </w:rPr>
        <w:t>an</w:t>
      </w:r>
      <w:r w:rsidRPr="00AD46EB">
        <w:rPr>
          <w:rFonts w:ascii="Arial" w:eastAsia="Arial" w:hAnsi="Arial" w:cs="Arial"/>
          <w:color w:val="000000" w:themeColor="text1"/>
          <w:sz w:val="24"/>
          <w:szCs w:val="24"/>
        </w:rPr>
        <w:t>g</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da</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2"/>
          <w:sz w:val="24"/>
          <w:szCs w:val="24"/>
        </w:rPr>
        <w:t>M</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en</w:t>
      </w:r>
      <w:r w:rsidRPr="00AD46EB">
        <w:rPr>
          <w:rFonts w:ascii="Arial" w:eastAsia="Arial" w:hAnsi="Arial" w:cs="Arial"/>
          <w:color w:val="000000" w:themeColor="text1"/>
          <w:spacing w:val="-1"/>
          <w:sz w:val="24"/>
          <w:szCs w:val="24"/>
        </w:rPr>
        <w:t>g</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ru</w:t>
      </w:r>
      <w:r w:rsidRPr="00AD46EB">
        <w:rPr>
          <w:rFonts w:ascii="Arial" w:eastAsia="Arial" w:hAnsi="Arial" w:cs="Arial"/>
          <w:color w:val="000000" w:themeColor="text1"/>
          <w:spacing w:val="1"/>
          <w:sz w:val="24"/>
          <w:szCs w:val="24"/>
        </w:rPr>
        <w:t>h</w:t>
      </w:r>
      <w:r w:rsidRPr="00AD46EB">
        <w:rPr>
          <w:rFonts w:ascii="Arial" w:eastAsia="Arial" w:hAnsi="Arial" w:cs="Arial"/>
          <w:color w:val="000000" w:themeColor="text1"/>
          <w:sz w:val="24"/>
          <w:szCs w:val="24"/>
        </w:rPr>
        <w:t>i Sis</w:t>
      </w:r>
      <w:r w:rsidRPr="00AD46EB">
        <w:rPr>
          <w:rFonts w:ascii="Arial" w:eastAsia="Arial" w:hAnsi="Arial" w:cs="Arial"/>
          <w:color w:val="000000" w:themeColor="text1"/>
          <w:spacing w:val="-2"/>
          <w:sz w:val="24"/>
          <w:szCs w:val="24"/>
        </w:rPr>
        <w:t>t</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z w:val="24"/>
          <w:szCs w:val="24"/>
        </w:rPr>
        <w:t xml:space="preserve">m </w:t>
      </w:r>
      <w:r w:rsidRPr="00AD46EB">
        <w:rPr>
          <w:rFonts w:ascii="Arial" w:eastAsia="Arial" w:hAnsi="Arial" w:cs="Arial"/>
          <w:color w:val="000000" w:themeColor="text1"/>
          <w:spacing w:val="1"/>
          <w:sz w:val="24"/>
          <w:szCs w:val="24"/>
        </w:rPr>
        <w:t>Pen</w:t>
      </w:r>
      <w:r w:rsidRPr="00AD46EB">
        <w:rPr>
          <w:rFonts w:ascii="Arial" w:eastAsia="Arial" w:hAnsi="Arial" w:cs="Arial"/>
          <w:color w:val="000000" w:themeColor="text1"/>
          <w:spacing w:val="-3"/>
          <w:sz w:val="24"/>
          <w:szCs w:val="24"/>
        </w:rPr>
        <w:t>j</w:t>
      </w:r>
      <w:r w:rsidRPr="00AD46EB">
        <w:rPr>
          <w:rFonts w:ascii="Arial" w:eastAsia="Arial" w:hAnsi="Arial" w:cs="Arial"/>
          <w:color w:val="000000" w:themeColor="text1"/>
          <w:spacing w:val="1"/>
          <w:sz w:val="24"/>
          <w:szCs w:val="24"/>
        </w:rPr>
        <w:t>am</w:t>
      </w:r>
      <w:r w:rsidRPr="00AD46EB">
        <w:rPr>
          <w:rFonts w:ascii="Arial" w:eastAsia="Arial" w:hAnsi="Arial" w:cs="Arial"/>
          <w:color w:val="000000" w:themeColor="text1"/>
          <w:sz w:val="24"/>
          <w:szCs w:val="24"/>
        </w:rPr>
        <w:t>i</w:t>
      </w:r>
      <w:r w:rsidRPr="00AD46EB">
        <w:rPr>
          <w:rFonts w:ascii="Arial" w:eastAsia="Arial" w:hAnsi="Arial" w:cs="Arial"/>
          <w:color w:val="000000" w:themeColor="text1"/>
          <w:spacing w:val="-2"/>
          <w:sz w:val="24"/>
          <w:szCs w:val="24"/>
        </w:rPr>
        <w:t>n</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n</w:t>
      </w:r>
      <w:r w:rsidRPr="00AD46EB">
        <w:rPr>
          <w:rFonts w:ascii="Arial" w:eastAsia="Arial" w:hAnsi="Arial" w:cs="Arial"/>
          <w:color w:val="000000" w:themeColor="text1"/>
          <w:spacing w:val="-1"/>
          <w:sz w:val="24"/>
          <w:szCs w:val="24"/>
        </w:rPr>
        <w:t xml:space="preserve"> </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9"/>
          <w:sz w:val="24"/>
          <w:szCs w:val="24"/>
        </w:rPr>
        <w:t>u</w:t>
      </w:r>
    </w:p>
    <w:p w14:paraId="111A09F7" w14:textId="77777777" w:rsidR="007C6B27" w:rsidRDefault="00FE0411" w:rsidP="007C6B27">
      <w:pPr>
        <w:pStyle w:val="ListParagraph"/>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 xml:space="preserve">Universitas Ma Chung berkomitmen melakukan perbaikan berkelanjutan. Upaya perbaikan implementasi sistem penjaminan mutu terus dilakukan </w:t>
      </w:r>
      <w:r>
        <w:rPr>
          <w:rFonts w:ascii="Arial" w:eastAsia="Arial" w:hAnsi="Arial" w:cs="Arial"/>
          <w:color w:val="000000" w:themeColor="text1"/>
          <w:sz w:val="24"/>
          <w:szCs w:val="24"/>
        </w:rPr>
        <w:lastRenderedPageBreak/>
        <w:t>demi tercapainya visi dan misi universitas. Beberapa upaya yang dilakukan dalam hal impementasi sistem penjaminan mutu pada saat ini diantaranya:</w:t>
      </w:r>
    </w:p>
    <w:p w14:paraId="2EFD11B6" w14:textId="77777777" w:rsidR="00D200FE" w:rsidRDefault="00FE0411" w:rsidP="00D200FE">
      <w:pPr>
        <w:pStyle w:val="ListParagraph"/>
        <w:numPr>
          <w:ilvl w:val="0"/>
          <w:numId w:val="32"/>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Pengembangan Sistem Informa</w:t>
      </w:r>
      <w:r w:rsidR="00D200FE">
        <w:rPr>
          <w:rFonts w:ascii="Arial" w:eastAsia="Arial" w:hAnsi="Arial" w:cs="Arial"/>
          <w:color w:val="000000" w:themeColor="text1"/>
          <w:sz w:val="24"/>
          <w:szCs w:val="24"/>
        </w:rPr>
        <w:t xml:space="preserve">si Penjaminan Mutu Terintegrasi. </w:t>
      </w:r>
    </w:p>
    <w:p w14:paraId="3D9D49CF" w14:textId="77777777"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perkuliahan oleh mahasiswa, e</w:t>
      </w:r>
      <w:r w:rsidRPr="00D200FE">
        <w:rPr>
          <w:rFonts w:ascii="Arial" w:eastAsia="Arial" w:hAnsi="Arial" w:cs="Arial"/>
          <w:color w:val="000000" w:themeColor="text1"/>
          <w:sz w:val="24"/>
          <w:szCs w:val="24"/>
        </w:rPr>
        <w:t>valuasi suasana akademik dan fasilitas pembelajaran oleh mahasiswa</w:t>
      </w:r>
    </w:p>
    <w:p w14:paraId="56256A1B" w14:textId="77777777"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layanan penelitian, pengabdian kepada masyarakat, kepegawaian oleh dosen</w:t>
      </w:r>
    </w:p>
    <w:p w14:paraId="74647AD4" w14:textId="77777777" w:rsid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Evaluasi kerja sama oleh mitra pengguna</w:t>
      </w:r>
    </w:p>
    <w:p w14:paraId="4DC8FBDE" w14:textId="77777777" w:rsidR="00D200FE" w:rsidRPr="00D200FE" w:rsidRDefault="00D200FE" w:rsidP="00D200FE">
      <w:pPr>
        <w:pStyle w:val="ListParagraph"/>
        <w:numPr>
          <w:ilvl w:val="0"/>
          <w:numId w:val="33"/>
        </w:numPr>
        <w:spacing w:before="41" w:line="275" w:lineRule="auto"/>
        <w:ind w:right="716"/>
        <w:rPr>
          <w:rFonts w:ascii="Arial" w:eastAsia="Arial" w:hAnsi="Arial" w:cs="Arial"/>
          <w:color w:val="000000" w:themeColor="text1"/>
          <w:sz w:val="24"/>
          <w:szCs w:val="24"/>
        </w:rPr>
      </w:pPr>
      <w:r>
        <w:rPr>
          <w:rFonts w:ascii="Arial" w:eastAsia="Arial" w:hAnsi="Arial" w:cs="Arial"/>
          <w:color w:val="000000" w:themeColor="text1"/>
          <w:sz w:val="24"/>
          <w:szCs w:val="24"/>
        </w:rPr>
        <w:t>Pelaporan data dan hasil audit mutu internal, monitoring dan evaluasi kepada pemangku kepentingan internal dan eksternal</w:t>
      </w:r>
    </w:p>
    <w:p w14:paraId="3273605F" w14:textId="77777777" w:rsidR="00D200FE" w:rsidRPr="00D200FE" w:rsidRDefault="00D200FE" w:rsidP="00D200FE">
      <w:pPr>
        <w:pStyle w:val="ListParagraph"/>
        <w:numPr>
          <w:ilvl w:val="0"/>
          <w:numId w:val="32"/>
        </w:numPr>
        <w:spacing w:before="41" w:line="275" w:lineRule="auto"/>
        <w:ind w:right="716"/>
        <w:rPr>
          <w:rFonts w:ascii="Arial" w:eastAsia="Arial" w:hAnsi="Arial" w:cs="Arial"/>
          <w:color w:val="000000" w:themeColor="text1"/>
          <w:sz w:val="24"/>
          <w:szCs w:val="24"/>
        </w:rPr>
      </w:pPr>
    </w:p>
    <w:p w14:paraId="0F44E57F" w14:textId="77777777" w:rsidR="00FE0411" w:rsidRPr="00AD46EB" w:rsidRDefault="00FE0411" w:rsidP="007C6B27">
      <w:pPr>
        <w:pStyle w:val="ListParagraph"/>
        <w:spacing w:before="41" w:line="275" w:lineRule="auto"/>
        <w:ind w:right="716"/>
        <w:rPr>
          <w:rFonts w:ascii="Arial" w:eastAsia="Arial" w:hAnsi="Arial" w:cs="Arial"/>
          <w:color w:val="000000" w:themeColor="text1"/>
          <w:sz w:val="24"/>
          <w:szCs w:val="24"/>
        </w:rPr>
      </w:pPr>
    </w:p>
    <w:p w14:paraId="6124E977" w14:textId="77777777" w:rsidR="00855DAC" w:rsidRPr="007C6B27" w:rsidRDefault="00AD46EB" w:rsidP="00926F5C">
      <w:pPr>
        <w:pStyle w:val="ListParagraph"/>
        <w:numPr>
          <w:ilvl w:val="0"/>
          <w:numId w:val="31"/>
        </w:numPr>
        <w:spacing w:before="41" w:line="275" w:lineRule="auto"/>
        <w:ind w:right="716"/>
        <w:rPr>
          <w:rFonts w:ascii="Arial" w:eastAsia="Arial" w:hAnsi="Arial" w:cs="Arial"/>
          <w:color w:val="000000" w:themeColor="text1"/>
          <w:sz w:val="24"/>
          <w:szCs w:val="24"/>
        </w:rPr>
      </w:pPr>
      <w:r w:rsidRPr="00AD46EB">
        <w:rPr>
          <w:rFonts w:ascii="Arial" w:eastAsia="Arial" w:hAnsi="Arial" w:cs="Arial"/>
          <w:color w:val="000000" w:themeColor="text1"/>
          <w:sz w:val="24"/>
          <w:szCs w:val="24"/>
        </w:rPr>
        <w:t>Rek</w:t>
      </w:r>
      <w:r w:rsidRPr="00AD46EB">
        <w:rPr>
          <w:rFonts w:ascii="Arial" w:eastAsia="Arial" w:hAnsi="Arial" w:cs="Arial"/>
          <w:color w:val="000000" w:themeColor="text1"/>
          <w:spacing w:val="1"/>
          <w:sz w:val="24"/>
          <w:szCs w:val="24"/>
        </w:rPr>
        <w:t>o</w:t>
      </w:r>
      <w:r w:rsidRPr="00AD46EB">
        <w:rPr>
          <w:rFonts w:ascii="Arial" w:eastAsia="Arial" w:hAnsi="Arial" w:cs="Arial"/>
          <w:color w:val="000000" w:themeColor="text1"/>
          <w:spacing w:val="-1"/>
          <w:sz w:val="24"/>
          <w:szCs w:val="24"/>
        </w:rPr>
        <w:t>m</w:t>
      </w:r>
      <w:r w:rsidRPr="00AD46EB">
        <w:rPr>
          <w:rFonts w:ascii="Arial" w:eastAsia="Arial" w:hAnsi="Arial" w:cs="Arial"/>
          <w:color w:val="000000" w:themeColor="text1"/>
          <w:spacing w:val="1"/>
          <w:sz w:val="24"/>
          <w:szCs w:val="24"/>
        </w:rPr>
        <w:t>en</w:t>
      </w:r>
      <w:r w:rsidRPr="00AD46EB">
        <w:rPr>
          <w:rFonts w:ascii="Arial" w:eastAsia="Arial" w:hAnsi="Arial" w:cs="Arial"/>
          <w:color w:val="000000" w:themeColor="text1"/>
          <w:spacing w:val="-1"/>
          <w:sz w:val="24"/>
          <w:szCs w:val="24"/>
        </w:rPr>
        <w:t>d</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 xml:space="preserve">si </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u</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2"/>
          <w:sz w:val="24"/>
          <w:szCs w:val="24"/>
        </w:rPr>
        <w:t xml:space="preserve"> </w:t>
      </w:r>
      <w:r w:rsidRPr="00AD46EB">
        <w:rPr>
          <w:rFonts w:ascii="Arial" w:eastAsia="Arial" w:hAnsi="Arial" w:cs="Arial"/>
          <w:color w:val="000000" w:themeColor="text1"/>
          <w:spacing w:val="1"/>
          <w:sz w:val="24"/>
          <w:szCs w:val="24"/>
        </w:rPr>
        <w:t>P</w:t>
      </w:r>
      <w:r w:rsidRPr="00AD46EB">
        <w:rPr>
          <w:rFonts w:ascii="Arial" w:eastAsia="Arial" w:hAnsi="Arial" w:cs="Arial"/>
          <w:color w:val="000000" w:themeColor="text1"/>
          <w:spacing w:val="-1"/>
          <w:sz w:val="24"/>
          <w:szCs w:val="24"/>
        </w:rPr>
        <w:t>e</w:t>
      </w:r>
      <w:r w:rsidRPr="00AD46EB">
        <w:rPr>
          <w:rFonts w:ascii="Arial" w:eastAsia="Arial" w:hAnsi="Arial" w:cs="Arial"/>
          <w:color w:val="000000" w:themeColor="text1"/>
          <w:spacing w:val="1"/>
          <w:sz w:val="24"/>
          <w:szCs w:val="24"/>
        </w:rPr>
        <w:t>n</w:t>
      </w:r>
      <w:r w:rsidRPr="00AD46EB">
        <w:rPr>
          <w:rFonts w:ascii="Arial" w:eastAsia="Arial" w:hAnsi="Arial" w:cs="Arial"/>
          <w:color w:val="000000" w:themeColor="text1"/>
          <w:sz w:val="24"/>
          <w:szCs w:val="24"/>
        </w:rPr>
        <w:t>in</w:t>
      </w:r>
      <w:r w:rsidRPr="00AD46EB">
        <w:rPr>
          <w:rFonts w:ascii="Arial" w:eastAsia="Arial" w:hAnsi="Arial" w:cs="Arial"/>
          <w:color w:val="000000" w:themeColor="text1"/>
          <w:spacing w:val="-1"/>
          <w:sz w:val="24"/>
          <w:szCs w:val="24"/>
        </w:rPr>
        <w:t>g</w:t>
      </w:r>
      <w:r w:rsidRPr="00AD46EB">
        <w:rPr>
          <w:rFonts w:ascii="Arial" w:eastAsia="Arial" w:hAnsi="Arial" w:cs="Arial"/>
          <w:color w:val="000000" w:themeColor="text1"/>
          <w:sz w:val="24"/>
          <w:szCs w:val="24"/>
        </w:rPr>
        <w:t>k</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z w:val="24"/>
          <w:szCs w:val="24"/>
        </w:rPr>
        <w:t>t</w:t>
      </w:r>
      <w:r w:rsidRPr="00AD46EB">
        <w:rPr>
          <w:rFonts w:ascii="Arial" w:eastAsia="Arial" w:hAnsi="Arial" w:cs="Arial"/>
          <w:color w:val="000000" w:themeColor="text1"/>
          <w:spacing w:val="1"/>
          <w:sz w:val="24"/>
          <w:szCs w:val="24"/>
        </w:rPr>
        <w:t>a</w:t>
      </w:r>
      <w:r w:rsidRPr="00AD46EB">
        <w:rPr>
          <w:rFonts w:ascii="Arial" w:eastAsia="Arial" w:hAnsi="Arial" w:cs="Arial"/>
          <w:color w:val="000000" w:themeColor="text1"/>
          <w:spacing w:val="4"/>
          <w:sz w:val="24"/>
          <w:szCs w:val="24"/>
        </w:rPr>
        <w:t>n</w:t>
      </w:r>
    </w:p>
    <w:p w14:paraId="601D5A23" w14:textId="77777777" w:rsidR="007C6B27" w:rsidRDefault="00B55CA8" w:rsidP="007C6B27">
      <w:pPr>
        <w:pStyle w:val="ListParagraph"/>
        <w:rPr>
          <w:rFonts w:ascii="Arial" w:eastAsia="Arial" w:hAnsi="Arial" w:cs="Arial"/>
          <w:color w:val="000000" w:themeColor="text1"/>
          <w:sz w:val="24"/>
          <w:szCs w:val="24"/>
        </w:rPr>
      </w:pPr>
      <w:r>
        <w:rPr>
          <w:rFonts w:ascii="Arial" w:eastAsia="Arial" w:hAnsi="Arial" w:cs="Arial"/>
          <w:color w:val="000000" w:themeColor="text1"/>
          <w:sz w:val="24"/>
          <w:szCs w:val="24"/>
        </w:rPr>
        <w:t>Sejauh ini Universitas Ma Chung tengah berupaya melaksanakan praktik baik hasil rekomendasi para pakar, asesor akreditasi hingga asesor hibah, diantaranya:</w:t>
      </w:r>
    </w:p>
    <w:p w14:paraId="6117DDBC" w14:textId="77777777" w:rsidR="001B5488" w:rsidRDefault="001B5488" w:rsidP="00B55CA8">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Penajaman mata kuliah program studi sebagai mata kuliah unggulan yang sesuai dengan visi dan misi program studi</w:t>
      </w:r>
    </w:p>
    <w:p w14:paraId="6BA25A26" w14:textId="77777777" w:rsidR="001B5488" w:rsidRDefault="001B5488" w:rsidP="00B55CA8">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Penguatan program dan tata pamong MBKM</w:t>
      </w:r>
    </w:p>
    <w:p w14:paraId="4E695060" w14:textId="77777777" w:rsidR="001B5488" w:rsidRDefault="00B55CA8"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 xml:space="preserve">Pemanfaatan </w:t>
      </w:r>
      <w:r w:rsidR="001B5488">
        <w:rPr>
          <w:rFonts w:ascii="Arial" w:eastAsia="Arial" w:hAnsi="Arial" w:cs="Arial"/>
          <w:color w:val="000000" w:themeColor="text1"/>
          <w:sz w:val="24"/>
          <w:szCs w:val="24"/>
        </w:rPr>
        <w:t xml:space="preserve">MS Teams untuk kegiatan </w:t>
      </w:r>
      <w:r w:rsidR="001B5488" w:rsidRPr="001B5488">
        <w:rPr>
          <w:rFonts w:ascii="Arial" w:eastAsia="Arial" w:hAnsi="Arial" w:cs="Arial"/>
          <w:i/>
          <w:color w:val="000000" w:themeColor="text1"/>
          <w:sz w:val="24"/>
          <w:szCs w:val="24"/>
        </w:rPr>
        <w:t>blended learning</w:t>
      </w:r>
      <w:r w:rsidR="001B5488">
        <w:rPr>
          <w:rFonts w:ascii="Arial" w:eastAsia="Arial" w:hAnsi="Arial" w:cs="Arial"/>
          <w:color w:val="000000" w:themeColor="text1"/>
          <w:sz w:val="24"/>
          <w:szCs w:val="24"/>
        </w:rPr>
        <w:t>, monevin dan audit internal</w:t>
      </w:r>
    </w:p>
    <w:p w14:paraId="393D545C" w14:textId="77777777" w:rsidR="005019AD" w:rsidRDefault="005019AD"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Pemanfaatan sistem informasi dan data sebagai dasar pengambilan keputusan manajemen</w:t>
      </w:r>
    </w:p>
    <w:p w14:paraId="00DA0CF7" w14:textId="77777777" w:rsidR="005019AD" w:rsidRDefault="004C7667" w:rsidP="005019AD">
      <w:pPr>
        <w:pStyle w:val="ListParagraph"/>
        <w:numPr>
          <w:ilvl w:val="0"/>
          <w:numId w:val="34"/>
        </w:numPr>
        <w:rPr>
          <w:rFonts w:ascii="Arial" w:eastAsia="Arial" w:hAnsi="Arial" w:cs="Arial"/>
          <w:color w:val="000000" w:themeColor="text1"/>
          <w:sz w:val="24"/>
          <w:szCs w:val="24"/>
        </w:rPr>
      </w:pPr>
      <w:r>
        <w:rPr>
          <w:rFonts w:ascii="Arial" w:eastAsia="Arial" w:hAnsi="Arial" w:cs="Arial"/>
          <w:color w:val="000000" w:themeColor="text1"/>
          <w:sz w:val="24"/>
          <w:szCs w:val="24"/>
        </w:rPr>
        <w:t xml:space="preserve">Benchmarking penjaminan mutu </w:t>
      </w:r>
      <w:ins w:id="15" w:author="Irfan Tri Raharjo, SE" w:date="2024-12-23T08:16:00Z">
        <w:r w:rsidR="00394117">
          <w:rPr>
            <w:rFonts w:ascii="Arial" w:eastAsia="Arial" w:hAnsi="Arial" w:cs="Arial"/>
            <w:color w:val="000000" w:themeColor="text1"/>
            <w:sz w:val="24"/>
            <w:szCs w:val="24"/>
          </w:rPr>
          <w:t xml:space="preserve">melalui kegiatan </w:t>
        </w:r>
      </w:ins>
      <w:ins w:id="16" w:author="Irfan Tri Raharjo, SE" w:date="2024-12-23T08:18:00Z">
        <w:r w:rsidR="00394117">
          <w:rPr>
            <w:rFonts w:ascii="Arial" w:eastAsia="Arial" w:hAnsi="Arial" w:cs="Arial"/>
            <w:color w:val="000000" w:themeColor="text1"/>
            <w:sz w:val="24"/>
            <w:szCs w:val="24"/>
          </w:rPr>
          <w:fldChar w:fldCharType="begin"/>
        </w:r>
        <w:r w:rsidR="00394117">
          <w:rPr>
            <w:rFonts w:ascii="Arial" w:eastAsia="Arial" w:hAnsi="Arial" w:cs="Arial"/>
            <w:color w:val="000000" w:themeColor="text1"/>
            <w:sz w:val="24"/>
            <w:szCs w:val="24"/>
          </w:rPr>
          <w:instrText xml:space="preserve"> HYPERLINK "https://www.youtube.com/watch?v=IX2wT-v4r6w" </w:instrText>
        </w:r>
        <w:r w:rsidR="00394117">
          <w:rPr>
            <w:rFonts w:ascii="Arial" w:eastAsia="Arial" w:hAnsi="Arial" w:cs="Arial"/>
            <w:color w:val="000000" w:themeColor="text1"/>
            <w:sz w:val="24"/>
            <w:szCs w:val="24"/>
          </w:rPr>
        </w:r>
        <w:r w:rsidR="00394117">
          <w:rPr>
            <w:rFonts w:ascii="Arial" w:eastAsia="Arial" w:hAnsi="Arial" w:cs="Arial"/>
            <w:color w:val="000000" w:themeColor="text1"/>
            <w:sz w:val="24"/>
            <w:szCs w:val="24"/>
          </w:rPr>
          <w:fldChar w:fldCharType="separate"/>
        </w:r>
        <w:r w:rsidR="00394117" w:rsidRPr="00394117">
          <w:rPr>
            <w:rStyle w:val="Hyperlink"/>
            <w:rFonts w:ascii="Arial" w:eastAsia="Arial" w:hAnsi="Arial" w:cs="Arial"/>
            <w:sz w:val="24"/>
            <w:szCs w:val="24"/>
          </w:rPr>
          <w:t>workshop bersama pakar penjaminan mutu dan MBKM</w:t>
        </w:r>
        <w:r w:rsidR="00394117">
          <w:rPr>
            <w:rFonts w:ascii="Arial" w:eastAsia="Arial" w:hAnsi="Arial" w:cs="Arial"/>
            <w:color w:val="000000" w:themeColor="text1"/>
            <w:sz w:val="24"/>
            <w:szCs w:val="24"/>
          </w:rPr>
          <w:fldChar w:fldCharType="end"/>
        </w:r>
      </w:ins>
      <w:ins w:id="17" w:author="Irfan Tri Raharjo, SE" w:date="2024-12-23T08:16:00Z">
        <w:r w:rsidR="00394117">
          <w:rPr>
            <w:rFonts w:ascii="Arial" w:eastAsia="Arial" w:hAnsi="Arial" w:cs="Arial"/>
            <w:color w:val="000000" w:themeColor="text1"/>
            <w:sz w:val="24"/>
            <w:szCs w:val="24"/>
          </w:rPr>
          <w:t xml:space="preserve">, </w:t>
        </w:r>
      </w:ins>
      <w:ins w:id="18" w:author="Irfan Tri Raharjo, SE" w:date="2024-12-23T08:18:00Z">
        <w:r w:rsidR="00394117">
          <w:rPr>
            <w:rFonts w:ascii="Arial" w:eastAsia="Arial" w:hAnsi="Arial" w:cs="Arial"/>
            <w:color w:val="000000" w:themeColor="text1"/>
            <w:sz w:val="24"/>
            <w:szCs w:val="24"/>
          </w:rPr>
          <w:fldChar w:fldCharType="begin"/>
        </w:r>
        <w:r w:rsidR="00394117">
          <w:rPr>
            <w:rFonts w:ascii="Arial" w:eastAsia="Arial" w:hAnsi="Arial" w:cs="Arial"/>
            <w:color w:val="000000" w:themeColor="text1"/>
            <w:sz w:val="24"/>
            <w:szCs w:val="24"/>
          </w:rPr>
          <w:instrText xml:space="preserve"> HYPERLINK "https://www.youtube.com/watch?v=CmzhtRiusnY" </w:instrText>
        </w:r>
        <w:r w:rsidR="00394117">
          <w:rPr>
            <w:rFonts w:ascii="Arial" w:eastAsia="Arial" w:hAnsi="Arial" w:cs="Arial"/>
            <w:color w:val="000000" w:themeColor="text1"/>
            <w:sz w:val="24"/>
            <w:szCs w:val="24"/>
          </w:rPr>
        </w:r>
        <w:r w:rsidR="00394117">
          <w:rPr>
            <w:rFonts w:ascii="Arial" w:eastAsia="Arial" w:hAnsi="Arial" w:cs="Arial"/>
            <w:color w:val="000000" w:themeColor="text1"/>
            <w:sz w:val="24"/>
            <w:szCs w:val="24"/>
          </w:rPr>
          <w:fldChar w:fldCharType="separate"/>
        </w:r>
        <w:r w:rsidR="00394117" w:rsidRPr="00394117">
          <w:rPr>
            <w:rStyle w:val="Hyperlink"/>
            <w:rFonts w:ascii="Arial" w:eastAsia="Arial" w:hAnsi="Arial" w:cs="Arial"/>
            <w:sz w:val="24"/>
            <w:szCs w:val="24"/>
          </w:rPr>
          <w:t>FGD kurikulum dan MBKM</w:t>
        </w:r>
        <w:r w:rsidR="00394117">
          <w:rPr>
            <w:rFonts w:ascii="Arial" w:eastAsia="Arial" w:hAnsi="Arial" w:cs="Arial"/>
            <w:color w:val="000000" w:themeColor="text1"/>
            <w:sz w:val="24"/>
            <w:szCs w:val="24"/>
          </w:rPr>
          <w:fldChar w:fldCharType="end"/>
        </w:r>
      </w:ins>
    </w:p>
    <w:p w14:paraId="48301468" w14:textId="77777777" w:rsidR="004C7667" w:rsidRDefault="004C7667" w:rsidP="004C7667">
      <w:pPr>
        <w:pStyle w:val="ListParagraph"/>
        <w:numPr>
          <w:ilvl w:val="0"/>
          <w:numId w:val="34"/>
        </w:numPr>
        <w:rPr>
          <w:ins w:id="19" w:author="Irfan Tri Raharjo, SE" w:date="2024-12-23T08:15:00Z"/>
          <w:rFonts w:ascii="Arial" w:eastAsia="Arial" w:hAnsi="Arial" w:cs="Arial"/>
          <w:color w:val="000000" w:themeColor="text1"/>
          <w:sz w:val="24"/>
          <w:szCs w:val="24"/>
        </w:rPr>
      </w:pPr>
      <w:r>
        <w:rPr>
          <w:rFonts w:ascii="Arial" w:eastAsia="Arial" w:hAnsi="Arial" w:cs="Arial"/>
          <w:color w:val="000000" w:themeColor="text1"/>
          <w:sz w:val="24"/>
          <w:szCs w:val="24"/>
        </w:rPr>
        <w:t>Penjaringan umpan balik dari alumni, pengguna lulusan, pakar dan mitra kerja sama</w:t>
      </w:r>
      <w:ins w:id="20" w:author="Irfan Tri Raharjo, SE" w:date="2024-12-23T08:07:00Z">
        <w:r>
          <w:rPr>
            <w:rFonts w:ascii="Arial" w:eastAsia="Arial" w:hAnsi="Arial" w:cs="Arial"/>
            <w:color w:val="000000" w:themeColor="text1"/>
            <w:sz w:val="24"/>
            <w:szCs w:val="24"/>
          </w:rPr>
          <w:t>.</w:t>
        </w:r>
      </w:ins>
    </w:p>
    <w:p w14:paraId="778BA7DB" w14:textId="77777777" w:rsidR="00394117" w:rsidRPr="004C7667" w:rsidRDefault="00394117" w:rsidP="004C7667">
      <w:pPr>
        <w:pStyle w:val="ListParagraph"/>
        <w:numPr>
          <w:ilvl w:val="0"/>
          <w:numId w:val="34"/>
        </w:numPr>
        <w:rPr>
          <w:rFonts w:ascii="Arial" w:eastAsia="Arial" w:hAnsi="Arial" w:cs="Arial"/>
          <w:color w:val="000000" w:themeColor="text1"/>
          <w:sz w:val="24"/>
          <w:szCs w:val="24"/>
          <w:rPrChange w:id="21" w:author="Irfan Tri Raharjo, SE" w:date="2024-12-23T08:07:00Z">
            <w:rPr>
              <w:rFonts w:eastAsia="Arial"/>
            </w:rPr>
          </w:rPrChange>
        </w:rPr>
      </w:pPr>
    </w:p>
    <w:p w14:paraId="43B36C34" w14:textId="77777777" w:rsidR="006D4D5D" w:rsidRPr="005019AD" w:rsidRDefault="006D4D5D" w:rsidP="004C7667">
      <w:pPr>
        <w:pStyle w:val="ListParagraph"/>
        <w:ind w:left="1440"/>
        <w:rPr>
          <w:rFonts w:ascii="Arial" w:eastAsia="Arial" w:hAnsi="Arial" w:cs="Arial"/>
          <w:color w:val="000000" w:themeColor="text1"/>
          <w:sz w:val="24"/>
          <w:szCs w:val="24"/>
        </w:rPr>
      </w:pPr>
    </w:p>
    <w:p w14:paraId="554AD33E" w14:textId="77777777" w:rsidR="00263807" w:rsidRDefault="00263807" w:rsidP="00263807">
      <w:pPr>
        <w:spacing w:before="41" w:line="275" w:lineRule="auto"/>
        <w:ind w:right="716"/>
        <w:rPr>
          <w:rFonts w:ascii="Arial" w:eastAsia="Arial" w:hAnsi="Arial" w:cs="Arial"/>
          <w:color w:val="000000" w:themeColor="text1"/>
          <w:sz w:val="24"/>
          <w:szCs w:val="24"/>
        </w:rPr>
      </w:pPr>
    </w:p>
    <w:p w14:paraId="3296CEE3" w14:textId="77777777"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.2</w:t>
      </w:r>
      <w:r>
        <w:rPr>
          <w:rFonts w:ascii="Arial" w:eastAsia="Arial" w:hAnsi="Arial" w:cs="Arial"/>
          <w:spacing w:val="2"/>
          <w:sz w:val="24"/>
          <w:szCs w:val="24"/>
        </w:rPr>
        <w:t xml:space="preserve"> </w:t>
      </w:r>
      <w:r>
        <w:rPr>
          <w:rFonts w:ascii="Arial" w:eastAsia="Arial" w:hAnsi="Arial" w:cs="Arial"/>
          <w:sz w:val="24"/>
          <w:szCs w:val="24"/>
        </w:rPr>
        <w:t>Sik</w:t>
      </w:r>
      <w:r>
        <w:rPr>
          <w:rFonts w:ascii="Arial" w:eastAsia="Arial" w:hAnsi="Arial" w:cs="Arial"/>
          <w:spacing w:val="-1"/>
          <w:sz w:val="24"/>
          <w:szCs w:val="24"/>
        </w:rPr>
        <w:t>l</w:t>
      </w:r>
      <w:r>
        <w:rPr>
          <w:rFonts w:ascii="Arial" w:eastAsia="Arial" w:hAnsi="Arial" w:cs="Arial"/>
          <w:spacing w:val="1"/>
          <w:sz w:val="24"/>
          <w:szCs w:val="24"/>
        </w:rPr>
        <w:t>u</w:t>
      </w:r>
      <w:r>
        <w:rPr>
          <w:rFonts w:ascii="Arial" w:eastAsia="Arial" w:hAnsi="Arial" w:cs="Arial"/>
          <w:sz w:val="24"/>
          <w:szCs w:val="24"/>
        </w:rPr>
        <w:t>s</w:t>
      </w:r>
      <w:r>
        <w:rPr>
          <w:rFonts w:ascii="Arial" w:eastAsia="Arial" w:hAnsi="Arial" w:cs="Arial"/>
          <w:spacing w:val="-2"/>
          <w:sz w:val="24"/>
          <w:szCs w:val="24"/>
        </w:rPr>
        <w:t xml:space="preserve"> </w:t>
      </w:r>
      <w:r>
        <w:rPr>
          <w:rFonts w:ascii="Arial" w:eastAsia="Arial" w:hAnsi="Arial" w:cs="Arial"/>
          <w:spacing w:val="1"/>
          <w:sz w:val="24"/>
          <w:szCs w:val="24"/>
        </w:rPr>
        <w:t>S</w:t>
      </w:r>
      <w:r>
        <w:rPr>
          <w:rFonts w:ascii="Arial" w:eastAsia="Arial" w:hAnsi="Arial" w:cs="Arial"/>
          <w:sz w:val="24"/>
          <w:szCs w:val="24"/>
        </w:rPr>
        <w:t>ist</w:t>
      </w:r>
      <w:r>
        <w:rPr>
          <w:rFonts w:ascii="Arial" w:eastAsia="Arial" w:hAnsi="Arial" w:cs="Arial"/>
          <w:spacing w:val="-1"/>
          <w:sz w:val="24"/>
          <w:szCs w:val="24"/>
        </w:rPr>
        <w:t>e</w:t>
      </w:r>
      <w:r>
        <w:rPr>
          <w:rFonts w:ascii="Arial" w:eastAsia="Arial" w:hAnsi="Arial" w:cs="Arial"/>
          <w:sz w:val="24"/>
          <w:szCs w:val="24"/>
        </w:rPr>
        <w:t>m P</w:t>
      </w:r>
      <w:r>
        <w:rPr>
          <w:rFonts w:ascii="Arial" w:eastAsia="Arial" w:hAnsi="Arial" w:cs="Arial"/>
          <w:spacing w:val="1"/>
          <w:sz w:val="24"/>
          <w:szCs w:val="24"/>
        </w:rPr>
        <w:t>en</w:t>
      </w:r>
      <w:r>
        <w:rPr>
          <w:rFonts w:ascii="Arial" w:eastAsia="Arial" w:hAnsi="Arial" w:cs="Arial"/>
          <w:spacing w:val="-3"/>
          <w:sz w:val="24"/>
          <w:szCs w:val="24"/>
        </w:rPr>
        <w:t>j</w:t>
      </w:r>
      <w:r>
        <w:rPr>
          <w:rFonts w:ascii="Arial" w:eastAsia="Arial" w:hAnsi="Arial" w:cs="Arial"/>
          <w:spacing w:val="1"/>
          <w:sz w:val="24"/>
          <w:szCs w:val="24"/>
        </w:rPr>
        <w:t>am</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w:t>
      </w:r>
      <w:r>
        <w:rPr>
          <w:rFonts w:ascii="Arial" w:eastAsia="Arial" w:hAnsi="Arial" w:cs="Arial"/>
          <w:spacing w:val="-2"/>
          <w:sz w:val="24"/>
          <w:szCs w:val="24"/>
        </w:rPr>
        <w:t>t</w:t>
      </w:r>
      <w:r>
        <w:rPr>
          <w:rFonts w:ascii="Arial" w:eastAsia="Arial" w:hAnsi="Arial" w:cs="Arial"/>
          <w:sz w:val="24"/>
          <w:szCs w:val="24"/>
        </w:rPr>
        <w:t>u</w:t>
      </w:r>
      <w:r>
        <w:rPr>
          <w:rFonts w:ascii="Arial" w:eastAsia="Arial" w:hAnsi="Arial" w:cs="Arial"/>
          <w:spacing w:val="1"/>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w:t>
      </w:r>
      <w:r>
        <w:rPr>
          <w:rFonts w:ascii="Arial" w:eastAsia="Arial" w:hAnsi="Arial" w:cs="Arial"/>
          <w:sz w:val="24"/>
          <w:szCs w:val="24"/>
        </w:rPr>
        <w:t>t</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2"/>
          <w:sz w:val="24"/>
          <w:szCs w:val="24"/>
        </w:rPr>
        <w:t>n</w:t>
      </w:r>
      <w:r>
        <w:rPr>
          <w:rFonts w:ascii="Arial" w:eastAsia="Arial" w:hAnsi="Arial" w:cs="Arial"/>
          <w:spacing w:val="1"/>
          <w:sz w:val="24"/>
          <w:szCs w:val="24"/>
        </w:rPr>
        <w:t>a</w:t>
      </w:r>
      <w:r>
        <w:rPr>
          <w:rFonts w:ascii="Arial" w:eastAsia="Arial" w:hAnsi="Arial" w:cs="Arial"/>
          <w:sz w:val="24"/>
          <w:szCs w:val="24"/>
        </w:rPr>
        <w:t>l</w:t>
      </w:r>
    </w:p>
    <w:p w14:paraId="5E8B9A61" w14:textId="77777777" w:rsidR="00855DAC" w:rsidRDefault="00855DAC" w:rsidP="00855DAC">
      <w:pPr>
        <w:spacing w:line="160" w:lineRule="exact"/>
        <w:rPr>
          <w:sz w:val="16"/>
          <w:szCs w:val="16"/>
        </w:rPr>
      </w:pPr>
    </w:p>
    <w:p w14:paraId="2CAE52C2" w14:textId="77777777" w:rsidR="00855DAC" w:rsidRDefault="00855DAC" w:rsidP="00855DAC">
      <w:pPr>
        <w:spacing w:line="200" w:lineRule="exact"/>
      </w:pPr>
    </w:p>
    <w:p w14:paraId="36A995F3" w14:textId="77777777" w:rsidR="00855DAC" w:rsidRPr="00DB0FF4" w:rsidRDefault="00855DAC" w:rsidP="00855DAC">
      <w:pPr>
        <w:spacing w:line="275" w:lineRule="auto"/>
        <w:ind w:left="574" w:right="66"/>
        <w:jc w:val="both"/>
        <w:rPr>
          <w:rFonts w:ascii="Arial" w:eastAsia="Arial" w:hAnsi="Arial" w:cs="Arial"/>
          <w:i/>
          <w:color w:val="5B9BD5" w:themeColor="accent1"/>
          <w:sz w:val="24"/>
          <w:szCs w:val="24"/>
        </w:rPr>
      </w:pP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lak</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pen</w:t>
      </w:r>
      <w:r w:rsidRPr="00DB0FF4">
        <w:rPr>
          <w:rFonts w:ascii="Arial" w:eastAsia="Arial" w:hAnsi="Arial" w:cs="Arial"/>
          <w:i/>
          <w:color w:val="5B9BD5" w:themeColor="accent1"/>
          <w:sz w:val="24"/>
          <w:szCs w:val="24"/>
        </w:rPr>
        <w:t>j</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mu</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a 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luruh</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1"/>
          <w:sz w:val="24"/>
          <w:szCs w:val="24"/>
        </w:rPr>
        <w:t xml:space="preserve"> 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rkait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z w:val="24"/>
          <w:szCs w:val="24"/>
        </w:rPr>
        <w:t>klus</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u</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h</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SP</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rdi</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1</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st</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2</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lak</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7"/>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3</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2"/>
          <w:sz w:val="24"/>
          <w:szCs w:val="24"/>
        </w:rPr>
        <w:t>v</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si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3"/>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4</w:t>
      </w:r>
      <w:r w:rsidRPr="00DB0FF4">
        <w:rPr>
          <w:rFonts w:ascii="Arial" w:eastAsia="Arial" w:hAnsi="Arial" w:cs="Arial"/>
          <w:i/>
          <w:color w:val="5B9BD5" w:themeColor="accent1"/>
          <w:sz w:val="24"/>
          <w:szCs w:val="24"/>
        </w:rPr>
        <w:t>)</w:t>
      </w:r>
    </w:p>
    <w:p w14:paraId="22EA4AF8" w14:textId="77777777" w:rsidR="00855DAC" w:rsidRDefault="00855DAC" w:rsidP="00B86477">
      <w:pPr>
        <w:spacing w:before="1" w:line="260" w:lineRule="exact"/>
        <w:ind w:left="574" w:right="-16"/>
        <w:jc w:val="both"/>
        <w:rPr>
          <w:rFonts w:ascii="Arial" w:eastAsia="Arial" w:hAnsi="Arial" w:cs="Arial"/>
          <w:i/>
          <w:color w:val="5B9BD5" w:themeColor="accent1"/>
          <w:position w:val="-1"/>
          <w:sz w:val="24"/>
          <w:szCs w:val="24"/>
        </w:rPr>
      </w:pPr>
      <w:r w:rsidRPr="00DB0FF4">
        <w:rPr>
          <w:rFonts w:ascii="Arial" w:eastAsia="Arial" w:hAnsi="Arial" w:cs="Arial"/>
          <w:i/>
          <w:color w:val="5B9BD5" w:themeColor="accent1"/>
          <w:spacing w:val="1"/>
          <w:position w:val="-1"/>
          <w:sz w:val="24"/>
          <w:szCs w:val="24"/>
        </w:rPr>
        <w:t>pen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l</w:t>
      </w:r>
      <w:r w:rsidRPr="00DB0FF4">
        <w:rPr>
          <w:rFonts w:ascii="Arial" w:eastAsia="Arial" w:hAnsi="Arial" w:cs="Arial"/>
          <w:i/>
          <w:color w:val="5B9BD5" w:themeColor="accent1"/>
          <w:spacing w:val="-1"/>
          <w:position w:val="-1"/>
          <w:sz w:val="24"/>
          <w:szCs w:val="24"/>
        </w:rPr>
        <w:t>i</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position w:val="-1"/>
          <w:sz w:val="24"/>
          <w:szCs w:val="24"/>
        </w:rPr>
        <w:t>(p</w:t>
      </w:r>
      <w:r w:rsidRPr="00DB0FF4">
        <w:rPr>
          <w:rFonts w:ascii="Arial" w:eastAsia="Arial" w:hAnsi="Arial" w:cs="Arial"/>
          <w:i/>
          <w:color w:val="5B9BD5" w:themeColor="accent1"/>
          <w:spacing w:val="1"/>
          <w:position w:val="-1"/>
          <w:sz w:val="24"/>
          <w:szCs w:val="24"/>
        </w:rPr>
        <w:t>e</w:t>
      </w:r>
      <w:r w:rsidRPr="00DB0FF4">
        <w:rPr>
          <w:rFonts w:ascii="Arial" w:eastAsia="Arial" w:hAnsi="Arial" w:cs="Arial"/>
          <w:i/>
          <w:color w:val="5B9BD5" w:themeColor="accent1"/>
          <w:position w:val="-1"/>
          <w:sz w:val="24"/>
          <w:szCs w:val="24"/>
        </w:rPr>
        <w:t>lak</w:t>
      </w:r>
      <w:r w:rsidRPr="00DB0FF4">
        <w:rPr>
          <w:rFonts w:ascii="Arial" w:eastAsia="Arial" w:hAnsi="Arial" w:cs="Arial"/>
          <w:i/>
          <w:color w:val="5B9BD5" w:themeColor="accent1"/>
          <w:spacing w:val="-2"/>
          <w:position w:val="-1"/>
          <w:sz w:val="24"/>
          <w:szCs w:val="24"/>
        </w:rPr>
        <w:t>s</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na</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position w:val="-1"/>
          <w:sz w:val="24"/>
          <w:szCs w:val="24"/>
        </w:rPr>
        <w:t>) st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r,</w:t>
      </w:r>
      <w:r w:rsidRPr="00DB0FF4">
        <w:rPr>
          <w:rFonts w:ascii="Arial" w:eastAsia="Arial" w:hAnsi="Arial" w:cs="Arial"/>
          <w:i/>
          <w:color w:val="5B9BD5" w:themeColor="accent1"/>
          <w:spacing w:val="-2"/>
          <w:position w:val="-1"/>
          <w:sz w:val="24"/>
          <w:szCs w:val="24"/>
        </w:rPr>
        <w:t xml:space="preserve"> </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spacing w:val="1"/>
          <w:position w:val="-1"/>
          <w:sz w:val="24"/>
          <w:szCs w:val="24"/>
        </w:rPr>
        <w:t>5</w:t>
      </w:r>
      <w:r w:rsidRPr="00DB0FF4">
        <w:rPr>
          <w:rFonts w:ascii="Arial" w:eastAsia="Arial" w:hAnsi="Arial" w:cs="Arial"/>
          <w:i/>
          <w:color w:val="5B9BD5" w:themeColor="accent1"/>
          <w:position w:val="-1"/>
          <w:sz w:val="24"/>
          <w:szCs w:val="24"/>
        </w:rPr>
        <w:t>)</w:t>
      </w:r>
      <w:r w:rsidRPr="00DB0FF4">
        <w:rPr>
          <w:rFonts w:ascii="Arial" w:eastAsia="Arial" w:hAnsi="Arial" w:cs="Arial"/>
          <w:i/>
          <w:color w:val="5B9BD5" w:themeColor="accent1"/>
          <w:spacing w:val="-2"/>
          <w:position w:val="-1"/>
          <w:sz w:val="24"/>
          <w:szCs w:val="24"/>
        </w:rPr>
        <w:t xml:space="preserve"> </w:t>
      </w:r>
      <w:r w:rsidRPr="00DB0FF4">
        <w:rPr>
          <w:rFonts w:ascii="Arial" w:eastAsia="Arial" w:hAnsi="Arial" w:cs="Arial"/>
          <w:i/>
          <w:color w:val="5B9BD5" w:themeColor="accent1"/>
          <w:spacing w:val="1"/>
          <w:position w:val="-1"/>
          <w:sz w:val="24"/>
          <w:szCs w:val="24"/>
        </w:rPr>
        <w:t>pen</w:t>
      </w:r>
      <w:r w:rsidRPr="00DB0FF4">
        <w:rPr>
          <w:rFonts w:ascii="Arial" w:eastAsia="Arial" w:hAnsi="Arial" w:cs="Arial"/>
          <w:i/>
          <w:color w:val="5B9BD5" w:themeColor="accent1"/>
          <w:position w:val="-1"/>
          <w:sz w:val="24"/>
          <w:szCs w:val="24"/>
        </w:rPr>
        <w:t>in</w:t>
      </w:r>
      <w:r w:rsidRPr="00DB0FF4">
        <w:rPr>
          <w:rFonts w:ascii="Arial" w:eastAsia="Arial" w:hAnsi="Arial" w:cs="Arial"/>
          <w:i/>
          <w:color w:val="5B9BD5" w:themeColor="accent1"/>
          <w:spacing w:val="-1"/>
          <w:position w:val="-1"/>
          <w:sz w:val="24"/>
          <w:szCs w:val="24"/>
        </w:rPr>
        <w:t>g</w:t>
      </w:r>
      <w:r w:rsidRPr="00DB0FF4">
        <w:rPr>
          <w:rFonts w:ascii="Arial" w:eastAsia="Arial" w:hAnsi="Arial" w:cs="Arial"/>
          <w:i/>
          <w:color w:val="5B9BD5" w:themeColor="accent1"/>
          <w:position w:val="-1"/>
          <w:sz w:val="24"/>
          <w:szCs w:val="24"/>
        </w:rPr>
        <w:t>k</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2"/>
          <w:position w:val="-1"/>
          <w:sz w:val="24"/>
          <w:szCs w:val="24"/>
        </w:rPr>
        <w:t>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position w:val="-1"/>
          <w:sz w:val="24"/>
          <w:szCs w:val="24"/>
        </w:rPr>
        <w:t>n</w:t>
      </w:r>
      <w:r w:rsidRPr="00DB0FF4">
        <w:rPr>
          <w:rFonts w:ascii="Arial" w:eastAsia="Arial" w:hAnsi="Arial" w:cs="Arial"/>
          <w:i/>
          <w:color w:val="5B9BD5" w:themeColor="accent1"/>
          <w:spacing w:val="1"/>
          <w:position w:val="-1"/>
          <w:sz w:val="24"/>
          <w:szCs w:val="24"/>
        </w:rPr>
        <w:t xml:space="preserve"> </w:t>
      </w:r>
      <w:r w:rsidRPr="00DB0FF4">
        <w:rPr>
          <w:rFonts w:ascii="Arial" w:eastAsia="Arial" w:hAnsi="Arial" w:cs="Arial"/>
          <w:i/>
          <w:color w:val="5B9BD5" w:themeColor="accent1"/>
          <w:position w:val="-1"/>
          <w:sz w:val="24"/>
          <w:szCs w:val="24"/>
        </w:rPr>
        <w:t>s</w:t>
      </w:r>
      <w:r w:rsidRPr="00DB0FF4">
        <w:rPr>
          <w:rFonts w:ascii="Arial" w:eastAsia="Arial" w:hAnsi="Arial" w:cs="Arial"/>
          <w:i/>
          <w:color w:val="5B9BD5" w:themeColor="accent1"/>
          <w:spacing w:val="-1"/>
          <w:position w:val="-1"/>
          <w:sz w:val="24"/>
          <w:szCs w:val="24"/>
        </w:rPr>
        <w:t>t</w:t>
      </w:r>
      <w:r w:rsidRPr="00DB0FF4">
        <w:rPr>
          <w:rFonts w:ascii="Arial" w:eastAsia="Arial" w:hAnsi="Arial" w:cs="Arial"/>
          <w:i/>
          <w:color w:val="5B9BD5" w:themeColor="accent1"/>
          <w:spacing w:val="1"/>
          <w:position w:val="-1"/>
          <w:sz w:val="24"/>
          <w:szCs w:val="24"/>
        </w:rPr>
        <w:t>a</w:t>
      </w:r>
      <w:r w:rsidRPr="00DB0FF4">
        <w:rPr>
          <w:rFonts w:ascii="Arial" w:eastAsia="Arial" w:hAnsi="Arial" w:cs="Arial"/>
          <w:i/>
          <w:color w:val="5B9BD5" w:themeColor="accent1"/>
          <w:spacing w:val="-1"/>
          <w:position w:val="-1"/>
          <w:sz w:val="24"/>
          <w:szCs w:val="24"/>
        </w:rPr>
        <w:t>n</w:t>
      </w:r>
      <w:r w:rsidRPr="00DB0FF4">
        <w:rPr>
          <w:rFonts w:ascii="Arial" w:eastAsia="Arial" w:hAnsi="Arial" w:cs="Arial"/>
          <w:i/>
          <w:color w:val="5B9BD5" w:themeColor="accent1"/>
          <w:spacing w:val="1"/>
          <w:position w:val="-1"/>
          <w:sz w:val="24"/>
          <w:szCs w:val="24"/>
        </w:rPr>
        <w:t>da</w:t>
      </w:r>
      <w:r w:rsidRPr="00DB0FF4">
        <w:rPr>
          <w:rFonts w:ascii="Arial" w:eastAsia="Arial" w:hAnsi="Arial" w:cs="Arial"/>
          <w:i/>
          <w:color w:val="5B9BD5" w:themeColor="accent1"/>
          <w:position w:val="-1"/>
          <w:sz w:val="24"/>
          <w:szCs w:val="24"/>
        </w:rPr>
        <w:t>r.</w:t>
      </w:r>
    </w:p>
    <w:p w14:paraId="114ACEB5" w14:textId="77777777" w:rsidR="00263807" w:rsidRDefault="00263807" w:rsidP="00B86477">
      <w:pPr>
        <w:spacing w:before="1" w:line="260" w:lineRule="exact"/>
        <w:ind w:left="574" w:right="-16"/>
        <w:jc w:val="both"/>
        <w:rPr>
          <w:rFonts w:ascii="Arial" w:eastAsia="Arial" w:hAnsi="Arial" w:cs="Arial"/>
          <w:color w:val="000000" w:themeColor="text1"/>
          <w:position w:val="-1"/>
          <w:sz w:val="24"/>
          <w:szCs w:val="24"/>
        </w:rPr>
      </w:pPr>
    </w:p>
    <w:p w14:paraId="7DE8BB95" w14:textId="77777777" w:rsidR="00B86477" w:rsidRDefault="00B86477" w:rsidP="00B8647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 xml:space="preserve">Pelaksanaan penjaminan mutu di Universitas Ma Chung mengikuti siklus/tahapan PPEPP. Pada </w:t>
      </w:r>
      <w:r w:rsidRPr="00B86477">
        <w:rPr>
          <w:rFonts w:ascii="Arial" w:eastAsia="Arial" w:hAnsi="Arial" w:cs="Arial"/>
          <w:color w:val="000000" w:themeColor="text1"/>
          <w:position w:val="-1"/>
          <w:sz w:val="24"/>
          <w:szCs w:val="24"/>
          <w:highlight w:val="yellow"/>
        </w:rPr>
        <w:t>tab</w:t>
      </w:r>
      <w:r>
        <w:rPr>
          <w:rFonts w:ascii="Arial" w:eastAsia="Arial" w:hAnsi="Arial" w:cs="Arial"/>
          <w:color w:val="000000" w:themeColor="text1"/>
          <w:position w:val="-1"/>
          <w:sz w:val="24"/>
          <w:szCs w:val="24"/>
          <w:highlight w:val="yellow"/>
        </w:rPr>
        <w:t>el berikut</w:t>
      </w:r>
      <w:r>
        <w:rPr>
          <w:rFonts w:ascii="Arial" w:eastAsia="Arial" w:hAnsi="Arial" w:cs="Arial"/>
          <w:color w:val="000000" w:themeColor="text1"/>
          <w:position w:val="-1"/>
          <w:sz w:val="24"/>
          <w:szCs w:val="24"/>
        </w:rPr>
        <w:t xml:space="preserve"> disajikan bagaimana siklus PPEPP tersebut dilakukan di beberapa ranah, yakni Pendidikan, Penelitian, dan Pengabdian Kepada Masyarakat.</w:t>
      </w:r>
    </w:p>
    <w:p w14:paraId="64714E6B" w14:textId="77777777" w:rsidR="00263807" w:rsidRDefault="00263807" w:rsidP="00B86477">
      <w:pPr>
        <w:spacing w:before="1" w:line="260" w:lineRule="exact"/>
        <w:ind w:left="574" w:right="-16"/>
        <w:jc w:val="both"/>
        <w:rPr>
          <w:rFonts w:ascii="Arial" w:eastAsia="Arial" w:hAnsi="Arial" w:cs="Arial"/>
          <w:color w:val="000000" w:themeColor="text1"/>
          <w:position w:val="-1"/>
          <w:sz w:val="24"/>
          <w:szCs w:val="24"/>
        </w:rPr>
      </w:pPr>
    </w:p>
    <w:p w14:paraId="69DA527C" w14:textId="77777777" w:rsidR="00B86477" w:rsidRDefault="00B86477" w:rsidP="00B8647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 xml:space="preserve">Tabel X. </w:t>
      </w:r>
      <w:r w:rsidR="00263807">
        <w:rPr>
          <w:rFonts w:ascii="Arial" w:eastAsia="Arial" w:hAnsi="Arial" w:cs="Arial"/>
          <w:color w:val="000000" w:themeColor="text1"/>
          <w:position w:val="-1"/>
          <w:sz w:val="24"/>
          <w:szCs w:val="24"/>
        </w:rPr>
        <w:t>Siklus PPEPP bidang Pendidikan</w:t>
      </w:r>
    </w:p>
    <w:tbl>
      <w:tblPr>
        <w:tblStyle w:val="TableGrid"/>
        <w:tblW w:w="9230" w:type="dxa"/>
        <w:jc w:val="center"/>
        <w:tblLook w:val="04A0" w:firstRow="1" w:lastRow="0" w:firstColumn="1" w:lastColumn="0" w:noHBand="0" w:noVBand="1"/>
      </w:tblPr>
      <w:tblGrid>
        <w:gridCol w:w="1980"/>
        <w:gridCol w:w="7250"/>
      </w:tblGrid>
      <w:tr w:rsidR="00B86477" w:rsidRPr="001005FE" w14:paraId="184C4CFC" w14:textId="77777777" w:rsidTr="00263807">
        <w:trPr>
          <w:jc w:val="center"/>
        </w:trPr>
        <w:tc>
          <w:tcPr>
            <w:tcW w:w="1980" w:type="dxa"/>
          </w:tcPr>
          <w:p w14:paraId="779B434C" w14:textId="77777777" w:rsidR="00B86477" w:rsidRPr="001005FE" w:rsidRDefault="00B86477" w:rsidP="00263807">
            <w:pPr>
              <w:jc w:val="center"/>
              <w:rPr>
                <w:rFonts w:ascii="Arial" w:hAnsi="Arial" w:cs="Arial"/>
                <w:b/>
                <w:sz w:val="22"/>
                <w:szCs w:val="22"/>
              </w:rPr>
            </w:pPr>
            <w:r w:rsidRPr="001005FE">
              <w:rPr>
                <w:rFonts w:ascii="Arial" w:hAnsi="Arial" w:cs="Arial"/>
                <w:b/>
                <w:sz w:val="22"/>
                <w:szCs w:val="22"/>
              </w:rPr>
              <w:t>Tahap Siklus</w:t>
            </w:r>
          </w:p>
        </w:tc>
        <w:tc>
          <w:tcPr>
            <w:tcW w:w="7250" w:type="dxa"/>
          </w:tcPr>
          <w:p w14:paraId="1A71BC2A" w14:textId="77777777" w:rsidR="00B86477" w:rsidRPr="001005FE" w:rsidRDefault="00B8647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14:paraId="66A30C3E" w14:textId="77777777" w:rsidTr="00263807">
        <w:trPr>
          <w:jc w:val="center"/>
        </w:trPr>
        <w:tc>
          <w:tcPr>
            <w:tcW w:w="1980" w:type="dxa"/>
          </w:tcPr>
          <w:p w14:paraId="42321C17"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14:paraId="176C6F35" w14:textId="77777777"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 xml:space="preserve">Penetapan standar pendidikan </w:t>
            </w:r>
          </w:p>
          <w:p w14:paraId="35F2F75B" w14:textId="77777777"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Penetapan standar mutu mengacu IKU Universitas Ma Chung</w:t>
            </w:r>
          </w:p>
          <w:p w14:paraId="45083341" w14:textId="77777777" w:rsidR="00263807" w:rsidRPr="001005FE" w:rsidRDefault="00263807" w:rsidP="00263807">
            <w:pPr>
              <w:numPr>
                <w:ilvl w:val="0"/>
                <w:numId w:val="17"/>
              </w:numPr>
              <w:spacing w:line="259" w:lineRule="auto"/>
              <w:jc w:val="both"/>
              <w:rPr>
                <w:rFonts w:ascii="Arial" w:hAnsi="Arial" w:cs="Arial"/>
                <w:sz w:val="22"/>
                <w:szCs w:val="22"/>
              </w:rPr>
            </w:pPr>
            <w:r w:rsidRPr="001005FE">
              <w:rPr>
                <w:rFonts w:ascii="Arial" w:hAnsi="Arial" w:cs="Arial"/>
                <w:sz w:val="22"/>
                <w:szCs w:val="22"/>
              </w:rPr>
              <w:t>Penetapan RPS dan pembagian tugas pengajaran melalui SK Dekan.</w:t>
            </w:r>
          </w:p>
        </w:tc>
      </w:tr>
      <w:tr w:rsidR="00263807" w:rsidRPr="001005FE" w14:paraId="2810DC0B" w14:textId="77777777" w:rsidTr="00263807">
        <w:trPr>
          <w:jc w:val="center"/>
        </w:trPr>
        <w:tc>
          <w:tcPr>
            <w:tcW w:w="1980" w:type="dxa"/>
          </w:tcPr>
          <w:p w14:paraId="1819993E"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lastRenderedPageBreak/>
              <w:t>PELAKSANAAN</w:t>
            </w:r>
          </w:p>
        </w:tc>
        <w:tc>
          <w:tcPr>
            <w:tcW w:w="7250" w:type="dxa"/>
          </w:tcPr>
          <w:p w14:paraId="29189686" w14:textId="77777777"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Pelaksanaan kegiatan pengajaran secara daring dan luring (tatap muka)</w:t>
            </w:r>
          </w:p>
          <w:p w14:paraId="2F535298" w14:textId="77777777"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 xml:space="preserve">Pelaksanaan praktikum, magang, kegiatan wirausaha dan ujian </w:t>
            </w:r>
          </w:p>
          <w:p w14:paraId="2A9468BD" w14:textId="77777777" w:rsidR="00263807" w:rsidRPr="001005FE" w:rsidRDefault="00263807" w:rsidP="00263807">
            <w:pPr>
              <w:numPr>
                <w:ilvl w:val="0"/>
                <w:numId w:val="18"/>
              </w:numPr>
              <w:spacing w:line="259" w:lineRule="auto"/>
              <w:jc w:val="both"/>
              <w:rPr>
                <w:rFonts w:ascii="Arial" w:hAnsi="Arial" w:cs="Arial"/>
                <w:sz w:val="22"/>
                <w:szCs w:val="22"/>
              </w:rPr>
            </w:pPr>
            <w:r w:rsidRPr="001005FE">
              <w:rPr>
                <w:rFonts w:ascii="Arial" w:hAnsi="Arial" w:cs="Arial"/>
                <w:sz w:val="22"/>
                <w:szCs w:val="22"/>
              </w:rPr>
              <w:t>Pembimbingan mahasiswa</w:t>
            </w:r>
          </w:p>
          <w:p w14:paraId="1A82D422" w14:textId="77777777" w:rsidR="00263807" w:rsidRPr="001005FE" w:rsidRDefault="00263807" w:rsidP="00263807">
            <w:pPr>
              <w:spacing w:line="259" w:lineRule="auto"/>
              <w:jc w:val="both"/>
              <w:rPr>
                <w:rFonts w:ascii="Arial" w:hAnsi="Arial" w:cs="Arial"/>
                <w:sz w:val="22"/>
                <w:szCs w:val="22"/>
              </w:rPr>
            </w:pPr>
          </w:p>
        </w:tc>
      </w:tr>
      <w:tr w:rsidR="00263807" w:rsidRPr="001005FE" w14:paraId="28663089" w14:textId="77777777" w:rsidTr="00263807">
        <w:trPr>
          <w:jc w:val="center"/>
        </w:trPr>
        <w:tc>
          <w:tcPr>
            <w:tcW w:w="1980" w:type="dxa"/>
          </w:tcPr>
          <w:p w14:paraId="29D6549C"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EVALUASI</w:t>
            </w:r>
          </w:p>
        </w:tc>
        <w:tc>
          <w:tcPr>
            <w:tcW w:w="7250" w:type="dxa"/>
          </w:tcPr>
          <w:p w14:paraId="1E78AA82"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Bentuk evaluasi dan monitoring yang dilakukan oleh program studi dan fakultas, yaitu:</w:t>
            </w:r>
          </w:p>
          <w:p w14:paraId="1631FBCB"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Evaluasi perkuliahan, suasana akademik, kepenasihatan akademik hingga fasilitas pembelajaran dilakukan oleh mahasiswa secara online, berkala, dan terintegrasi dalam sistem Ma Chung Information System (MaCis) Mahasiswa (</w:t>
            </w:r>
            <w:hyperlink>
              <w:r w:rsidRPr="001005FE">
                <w:rPr>
                  <w:rStyle w:val="Hyperlink"/>
                  <w:rFonts w:ascii="Arial" w:hAnsi="Arial" w:cs="Arial"/>
                  <w:sz w:val="22"/>
                  <w:szCs w:val="22"/>
                </w:rPr>
                <w:t>http://mahasiswa.machung.ac.id).</w:t>
              </w:r>
            </w:hyperlink>
          </w:p>
          <w:p w14:paraId="169567ED"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 xml:space="preserve">Selain evaluasi secara daring, mahasiswa menyelenggarakan </w:t>
            </w:r>
            <w:hyperlink r:id="rId64">
              <w:r w:rsidRPr="001005FE">
                <w:rPr>
                  <w:rStyle w:val="Hyperlink"/>
                  <w:rFonts w:ascii="Arial" w:hAnsi="Arial" w:cs="Arial"/>
                  <w:i/>
                  <w:iCs/>
                  <w:sz w:val="22"/>
                  <w:szCs w:val="22"/>
                </w:rPr>
                <w:t>open forum</w:t>
              </w:r>
            </w:hyperlink>
            <w:r w:rsidRPr="001005FE">
              <w:rPr>
                <w:rFonts w:ascii="Arial" w:hAnsi="Arial" w:cs="Arial"/>
                <w:sz w:val="22"/>
                <w:szCs w:val="22"/>
              </w:rPr>
              <w:t xml:space="preserve"> yang dihadiri oleh ketua program studi dan perwakilan mahasiswa;</w:t>
            </w:r>
          </w:p>
          <w:p w14:paraId="7CC0A604"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 xml:space="preserve">Memasukkan ketua program studi (KPS) dalam kelas </w:t>
            </w:r>
            <w:r w:rsidRPr="001005FE">
              <w:rPr>
                <w:rFonts w:ascii="Arial" w:hAnsi="Arial" w:cs="Arial"/>
                <w:i/>
                <w:iCs/>
                <w:sz w:val="22"/>
                <w:szCs w:val="22"/>
              </w:rPr>
              <w:t xml:space="preserve">MS. Teams </w:t>
            </w:r>
            <w:r w:rsidRPr="001005FE">
              <w:rPr>
                <w:rFonts w:ascii="Arial" w:hAnsi="Arial" w:cs="Arial"/>
                <w:sz w:val="22"/>
                <w:szCs w:val="22"/>
              </w:rPr>
              <w:t>sehingga KPS dapat melakukan monitoring langsung pelaksanaan kegiatan pembelajaran.</w:t>
            </w:r>
          </w:p>
          <w:p w14:paraId="05ADED21"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Monitoring dan evaluasi capaian IKU oleh Koordinator Penjaminan Mutu Fakultas (KPM) setiap tiga bulan.</w:t>
            </w:r>
          </w:p>
          <w:p w14:paraId="7C6EC042"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Audit Mutu Akademik Internal (AMAI) diselenggarakan secara terpusat oleh Lembaga Penjaminan Mutu dan Pengawas Internal. AMAI diselenggarakan sekali setiap tahun. Ruang lingkup audit meliputi standar mutu Tri Dharma dan beberapa bidang tambahan lain.</w:t>
            </w:r>
          </w:p>
          <w:p w14:paraId="3FD2A9CD" w14:textId="77777777" w:rsidR="00263807" w:rsidRPr="001005FE" w:rsidRDefault="00263807" w:rsidP="00263807">
            <w:pPr>
              <w:numPr>
                <w:ilvl w:val="0"/>
                <w:numId w:val="19"/>
              </w:numPr>
              <w:spacing w:line="259" w:lineRule="auto"/>
              <w:jc w:val="both"/>
              <w:rPr>
                <w:rFonts w:ascii="Arial" w:hAnsi="Arial" w:cs="Arial"/>
                <w:sz w:val="22"/>
                <w:szCs w:val="22"/>
              </w:rPr>
            </w:pPr>
            <w:r w:rsidRPr="001005FE">
              <w:rPr>
                <w:rFonts w:ascii="Arial" w:hAnsi="Arial" w:cs="Arial"/>
                <w:sz w:val="22"/>
                <w:szCs w:val="22"/>
              </w:rPr>
              <w:t>Rapat fakultas/program studi</w:t>
            </w:r>
          </w:p>
          <w:p w14:paraId="0FC8E0D6" w14:textId="77777777" w:rsidR="00263807" w:rsidRPr="001005FE" w:rsidRDefault="00263807" w:rsidP="00263807">
            <w:pPr>
              <w:spacing w:line="259" w:lineRule="auto"/>
              <w:jc w:val="both"/>
              <w:rPr>
                <w:rFonts w:ascii="Arial" w:hAnsi="Arial" w:cs="Arial"/>
                <w:sz w:val="22"/>
                <w:szCs w:val="22"/>
              </w:rPr>
            </w:pPr>
          </w:p>
        </w:tc>
      </w:tr>
      <w:tr w:rsidR="00263807" w:rsidRPr="001005FE" w14:paraId="6177C15B" w14:textId="77777777" w:rsidTr="00263807">
        <w:trPr>
          <w:jc w:val="center"/>
        </w:trPr>
        <w:tc>
          <w:tcPr>
            <w:tcW w:w="1980" w:type="dxa"/>
          </w:tcPr>
          <w:p w14:paraId="7360B37C"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PENGENDALIAN</w:t>
            </w:r>
          </w:p>
        </w:tc>
        <w:tc>
          <w:tcPr>
            <w:tcW w:w="7250" w:type="dxa"/>
          </w:tcPr>
          <w:p w14:paraId="5FD29355"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Tahapan pengendalian dilakukan dalam bentuk:</w:t>
            </w:r>
          </w:p>
          <w:p w14:paraId="2C6B0450" w14:textId="77777777" w:rsidR="00263807" w:rsidRPr="001005FE" w:rsidRDefault="00263807" w:rsidP="00263807">
            <w:pPr>
              <w:numPr>
                <w:ilvl w:val="0"/>
                <w:numId w:val="20"/>
              </w:numPr>
              <w:spacing w:line="259" w:lineRule="auto"/>
              <w:jc w:val="both"/>
              <w:rPr>
                <w:rFonts w:ascii="Arial" w:hAnsi="Arial" w:cs="Arial"/>
                <w:sz w:val="22"/>
                <w:szCs w:val="22"/>
              </w:rPr>
            </w:pPr>
            <w:hyperlink r:id="rId65">
              <w:r w:rsidRPr="001005FE">
                <w:rPr>
                  <w:rStyle w:val="Hyperlink"/>
                  <w:rFonts w:ascii="Arial" w:hAnsi="Arial" w:cs="Arial"/>
                  <w:sz w:val="22"/>
                  <w:szCs w:val="22"/>
                </w:rPr>
                <w:t>Rapat Program Studi</w:t>
              </w:r>
            </w:hyperlink>
          </w:p>
          <w:p w14:paraId="20914223"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wajib internal program studi dipimpin oleh Kaprodi untuk membahas dan menyelesaikan temuan-temuan monitoring/evaluasi serta audit pada level program studi</w:t>
            </w:r>
          </w:p>
          <w:p w14:paraId="7FA300B8" w14:textId="77777777" w:rsidR="00263807" w:rsidRPr="001005FE" w:rsidRDefault="00263807" w:rsidP="00263807">
            <w:pPr>
              <w:numPr>
                <w:ilvl w:val="0"/>
                <w:numId w:val="20"/>
              </w:numPr>
              <w:spacing w:line="259" w:lineRule="auto"/>
              <w:jc w:val="both"/>
              <w:rPr>
                <w:rFonts w:ascii="Arial" w:hAnsi="Arial" w:cs="Arial"/>
                <w:sz w:val="22"/>
                <w:szCs w:val="22"/>
              </w:rPr>
            </w:pPr>
            <w:hyperlink r:id="rId66">
              <w:r w:rsidRPr="001005FE">
                <w:rPr>
                  <w:rStyle w:val="Hyperlink"/>
                  <w:rFonts w:ascii="Arial" w:hAnsi="Arial" w:cs="Arial"/>
                  <w:sz w:val="22"/>
                  <w:szCs w:val="22"/>
                </w:rPr>
                <w:t>Rapat Fakultas</w:t>
              </w:r>
            </w:hyperlink>
          </w:p>
          <w:p w14:paraId="2B5F820A"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fakultas dipimpin oleh Dekan untuk membahas dan menyelesaikan temuan-temuan monitoring/evaluasi, serta audit pada tiap program studi yang berada dalam fakultas</w:t>
            </w:r>
          </w:p>
          <w:p w14:paraId="0A0C8264" w14:textId="77777777" w:rsidR="00263807" w:rsidRPr="001005FE" w:rsidRDefault="00263807" w:rsidP="00263807">
            <w:pPr>
              <w:numPr>
                <w:ilvl w:val="0"/>
                <w:numId w:val="20"/>
              </w:numPr>
              <w:spacing w:line="259" w:lineRule="auto"/>
              <w:jc w:val="both"/>
              <w:rPr>
                <w:rFonts w:ascii="Arial" w:hAnsi="Arial" w:cs="Arial"/>
                <w:sz w:val="22"/>
                <w:szCs w:val="22"/>
              </w:rPr>
            </w:pPr>
            <w:r w:rsidRPr="001005FE">
              <w:rPr>
                <w:rFonts w:ascii="Arial" w:hAnsi="Arial" w:cs="Arial"/>
                <w:sz w:val="22"/>
                <w:szCs w:val="22"/>
              </w:rPr>
              <w:t>Rapat Koordinasi Pimpinan Universitas</w:t>
            </w:r>
          </w:p>
          <w:p w14:paraId="1CF2F81E"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Rapat yang dihadiri oleh Rektor, Wakil Rektor, Kepala Lembaga, dan Dekan untuk membahas hasil temuan monitoring/evaluasi, serta audit, atau hal lain sesuai bidang kerja Wakil Rektor.</w:t>
            </w:r>
          </w:p>
          <w:p w14:paraId="30255CCF" w14:textId="77777777" w:rsidR="00263807" w:rsidRPr="001005FE" w:rsidRDefault="00263807" w:rsidP="00263807">
            <w:pPr>
              <w:numPr>
                <w:ilvl w:val="0"/>
                <w:numId w:val="20"/>
              </w:numPr>
              <w:spacing w:line="259" w:lineRule="auto"/>
              <w:jc w:val="both"/>
              <w:rPr>
                <w:rFonts w:ascii="Arial" w:hAnsi="Arial" w:cs="Arial"/>
                <w:sz w:val="22"/>
                <w:szCs w:val="22"/>
              </w:rPr>
            </w:pPr>
            <w:hyperlink r:id="rId67">
              <w:r w:rsidRPr="001005FE">
                <w:rPr>
                  <w:rStyle w:val="Hyperlink"/>
                  <w:rFonts w:ascii="Arial" w:hAnsi="Arial" w:cs="Arial"/>
                  <w:sz w:val="22"/>
                  <w:szCs w:val="22"/>
                </w:rPr>
                <w:t>Rapat Tinjauan Manajemen level Universitas</w:t>
              </w:r>
            </w:hyperlink>
          </w:p>
          <w:p w14:paraId="246636BC"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Kegiatan ini dihadiri oleh seluruh elemen pimpinan program studi, fakultas hingga universitas. Fokus kegiatan rapat ini adalah pembahasan hasil temuan-temuan audit mutu akademik internal (AMAI) dan penentuan tindak lanjut.</w:t>
            </w:r>
          </w:p>
          <w:p w14:paraId="004E935B" w14:textId="77777777" w:rsidR="00263807" w:rsidRPr="001005FE" w:rsidRDefault="00263807" w:rsidP="00263807">
            <w:pPr>
              <w:spacing w:line="259" w:lineRule="auto"/>
              <w:jc w:val="both"/>
              <w:rPr>
                <w:rFonts w:ascii="Arial" w:hAnsi="Arial" w:cs="Arial"/>
                <w:sz w:val="22"/>
                <w:szCs w:val="22"/>
              </w:rPr>
            </w:pPr>
          </w:p>
        </w:tc>
      </w:tr>
      <w:tr w:rsidR="00263807" w:rsidRPr="001005FE" w14:paraId="0A208400" w14:textId="77777777" w:rsidTr="00263807">
        <w:trPr>
          <w:jc w:val="center"/>
        </w:trPr>
        <w:tc>
          <w:tcPr>
            <w:tcW w:w="1980" w:type="dxa"/>
          </w:tcPr>
          <w:p w14:paraId="4A419BD9"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PENINGKATAN</w:t>
            </w:r>
          </w:p>
        </w:tc>
        <w:tc>
          <w:tcPr>
            <w:tcW w:w="7250" w:type="dxa"/>
          </w:tcPr>
          <w:p w14:paraId="5204A940" w14:textId="77777777" w:rsidR="00263807" w:rsidRPr="001005FE" w:rsidRDefault="00263807" w:rsidP="00263807">
            <w:pPr>
              <w:spacing w:line="259" w:lineRule="auto"/>
              <w:jc w:val="both"/>
              <w:rPr>
                <w:rFonts w:ascii="Arial" w:hAnsi="Arial" w:cs="Arial"/>
                <w:sz w:val="22"/>
                <w:szCs w:val="22"/>
              </w:rPr>
            </w:pPr>
          </w:p>
          <w:p w14:paraId="17DDD8CA" w14:textId="77777777" w:rsidR="00263807" w:rsidRPr="001005FE" w:rsidRDefault="00263807" w:rsidP="00263807">
            <w:pPr>
              <w:spacing w:line="259" w:lineRule="auto"/>
              <w:jc w:val="both"/>
              <w:rPr>
                <w:rFonts w:ascii="Arial" w:hAnsi="Arial" w:cs="Arial"/>
                <w:sz w:val="22"/>
                <w:szCs w:val="22"/>
              </w:rPr>
            </w:pPr>
            <w:r w:rsidRPr="001005FE">
              <w:rPr>
                <w:rFonts w:ascii="Arial" w:hAnsi="Arial" w:cs="Arial"/>
                <w:sz w:val="22"/>
                <w:szCs w:val="22"/>
              </w:rPr>
              <w:t xml:space="preserve">Penyusunan program kerja yang berkaitan dengan peningkatan standar pendidikan. Selain itu, hasil evaluasi dan pelaksanaan analisis SWOT dipakai sebagai acuan utama dan dituangkan ke dalam rencana strategis berikutnya. </w:t>
            </w:r>
          </w:p>
          <w:p w14:paraId="34D27D5F" w14:textId="77777777" w:rsidR="00263807" w:rsidRPr="001005FE" w:rsidRDefault="00263807" w:rsidP="00263807">
            <w:pPr>
              <w:spacing w:line="259" w:lineRule="auto"/>
              <w:jc w:val="both"/>
              <w:rPr>
                <w:rFonts w:ascii="Arial" w:hAnsi="Arial" w:cs="Arial"/>
                <w:sz w:val="22"/>
                <w:szCs w:val="22"/>
              </w:rPr>
            </w:pPr>
          </w:p>
        </w:tc>
      </w:tr>
    </w:tbl>
    <w:p w14:paraId="1C74A95A" w14:textId="77777777" w:rsidR="00B86477" w:rsidRDefault="00B86477" w:rsidP="00B86477">
      <w:pPr>
        <w:spacing w:before="1" w:line="260" w:lineRule="exact"/>
        <w:ind w:left="574" w:right="-16"/>
        <w:jc w:val="center"/>
        <w:rPr>
          <w:rFonts w:ascii="Arial" w:eastAsia="Arial" w:hAnsi="Arial" w:cs="Arial"/>
          <w:color w:val="000000" w:themeColor="text1"/>
          <w:position w:val="-1"/>
          <w:sz w:val="24"/>
          <w:szCs w:val="24"/>
        </w:rPr>
      </w:pPr>
    </w:p>
    <w:p w14:paraId="4291A1C2" w14:textId="77777777" w:rsidR="00263807" w:rsidRDefault="00263807" w:rsidP="0026380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Tabel X. Siklus PPEPP bidang Penelitian</w:t>
      </w:r>
    </w:p>
    <w:tbl>
      <w:tblPr>
        <w:tblStyle w:val="TableGrid"/>
        <w:tblW w:w="9230" w:type="dxa"/>
        <w:jc w:val="center"/>
        <w:tblLook w:val="04A0" w:firstRow="1" w:lastRow="0" w:firstColumn="1" w:lastColumn="0" w:noHBand="0" w:noVBand="1"/>
      </w:tblPr>
      <w:tblGrid>
        <w:gridCol w:w="1980"/>
        <w:gridCol w:w="7250"/>
      </w:tblGrid>
      <w:tr w:rsidR="00263807" w:rsidRPr="001005FE" w14:paraId="0CE82787" w14:textId="77777777" w:rsidTr="00263807">
        <w:trPr>
          <w:jc w:val="center"/>
        </w:trPr>
        <w:tc>
          <w:tcPr>
            <w:tcW w:w="1980" w:type="dxa"/>
          </w:tcPr>
          <w:p w14:paraId="67F774ED" w14:textId="77777777" w:rsidR="00263807" w:rsidRPr="001005FE" w:rsidRDefault="00263807" w:rsidP="00263807">
            <w:pPr>
              <w:jc w:val="center"/>
              <w:rPr>
                <w:rFonts w:ascii="Arial" w:hAnsi="Arial" w:cs="Arial"/>
                <w:b/>
                <w:sz w:val="22"/>
                <w:szCs w:val="22"/>
              </w:rPr>
            </w:pPr>
            <w:r w:rsidRPr="001005FE">
              <w:rPr>
                <w:rFonts w:ascii="Arial" w:hAnsi="Arial" w:cs="Arial"/>
                <w:b/>
                <w:sz w:val="22"/>
                <w:szCs w:val="22"/>
              </w:rPr>
              <w:lastRenderedPageBreak/>
              <w:t>Tahap Siklus</w:t>
            </w:r>
          </w:p>
        </w:tc>
        <w:tc>
          <w:tcPr>
            <w:tcW w:w="7250" w:type="dxa"/>
          </w:tcPr>
          <w:p w14:paraId="1B4DA60E" w14:textId="77777777" w:rsidR="00263807" w:rsidRPr="001005FE" w:rsidRDefault="0026380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14:paraId="1E10F71F" w14:textId="77777777" w:rsidTr="00263807">
        <w:trPr>
          <w:jc w:val="center"/>
        </w:trPr>
        <w:tc>
          <w:tcPr>
            <w:tcW w:w="1980" w:type="dxa"/>
          </w:tcPr>
          <w:p w14:paraId="4141219C"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14:paraId="7AB34705" w14:textId="77777777"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melakukan evaluasi diri terhadap ketercapaian </w:t>
            </w:r>
            <w:hyperlink r:id="rId68">
              <w:r w:rsidRPr="001005FE">
                <w:rPr>
                  <w:rStyle w:val="Hyperlink"/>
                  <w:rFonts w:ascii="Arial" w:hAnsi="Arial" w:cs="Arial"/>
                  <w:sz w:val="22"/>
                  <w:szCs w:val="22"/>
                </w:rPr>
                <w:t>standar mutu penelitian</w:t>
              </w:r>
            </w:hyperlink>
            <w:r w:rsidRPr="001005FE">
              <w:rPr>
                <w:rFonts w:ascii="Arial" w:hAnsi="Arial" w:cs="Arial"/>
                <w:sz w:val="22"/>
                <w:szCs w:val="22"/>
              </w:rPr>
              <w:t xml:space="preserve"> dan </w:t>
            </w:r>
            <w:hyperlink r:id="rId69">
              <w:r w:rsidRPr="001005FE">
                <w:rPr>
                  <w:rStyle w:val="Hyperlink"/>
                  <w:rFonts w:ascii="Arial" w:hAnsi="Arial" w:cs="Arial"/>
                  <w:sz w:val="22"/>
                  <w:szCs w:val="22"/>
                </w:rPr>
                <w:t>Renstra Penelitian Universitas</w:t>
              </w:r>
            </w:hyperlink>
            <w:r w:rsidRPr="001005FE">
              <w:rPr>
                <w:rFonts w:ascii="Arial" w:hAnsi="Arial" w:cs="Arial"/>
                <w:sz w:val="22"/>
                <w:szCs w:val="22"/>
              </w:rPr>
              <w:t>.</w:t>
            </w:r>
          </w:p>
          <w:p w14:paraId="4AB8737E" w14:textId="77777777"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LPPMI menyampaikan </w:t>
            </w:r>
            <w:hyperlink r:id="rId70">
              <w:r w:rsidRPr="001005FE">
                <w:rPr>
                  <w:rStyle w:val="Hyperlink"/>
                  <w:rFonts w:ascii="Arial" w:hAnsi="Arial" w:cs="Arial"/>
                  <w:sz w:val="22"/>
                  <w:szCs w:val="22"/>
                </w:rPr>
                <w:t>hasil evaluasi diri  dan data</w:t>
              </w:r>
            </w:hyperlink>
            <w:r w:rsidRPr="001005FE">
              <w:rPr>
                <w:rFonts w:ascii="Arial" w:hAnsi="Arial" w:cs="Arial"/>
                <w:sz w:val="22"/>
                <w:szCs w:val="22"/>
              </w:rPr>
              <w:t xml:space="preserve"> penelitian pada kepada pemangku kepentingan internal dan/atau eksternal untuk mendapatkan umpan balik.</w:t>
            </w:r>
          </w:p>
          <w:p w14:paraId="2133792C" w14:textId="77777777"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LPPMI merancang skema penelitian dengan memperhatikan hasil umpan balik.</w:t>
            </w:r>
          </w:p>
          <w:p w14:paraId="4EBC6300" w14:textId="77777777" w:rsidR="00263807" w:rsidRPr="001005FE" w:rsidRDefault="00263807" w:rsidP="00263807">
            <w:pPr>
              <w:numPr>
                <w:ilvl w:val="0"/>
                <w:numId w:val="21"/>
              </w:numPr>
              <w:spacing w:line="259" w:lineRule="auto"/>
              <w:jc w:val="both"/>
              <w:rPr>
                <w:rFonts w:ascii="Arial" w:hAnsi="Arial" w:cs="Arial"/>
                <w:sz w:val="22"/>
                <w:szCs w:val="22"/>
              </w:rPr>
            </w:pPr>
            <w:r w:rsidRPr="001005FE">
              <w:rPr>
                <w:rFonts w:ascii="Arial" w:hAnsi="Arial" w:cs="Arial"/>
                <w:sz w:val="22"/>
                <w:szCs w:val="22"/>
              </w:rPr>
              <w:t xml:space="preserve">LPPMI menetapkan dan memberlakukan </w:t>
            </w:r>
            <w:hyperlink r:id="rId71">
              <w:r w:rsidRPr="001005FE">
                <w:rPr>
                  <w:rStyle w:val="Hyperlink"/>
                  <w:rFonts w:ascii="Arial" w:hAnsi="Arial" w:cs="Arial"/>
                  <w:sz w:val="22"/>
                  <w:szCs w:val="22"/>
                </w:rPr>
                <w:t>skema penelitian</w:t>
              </w:r>
            </w:hyperlink>
            <w:r w:rsidRPr="001005FE">
              <w:rPr>
                <w:rFonts w:ascii="Arial" w:hAnsi="Arial" w:cs="Arial"/>
                <w:sz w:val="22"/>
                <w:szCs w:val="22"/>
              </w:rPr>
              <w:t xml:space="preserve"> berdasarkan hasil rapat </w:t>
            </w:r>
          </w:p>
          <w:p w14:paraId="2C2EE4EC"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60032566" w14:textId="77777777" w:rsidTr="00263807">
        <w:trPr>
          <w:jc w:val="center"/>
        </w:trPr>
        <w:tc>
          <w:tcPr>
            <w:tcW w:w="1980" w:type="dxa"/>
          </w:tcPr>
          <w:p w14:paraId="0BE51B62"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PELAKSANAAN</w:t>
            </w:r>
          </w:p>
        </w:tc>
        <w:tc>
          <w:tcPr>
            <w:tcW w:w="7250" w:type="dxa"/>
          </w:tcPr>
          <w:p w14:paraId="6F583E23" w14:textId="77777777"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w:t>
            </w:r>
            <w:hyperlink r:id="rId72">
              <w:r w:rsidRPr="001005FE">
                <w:rPr>
                  <w:rStyle w:val="Hyperlink"/>
                  <w:rFonts w:ascii="Arial" w:hAnsi="Arial" w:cs="Arial"/>
                  <w:sz w:val="22"/>
                  <w:szCs w:val="22"/>
                </w:rPr>
                <w:t>melakukan sosialisasi</w:t>
              </w:r>
            </w:hyperlink>
            <w:r w:rsidRPr="001005FE">
              <w:rPr>
                <w:rFonts w:ascii="Arial" w:hAnsi="Arial" w:cs="Arial"/>
                <w:sz w:val="22"/>
                <w:szCs w:val="22"/>
              </w:rPr>
              <w:t xml:space="preserve"> terhadap skema penelitian kepada civitas akademika.</w:t>
            </w:r>
          </w:p>
          <w:p w14:paraId="2754C61E" w14:textId="77777777"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LPPMI mempersiapkan dokumen </w:t>
            </w:r>
            <w:r w:rsidRPr="001005FE">
              <w:rPr>
                <w:rFonts w:ascii="Arial" w:hAnsi="Arial" w:cs="Arial"/>
                <w:i/>
                <w:iCs/>
                <w:sz w:val="22"/>
                <w:szCs w:val="22"/>
              </w:rPr>
              <w:t xml:space="preserve">standar operating procedure (SOP), </w:t>
            </w:r>
            <w:r w:rsidRPr="001005FE">
              <w:rPr>
                <w:rFonts w:ascii="Arial" w:hAnsi="Arial" w:cs="Arial"/>
                <w:sz w:val="22"/>
                <w:szCs w:val="22"/>
              </w:rPr>
              <w:t>panduan penelitian, formulir usulan penelitian, dan formulir penggunaan anggaran untuk setiap skim penelitian internal dan eksternal</w:t>
            </w:r>
          </w:p>
          <w:p w14:paraId="7A413B0C" w14:textId="77777777"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LPPMI </w:t>
            </w:r>
            <w:hyperlink r:id="rId73">
              <w:r w:rsidRPr="001005FE">
                <w:rPr>
                  <w:rStyle w:val="Hyperlink"/>
                  <w:rFonts w:ascii="Arial" w:hAnsi="Arial" w:cs="Arial"/>
                  <w:sz w:val="22"/>
                  <w:szCs w:val="22"/>
                </w:rPr>
                <w:t>menetapkan penanggung jawab</w:t>
              </w:r>
            </w:hyperlink>
            <w:r w:rsidRPr="001005FE">
              <w:rPr>
                <w:rFonts w:ascii="Arial" w:hAnsi="Arial" w:cs="Arial"/>
                <w:sz w:val="22"/>
                <w:szCs w:val="22"/>
              </w:rPr>
              <w:t xml:space="preserve"> pelaksana penelitian/penerima hibah internal berdasar hasil penilaian. </w:t>
            </w:r>
          </w:p>
          <w:p w14:paraId="33832682" w14:textId="77777777" w:rsidR="00263807" w:rsidRPr="001005FE" w:rsidRDefault="00263807" w:rsidP="00263807">
            <w:pPr>
              <w:numPr>
                <w:ilvl w:val="0"/>
                <w:numId w:val="22"/>
              </w:numPr>
              <w:spacing w:line="259" w:lineRule="auto"/>
              <w:jc w:val="both"/>
              <w:rPr>
                <w:rFonts w:ascii="Arial" w:hAnsi="Arial" w:cs="Arial"/>
                <w:sz w:val="22"/>
                <w:szCs w:val="22"/>
              </w:rPr>
            </w:pPr>
            <w:r w:rsidRPr="001005FE">
              <w:rPr>
                <w:rFonts w:ascii="Arial" w:hAnsi="Arial" w:cs="Arial"/>
                <w:sz w:val="22"/>
                <w:szCs w:val="22"/>
              </w:rPr>
              <w:t xml:space="preserve">Penanggung jawab pelaksana penelitian melaksanakan kegiatan penelitian dengan menggunakan </w:t>
            </w:r>
            <w:hyperlink r:id="rId74">
              <w:r w:rsidRPr="001005FE">
                <w:rPr>
                  <w:rStyle w:val="Hyperlink"/>
                  <w:rFonts w:ascii="Arial" w:hAnsi="Arial" w:cs="Arial"/>
                  <w:sz w:val="22"/>
                  <w:szCs w:val="22"/>
                </w:rPr>
                <w:t>standar penelitian</w:t>
              </w:r>
            </w:hyperlink>
            <w:r w:rsidRPr="001005FE">
              <w:rPr>
                <w:rFonts w:ascii="Arial" w:hAnsi="Arial" w:cs="Arial"/>
                <w:sz w:val="22"/>
                <w:szCs w:val="22"/>
              </w:rPr>
              <w:t xml:space="preserve"> sebagai tolak ukur pencapaian </w:t>
            </w:r>
          </w:p>
          <w:p w14:paraId="49691979"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63885403" w14:textId="77777777" w:rsidTr="00263807">
        <w:trPr>
          <w:jc w:val="center"/>
        </w:trPr>
        <w:tc>
          <w:tcPr>
            <w:tcW w:w="1980" w:type="dxa"/>
          </w:tcPr>
          <w:p w14:paraId="73BEB037"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EVALUASI</w:t>
            </w:r>
          </w:p>
        </w:tc>
        <w:tc>
          <w:tcPr>
            <w:tcW w:w="7250" w:type="dxa"/>
          </w:tcPr>
          <w:p w14:paraId="757B18FA" w14:textId="77777777"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membentuk tim reviu masing-masing untuk kegiatan </w:t>
            </w:r>
            <w:hyperlink r:id="rId75">
              <w:r w:rsidRPr="001005FE">
                <w:rPr>
                  <w:rStyle w:val="Hyperlink"/>
                  <w:rFonts w:ascii="Arial" w:hAnsi="Arial" w:cs="Arial"/>
                  <w:sz w:val="22"/>
                  <w:szCs w:val="22"/>
                </w:rPr>
                <w:t>monev penelitian internal</w:t>
              </w:r>
            </w:hyperlink>
            <w:r w:rsidRPr="001005FE">
              <w:rPr>
                <w:rFonts w:ascii="Arial" w:hAnsi="Arial" w:cs="Arial"/>
                <w:sz w:val="22"/>
                <w:szCs w:val="22"/>
              </w:rPr>
              <w:t xml:space="preserve"> dan monevin penelitian eksternal </w:t>
            </w:r>
          </w:p>
          <w:p w14:paraId="0E7A1759" w14:textId="77777777"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LPPMI melakukan kegiatan </w:t>
            </w:r>
            <w:hyperlink r:id="rId76">
              <w:r w:rsidRPr="001005FE">
                <w:rPr>
                  <w:rStyle w:val="Hyperlink"/>
                  <w:rFonts w:ascii="Arial" w:hAnsi="Arial" w:cs="Arial"/>
                  <w:sz w:val="22"/>
                  <w:szCs w:val="22"/>
                </w:rPr>
                <w:t>monitoring dan evaluasi internal</w:t>
              </w:r>
            </w:hyperlink>
            <w:r w:rsidRPr="001005FE">
              <w:rPr>
                <w:rFonts w:ascii="Arial" w:hAnsi="Arial" w:cs="Arial"/>
                <w:sz w:val="22"/>
                <w:szCs w:val="22"/>
              </w:rPr>
              <w:t xml:space="preserve"> (monevin) terhadap luaran penelitian yang dijanjikan. </w:t>
            </w:r>
          </w:p>
          <w:p w14:paraId="7CDE73CA" w14:textId="77777777"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 xml:space="preserve">LPPMI melakukan </w:t>
            </w:r>
            <w:hyperlink r:id="rId77">
              <w:r w:rsidRPr="001005FE">
                <w:rPr>
                  <w:rStyle w:val="Hyperlink"/>
                  <w:rFonts w:ascii="Arial" w:hAnsi="Arial" w:cs="Arial"/>
                  <w:sz w:val="22"/>
                  <w:szCs w:val="22"/>
                </w:rPr>
                <w:t>dokumentasi, merekam, dan menilai seluruh temuan</w:t>
              </w:r>
            </w:hyperlink>
            <w:r w:rsidRPr="001005FE">
              <w:rPr>
                <w:rFonts w:ascii="Arial" w:hAnsi="Arial" w:cs="Arial"/>
                <w:sz w:val="22"/>
                <w:szCs w:val="22"/>
              </w:rPr>
              <w:t xml:space="preserve"> berupa ketercapaian luaran wajib, luaran tambahan, kesesuaian usulan, integritas peneliti/tim, hingga potensi keberlanjutan.</w:t>
            </w:r>
          </w:p>
          <w:p w14:paraId="7D0D1101" w14:textId="77777777" w:rsidR="00263807" w:rsidRPr="001005FE" w:rsidRDefault="00263807" w:rsidP="00263807">
            <w:pPr>
              <w:numPr>
                <w:ilvl w:val="0"/>
                <w:numId w:val="23"/>
              </w:numPr>
              <w:spacing w:line="259" w:lineRule="auto"/>
              <w:jc w:val="both"/>
              <w:rPr>
                <w:rFonts w:ascii="Arial" w:hAnsi="Arial" w:cs="Arial"/>
                <w:sz w:val="22"/>
                <w:szCs w:val="22"/>
              </w:rPr>
            </w:pPr>
            <w:r w:rsidRPr="001005FE">
              <w:rPr>
                <w:rFonts w:ascii="Arial" w:hAnsi="Arial" w:cs="Arial"/>
                <w:sz w:val="22"/>
                <w:szCs w:val="22"/>
              </w:rPr>
              <w:t>LPPMI menyampaikan kepada penanggung jawab pelaksana penelitian tentang hasil monevin agar menindaklanjuti hasil/temuan</w:t>
            </w:r>
          </w:p>
          <w:p w14:paraId="795240AE"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70AFE78B" w14:textId="77777777" w:rsidTr="00263807">
        <w:trPr>
          <w:jc w:val="center"/>
        </w:trPr>
        <w:tc>
          <w:tcPr>
            <w:tcW w:w="1980" w:type="dxa"/>
          </w:tcPr>
          <w:p w14:paraId="000BDA39"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PENGENDALIAN</w:t>
            </w:r>
          </w:p>
        </w:tc>
        <w:tc>
          <w:tcPr>
            <w:tcW w:w="7250" w:type="dxa"/>
          </w:tcPr>
          <w:p w14:paraId="61BF7C18" w14:textId="77777777"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Lembaga Penelitian, Pengabdian Masyarakat, dan Inovasi (LPPMI) melakukan pemanggilan langsung kepada penanggung jawab pelaksana penelitian untuk membahas hasil monevin</w:t>
            </w:r>
          </w:p>
          <w:p w14:paraId="0A089830" w14:textId="77777777"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 xml:space="preserve">LPPMI </w:t>
            </w:r>
            <w:hyperlink r:id="rId78">
              <w:r w:rsidRPr="001005FE">
                <w:rPr>
                  <w:rStyle w:val="Hyperlink"/>
                  <w:rFonts w:ascii="Arial" w:hAnsi="Arial" w:cs="Arial"/>
                  <w:sz w:val="22"/>
                  <w:szCs w:val="22"/>
                </w:rPr>
                <w:t>menyampaikan data capaian penelitian</w:t>
              </w:r>
            </w:hyperlink>
            <w:r w:rsidRPr="001005FE">
              <w:rPr>
                <w:rFonts w:ascii="Arial" w:hAnsi="Arial" w:cs="Arial"/>
                <w:sz w:val="22"/>
                <w:szCs w:val="22"/>
              </w:rPr>
              <w:t xml:space="preserve"> kepada Pimpinan Universitas dan program studi untuk tindakan pengendalian/korektif yang akan dilaksanakan</w:t>
            </w:r>
          </w:p>
          <w:p w14:paraId="06C32708" w14:textId="77777777"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LPMPI melakukan pemantauan hasil tindakan/efektivitas pengendalian/korektif yang dilaksanakan</w:t>
            </w:r>
          </w:p>
          <w:p w14:paraId="07BD1D39" w14:textId="77777777" w:rsidR="00263807" w:rsidRPr="001005FE" w:rsidRDefault="00263807" w:rsidP="00263807">
            <w:pPr>
              <w:numPr>
                <w:ilvl w:val="0"/>
                <w:numId w:val="24"/>
              </w:numPr>
              <w:spacing w:line="259" w:lineRule="auto"/>
              <w:jc w:val="both"/>
              <w:rPr>
                <w:rFonts w:ascii="Arial" w:hAnsi="Arial" w:cs="Arial"/>
                <w:sz w:val="22"/>
                <w:szCs w:val="22"/>
              </w:rPr>
            </w:pPr>
            <w:r w:rsidRPr="001005FE">
              <w:rPr>
                <w:rFonts w:ascii="Arial" w:hAnsi="Arial" w:cs="Arial"/>
                <w:sz w:val="22"/>
                <w:szCs w:val="22"/>
              </w:rPr>
              <w:t>LPMPI melaporkan  hasil pemantauan/pengendalian kepada pimpinan universitas.</w:t>
            </w:r>
          </w:p>
          <w:p w14:paraId="7D16D9D6"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379B37B4" w14:textId="77777777" w:rsidTr="00263807">
        <w:trPr>
          <w:jc w:val="center"/>
        </w:trPr>
        <w:tc>
          <w:tcPr>
            <w:tcW w:w="1980" w:type="dxa"/>
          </w:tcPr>
          <w:p w14:paraId="2752A2A1"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PENINGKATAN</w:t>
            </w:r>
          </w:p>
        </w:tc>
        <w:tc>
          <w:tcPr>
            <w:tcW w:w="7250" w:type="dxa"/>
          </w:tcPr>
          <w:p w14:paraId="2835B9F4" w14:textId="77777777" w:rsidR="00263807" w:rsidRPr="001005FE" w:rsidRDefault="00263807" w:rsidP="00263807">
            <w:pPr>
              <w:numPr>
                <w:ilvl w:val="0"/>
                <w:numId w:val="25"/>
              </w:numPr>
              <w:spacing w:line="259" w:lineRule="auto"/>
              <w:jc w:val="both"/>
              <w:rPr>
                <w:rFonts w:ascii="Arial" w:hAnsi="Arial" w:cs="Arial"/>
                <w:sz w:val="22"/>
                <w:szCs w:val="22"/>
              </w:rPr>
            </w:pPr>
            <w:r w:rsidRPr="001005FE">
              <w:rPr>
                <w:rFonts w:ascii="Arial" w:hAnsi="Arial" w:cs="Arial"/>
                <w:sz w:val="22"/>
                <w:szCs w:val="22"/>
              </w:rPr>
              <w:t>Pimpinan universitas mempelajari laporan hasil pengendalian dan mengadakan rapat pembahasan bersama Dekan dan Kaprodi</w:t>
            </w:r>
          </w:p>
          <w:p w14:paraId="302B99B6" w14:textId="77777777" w:rsidR="00263807" w:rsidRPr="001005FE" w:rsidRDefault="00263807" w:rsidP="00263807">
            <w:pPr>
              <w:numPr>
                <w:ilvl w:val="0"/>
                <w:numId w:val="25"/>
              </w:numPr>
              <w:spacing w:line="259" w:lineRule="auto"/>
              <w:jc w:val="both"/>
              <w:rPr>
                <w:rFonts w:ascii="Arial" w:hAnsi="Arial" w:cs="Arial"/>
                <w:sz w:val="22"/>
                <w:szCs w:val="22"/>
              </w:rPr>
            </w:pPr>
            <w:r w:rsidRPr="001005FE">
              <w:rPr>
                <w:rFonts w:ascii="Arial" w:hAnsi="Arial" w:cs="Arial"/>
                <w:sz w:val="22"/>
                <w:szCs w:val="22"/>
              </w:rPr>
              <w:t xml:space="preserve">Kaprodi menyelenggarakan rapat koordinasi bersama seluruh dosen untuk membahas tindak lanjut hasil rapat </w:t>
            </w:r>
          </w:p>
          <w:p w14:paraId="13B4AD51" w14:textId="77777777" w:rsidR="00263807" w:rsidRPr="001005FE" w:rsidRDefault="00263807" w:rsidP="00263807">
            <w:pPr>
              <w:numPr>
                <w:ilvl w:val="0"/>
                <w:numId w:val="25"/>
              </w:numPr>
              <w:spacing w:line="259" w:lineRule="auto"/>
              <w:jc w:val="both"/>
              <w:rPr>
                <w:rFonts w:ascii="Arial" w:hAnsi="Arial" w:cs="Arial"/>
                <w:sz w:val="22"/>
                <w:szCs w:val="22"/>
                <w:u w:val="single"/>
              </w:rPr>
            </w:pPr>
            <w:r w:rsidRPr="001005FE">
              <w:rPr>
                <w:rFonts w:ascii="Arial" w:hAnsi="Arial" w:cs="Arial"/>
                <w:sz w:val="22"/>
                <w:szCs w:val="22"/>
              </w:rPr>
              <w:lastRenderedPageBreak/>
              <w:t xml:space="preserve">Pimpinan universitas bersama dengan LPMPI merumuskan upaya/optimalisasi kegiatan penelitian dari sisi jumlah skim, pendanaan, dan </w:t>
            </w:r>
            <w:hyperlink r:id="rId79">
              <w:r w:rsidRPr="001005FE">
                <w:rPr>
                  <w:rStyle w:val="Hyperlink"/>
                  <w:rFonts w:ascii="Arial" w:hAnsi="Arial" w:cs="Arial"/>
                  <w:sz w:val="22"/>
                  <w:szCs w:val="22"/>
                </w:rPr>
                <w:t>fasilitasi</w:t>
              </w:r>
            </w:hyperlink>
            <w:r w:rsidRPr="001005FE">
              <w:rPr>
                <w:rFonts w:ascii="Arial" w:hAnsi="Arial" w:cs="Arial"/>
                <w:sz w:val="22"/>
                <w:szCs w:val="22"/>
              </w:rPr>
              <w:t xml:space="preserve">. </w:t>
            </w:r>
          </w:p>
          <w:p w14:paraId="1569B9DF" w14:textId="77777777" w:rsidR="00263807" w:rsidRPr="001005FE" w:rsidRDefault="00263807" w:rsidP="00263807">
            <w:pPr>
              <w:spacing w:line="259" w:lineRule="auto"/>
              <w:ind w:left="720"/>
              <w:jc w:val="both"/>
              <w:rPr>
                <w:rFonts w:ascii="Arial" w:hAnsi="Arial" w:cs="Arial"/>
                <w:sz w:val="22"/>
                <w:szCs w:val="22"/>
                <w:u w:val="single"/>
              </w:rPr>
            </w:pPr>
            <w:r w:rsidRPr="001005FE">
              <w:rPr>
                <w:rFonts w:ascii="Arial" w:hAnsi="Arial" w:cs="Arial"/>
                <w:sz w:val="22"/>
                <w:szCs w:val="22"/>
                <w:u w:val="single"/>
              </w:rPr>
              <w:t>Ditambahkan informasi bahwa hasil evaluasi dibagai sebagai dasar penyusunan renstra berikutnya.</w:t>
            </w:r>
          </w:p>
          <w:p w14:paraId="140C5164" w14:textId="77777777" w:rsidR="00263807" w:rsidRPr="001005FE" w:rsidRDefault="00263807" w:rsidP="00263807">
            <w:pPr>
              <w:spacing w:line="259" w:lineRule="auto"/>
              <w:jc w:val="both"/>
              <w:rPr>
                <w:rFonts w:ascii="Arial" w:hAnsi="Arial" w:cs="Arial"/>
                <w:sz w:val="22"/>
                <w:szCs w:val="22"/>
              </w:rPr>
            </w:pPr>
          </w:p>
        </w:tc>
      </w:tr>
    </w:tbl>
    <w:p w14:paraId="58B4CE14" w14:textId="77777777" w:rsidR="00B86477" w:rsidRPr="00B86477" w:rsidRDefault="00B86477" w:rsidP="00B86477">
      <w:pPr>
        <w:spacing w:before="1" w:line="260" w:lineRule="exact"/>
        <w:ind w:left="574" w:right="-16"/>
        <w:jc w:val="both"/>
        <w:rPr>
          <w:rFonts w:ascii="Arial" w:eastAsia="Arial" w:hAnsi="Arial" w:cs="Arial"/>
          <w:color w:val="000000" w:themeColor="text1"/>
          <w:position w:val="-1"/>
          <w:sz w:val="24"/>
          <w:szCs w:val="24"/>
        </w:rPr>
      </w:pPr>
    </w:p>
    <w:p w14:paraId="2B52BF5E" w14:textId="77777777" w:rsidR="00263807" w:rsidRDefault="00263807" w:rsidP="00263807">
      <w:pPr>
        <w:spacing w:before="1" w:line="260" w:lineRule="exact"/>
        <w:ind w:left="574" w:right="-16"/>
        <w:jc w:val="both"/>
        <w:rPr>
          <w:rFonts w:ascii="Arial" w:eastAsia="Arial" w:hAnsi="Arial" w:cs="Arial"/>
          <w:color w:val="000000" w:themeColor="text1"/>
          <w:position w:val="-1"/>
          <w:sz w:val="24"/>
          <w:szCs w:val="24"/>
        </w:rPr>
      </w:pPr>
      <w:r>
        <w:rPr>
          <w:rFonts w:ascii="Arial" w:eastAsia="Arial" w:hAnsi="Arial" w:cs="Arial"/>
          <w:color w:val="000000" w:themeColor="text1"/>
          <w:position w:val="-1"/>
          <w:sz w:val="24"/>
          <w:szCs w:val="24"/>
        </w:rPr>
        <w:t>Tabel X. Siklus PPEPP bidang Pengabdian Kepada Masyarakat</w:t>
      </w:r>
    </w:p>
    <w:tbl>
      <w:tblPr>
        <w:tblStyle w:val="TableGrid"/>
        <w:tblW w:w="9230" w:type="dxa"/>
        <w:jc w:val="center"/>
        <w:tblLook w:val="04A0" w:firstRow="1" w:lastRow="0" w:firstColumn="1" w:lastColumn="0" w:noHBand="0" w:noVBand="1"/>
      </w:tblPr>
      <w:tblGrid>
        <w:gridCol w:w="1980"/>
        <w:gridCol w:w="7250"/>
      </w:tblGrid>
      <w:tr w:rsidR="00263807" w:rsidRPr="001005FE" w14:paraId="2A88BB21" w14:textId="77777777" w:rsidTr="00263807">
        <w:trPr>
          <w:jc w:val="center"/>
        </w:trPr>
        <w:tc>
          <w:tcPr>
            <w:tcW w:w="1980" w:type="dxa"/>
          </w:tcPr>
          <w:p w14:paraId="2084346B" w14:textId="77777777" w:rsidR="00263807" w:rsidRPr="001005FE" w:rsidRDefault="00263807" w:rsidP="00263807">
            <w:pPr>
              <w:jc w:val="center"/>
              <w:rPr>
                <w:rFonts w:ascii="Arial" w:hAnsi="Arial" w:cs="Arial"/>
                <w:b/>
                <w:sz w:val="22"/>
                <w:szCs w:val="22"/>
              </w:rPr>
            </w:pPr>
            <w:r w:rsidRPr="001005FE">
              <w:rPr>
                <w:rFonts w:ascii="Arial" w:hAnsi="Arial" w:cs="Arial"/>
                <w:b/>
                <w:sz w:val="22"/>
                <w:szCs w:val="22"/>
              </w:rPr>
              <w:t>Tahap Siklus</w:t>
            </w:r>
          </w:p>
        </w:tc>
        <w:tc>
          <w:tcPr>
            <w:tcW w:w="7250" w:type="dxa"/>
          </w:tcPr>
          <w:p w14:paraId="0ADBBA5A" w14:textId="77777777" w:rsidR="00263807" w:rsidRPr="001005FE" w:rsidRDefault="00263807" w:rsidP="00263807">
            <w:pPr>
              <w:jc w:val="center"/>
              <w:rPr>
                <w:rFonts w:ascii="Arial" w:hAnsi="Arial" w:cs="Arial"/>
                <w:b/>
                <w:sz w:val="22"/>
                <w:szCs w:val="22"/>
              </w:rPr>
            </w:pPr>
            <w:r w:rsidRPr="001005FE">
              <w:rPr>
                <w:rFonts w:ascii="Arial" w:hAnsi="Arial" w:cs="Arial"/>
                <w:b/>
                <w:sz w:val="22"/>
                <w:szCs w:val="22"/>
              </w:rPr>
              <w:t>Uraian</w:t>
            </w:r>
          </w:p>
        </w:tc>
      </w:tr>
      <w:tr w:rsidR="00263807" w:rsidRPr="001005FE" w14:paraId="23F09064" w14:textId="77777777" w:rsidTr="00263807">
        <w:trPr>
          <w:jc w:val="center"/>
        </w:trPr>
        <w:tc>
          <w:tcPr>
            <w:tcW w:w="1980" w:type="dxa"/>
          </w:tcPr>
          <w:p w14:paraId="5A7FAFD0"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PENETAPAN</w:t>
            </w:r>
          </w:p>
        </w:tc>
        <w:tc>
          <w:tcPr>
            <w:tcW w:w="7250" w:type="dxa"/>
          </w:tcPr>
          <w:p w14:paraId="6F889BB2" w14:textId="77777777"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melakukan evaluasi diri terhadap ketercapaian standar mutu pengabdian kepada masyarakat (PkM) dan </w:t>
            </w:r>
            <w:hyperlink r:id="rId80">
              <w:r w:rsidRPr="001005FE">
                <w:rPr>
                  <w:rStyle w:val="Hyperlink"/>
                  <w:rFonts w:ascii="Arial" w:hAnsi="Arial" w:cs="Arial"/>
                  <w:sz w:val="22"/>
                  <w:szCs w:val="22"/>
                </w:rPr>
                <w:t>Renstra Pengabdian Kepada Masyarakat Universitas</w:t>
              </w:r>
            </w:hyperlink>
            <w:r w:rsidRPr="001005FE">
              <w:rPr>
                <w:rFonts w:ascii="Arial" w:hAnsi="Arial" w:cs="Arial"/>
                <w:sz w:val="22"/>
                <w:szCs w:val="22"/>
              </w:rPr>
              <w:t xml:space="preserve">. </w:t>
            </w:r>
          </w:p>
          <w:p w14:paraId="66C9F366" w14:textId="77777777"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 xml:space="preserve">LPPMI menyampaikan </w:t>
            </w:r>
            <w:hyperlink r:id="rId81">
              <w:r w:rsidRPr="001005FE">
                <w:rPr>
                  <w:rStyle w:val="Hyperlink"/>
                  <w:rFonts w:ascii="Arial" w:hAnsi="Arial" w:cs="Arial"/>
                  <w:sz w:val="22"/>
                  <w:szCs w:val="22"/>
                </w:rPr>
                <w:t>hasil evaluasi diri</w:t>
              </w:r>
            </w:hyperlink>
            <w:r w:rsidRPr="001005FE">
              <w:rPr>
                <w:rFonts w:ascii="Arial" w:hAnsi="Arial" w:cs="Arial"/>
                <w:sz w:val="22"/>
                <w:szCs w:val="22"/>
              </w:rPr>
              <w:t xml:space="preserve"> pada kepada pemangku kepentingan internal dan/atau eksternal untuk mendapatkan umpan balik. </w:t>
            </w:r>
          </w:p>
          <w:p w14:paraId="6C8B7415" w14:textId="77777777"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LPPMI merancang skema pengabdian kepada masyarakat (PkM) dengan memperhatikan hasil umpan balik.</w:t>
            </w:r>
          </w:p>
          <w:p w14:paraId="3CF13647" w14:textId="77777777" w:rsidR="00263807" w:rsidRPr="001005FE" w:rsidRDefault="00263807" w:rsidP="00263807">
            <w:pPr>
              <w:numPr>
                <w:ilvl w:val="0"/>
                <w:numId w:val="26"/>
              </w:numPr>
              <w:spacing w:line="259" w:lineRule="auto"/>
              <w:jc w:val="both"/>
              <w:rPr>
                <w:rFonts w:ascii="Arial" w:hAnsi="Arial" w:cs="Arial"/>
                <w:sz w:val="22"/>
                <w:szCs w:val="22"/>
              </w:rPr>
            </w:pPr>
            <w:r w:rsidRPr="001005FE">
              <w:rPr>
                <w:rFonts w:ascii="Arial" w:hAnsi="Arial" w:cs="Arial"/>
                <w:sz w:val="22"/>
                <w:szCs w:val="22"/>
              </w:rPr>
              <w:t>Wakil Rektor I mengesahkan dan memberlakukan skema PkM.</w:t>
            </w:r>
          </w:p>
          <w:p w14:paraId="0CBC03F5"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2ADC00FA" w14:textId="77777777" w:rsidTr="00263807">
        <w:trPr>
          <w:jc w:val="center"/>
        </w:trPr>
        <w:tc>
          <w:tcPr>
            <w:tcW w:w="1980" w:type="dxa"/>
          </w:tcPr>
          <w:p w14:paraId="5EE0239E"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PELAKSANAAN</w:t>
            </w:r>
          </w:p>
        </w:tc>
        <w:tc>
          <w:tcPr>
            <w:tcW w:w="7250" w:type="dxa"/>
          </w:tcPr>
          <w:p w14:paraId="57C355B0" w14:textId="77777777"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w:t>
            </w:r>
            <w:hyperlink r:id="rId82">
              <w:r w:rsidRPr="001005FE">
                <w:rPr>
                  <w:rStyle w:val="Hyperlink"/>
                  <w:rFonts w:ascii="Arial" w:hAnsi="Arial" w:cs="Arial"/>
                  <w:sz w:val="22"/>
                  <w:szCs w:val="22"/>
                </w:rPr>
                <w:t>melakukan sosialisasi</w:t>
              </w:r>
            </w:hyperlink>
            <w:r w:rsidRPr="001005FE">
              <w:rPr>
                <w:rFonts w:ascii="Arial" w:hAnsi="Arial" w:cs="Arial"/>
                <w:sz w:val="22"/>
                <w:szCs w:val="22"/>
              </w:rPr>
              <w:t xml:space="preserve"> terhadap skema pengabdian kepada masyarakat (PkM)  kepada civitas akademika </w:t>
            </w:r>
          </w:p>
          <w:p w14:paraId="7BBB335A" w14:textId="77777777"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LPPMI mempersiapkan dokumen </w:t>
            </w:r>
            <w:r w:rsidRPr="001005FE">
              <w:rPr>
                <w:rFonts w:ascii="Arial" w:hAnsi="Arial" w:cs="Arial"/>
                <w:i/>
                <w:iCs/>
                <w:sz w:val="22"/>
                <w:szCs w:val="22"/>
              </w:rPr>
              <w:t xml:space="preserve">standar operating procedure (SOP), </w:t>
            </w:r>
            <w:r w:rsidRPr="001005FE">
              <w:rPr>
                <w:rFonts w:ascii="Arial" w:hAnsi="Arial" w:cs="Arial"/>
                <w:sz w:val="22"/>
                <w:szCs w:val="22"/>
              </w:rPr>
              <w:t>panduan PkM, formulir usulan PkM, dan formulir penggunaan anggaran untuk setiap skim pengabdian kepada masyarakat internal dan eksternal</w:t>
            </w:r>
          </w:p>
          <w:p w14:paraId="57ADEB8B" w14:textId="77777777"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LPPMI menetapkan penanggung jawab pelaksana pengabdian kepada masyarakat/penerima hibah internal berdasar hasil penilaian.</w:t>
            </w:r>
          </w:p>
          <w:p w14:paraId="46322A68" w14:textId="77777777" w:rsidR="00263807" w:rsidRPr="001005FE" w:rsidRDefault="00263807" w:rsidP="00263807">
            <w:pPr>
              <w:numPr>
                <w:ilvl w:val="0"/>
                <w:numId w:val="27"/>
              </w:numPr>
              <w:spacing w:line="259" w:lineRule="auto"/>
              <w:jc w:val="both"/>
              <w:rPr>
                <w:rFonts w:ascii="Arial" w:hAnsi="Arial" w:cs="Arial"/>
                <w:sz w:val="22"/>
                <w:szCs w:val="22"/>
              </w:rPr>
            </w:pPr>
            <w:r w:rsidRPr="001005FE">
              <w:rPr>
                <w:rFonts w:ascii="Arial" w:hAnsi="Arial" w:cs="Arial"/>
                <w:sz w:val="22"/>
                <w:szCs w:val="22"/>
              </w:rPr>
              <w:t xml:space="preserve">Penanggung jawab pelaksana pengabdian kepada masyarakat melaksanakan kegiatan penelitian dengan menggunakan </w:t>
            </w:r>
            <w:hyperlink r:id="rId83">
              <w:r w:rsidRPr="001005FE">
                <w:rPr>
                  <w:rStyle w:val="Hyperlink"/>
                  <w:rFonts w:ascii="Arial" w:hAnsi="Arial" w:cs="Arial"/>
                  <w:sz w:val="22"/>
                  <w:szCs w:val="22"/>
                </w:rPr>
                <w:t>standar pengabdian kepada masyarakat</w:t>
              </w:r>
            </w:hyperlink>
            <w:r w:rsidRPr="001005FE">
              <w:rPr>
                <w:rFonts w:ascii="Arial" w:hAnsi="Arial" w:cs="Arial"/>
                <w:sz w:val="22"/>
                <w:szCs w:val="22"/>
              </w:rPr>
              <w:t xml:space="preserve"> sebagai tolok ukur pencapaian.</w:t>
            </w:r>
          </w:p>
          <w:p w14:paraId="0D91BBBD"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3ECDD021" w14:textId="77777777" w:rsidTr="00263807">
        <w:trPr>
          <w:jc w:val="center"/>
        </w:trPr>
        <w:tc>
          <w:tcPr>
            <w:tcW w:w="1980" w:type="dxa"/>
          </w:tcPr>
          <w:p w14:paraId="551E3CF4"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EVALUASI</w:t>
            </w:r>
          </w:p>
        </w:tc>
        <w:tc>
          <w:tcPr>
            <w:tcW w:w="7250" w:type="dxa"/>
          </w:tcPr>
          <w:p w14:paraId="04153715" w14:textId="77777777"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Lembaga Penelitian, Pengabdian Masyarakat, dan Inovasi (LPPMI) membentuk tim reviu masing-masing untuk kegiatan monev pengabdian kepada masyarakat internal dan monevin pengabdian kepada masyarakat eksternal </w:t>
            </w:r>
          </w:p>
          <w:p w14:paraId="3CEEDD52" w14:textId="77777777"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LPPMI melakukan kegiatan </w:t>
            </w:r>
            <w:hyperlink r:id="rId84">
              <w:r w:rsidRPr="001005FE">
                <w:rPr>
                  <w:rStyle w:val="Hyperlink"/>
                  <w:rFonts w:ascii="Arial" w:hAnsi="Arial" w:cs="Arial"/>
                  <w:sz w:val="22"/>
                  <w:szCs w:val="22"/>
                </w:rPr>
                <w:t>monitoring dan evaluasi internal (monevin)</w:t>
              </w:r>
            </w:hyperlink>
            <w:r w:rsidRPr="001005FE">
              <w:rPr>
                <w:rFonts w:ascii="Arial" w:hAnsi="Arial" w:cs="Arial"/>
                <w:sz w:val="22"/>
                <w:szCs w:val="22"/>
              </w:rPr>
              <w:t xml:space="preserve"> terhadap luaran PkM yang dijanjikan.</w:t>
            </w:r>
          </w:p>
          <w:p w14:paraId="32AD7193" w14:textId="77777777"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 xml:space="preserve">LPPMI melakukan dokumentasi, </w:t>
            </w:r>
            <w:hyperlink r:id="rId85">
              <w:r w:rsidRPr="001005FE">
                <w:rPr>
                  <w:rStyle w:val="Hyperlink"/>
                  <w:rFonts w:ascii="Arial" w:hAnsi="Arial" w:cs="Arial"/>
                  <w:sz w:val="22"/>
                  <w:szCs w:val="22"/>
                </w:rPr>
                <w:t>merekam,</w:t>
              </w:r>
            </w:hyperlink>
            <w:r w:rsidRPr="001005FE">
              <w:rPr>
                <w:rFonts w:ascii="Arial" w:hAnsi="Arial" w:cs="Arial"/>
                <w:sz w:val="22"/>
                <w:szCs w:val="22"/>
              </w:rPr>
              <w:t xml:space="preserve"> dan menilai seluruh temuan berupa ketercapaian luaran wajib, luaran tambahan, kesesuaian usulan, integritas pelaksana/tim, hingga potensi keberlanjutan </w:t>
            </w:r>
          </w:p>
          <w:p w14:paraId="42EAE5A0" w14:textId="77777777" w:rsidR="00263807" w:rsidRPr="001005FE" w:rsidRDefault="00263807" w:rsidP="00263807">
            <w:pPr>
              <w:numPr>
                <w:ilvl w:val="0"/>
                <w:numId w:val="28"/>
              </w:numPr>
              <w:spacing w:line="259" w:lineRule="auto"/>
              <w:jc w:val="both"/>
              <w:rPr>
                <w:rFonts w:ascii="Arial" w:hAnsi="Arial" w:cs="Arial"/>
                <w:sz w:val="22"/>
                <w:szCs w:val="22"/>
              </w:rPr>
            </w:pPr>
            <w:r w:rsidRPr="001005FE">
              <w:rPr>
                <w:rFonts w:ascii="Arial" w:hAnsi="Arial" w:cs="Arial"/>
                <w:sz w:val="22"/>
                <w:szCs w:val="22"/>
              </w:rPr>
              <w:t>LPPMI menyampaikan kepada penanggung jawab pelaksana PkM tentang hasil monevin agar menindaklanjuti hasil/temuan.</w:t>
            </w:r>
          </w:p>
          <w:p w14:paraId="48780111" w14:textId="77777777" w:rsidR="00263807" w:rsidRPr="001005FE" w:rsidRDefault="00263807" w:rsidP="00263807">
            <w:pPr>
              <w:spacing w:line="259" w:lineRule="auto"/>
              <w:ind w:left="720"/>
              <w:jc w:val="both"/>
              <w:rPr>
                <w:rFonts w:ascii="Arial" w:hAnsi="Arial" w:cs="Arial"/>
                <w:sz w:val="22"/>
                <w:szCs w:val="22"/>
              </w:rPr>
            </w:pPr>
          </w:p>
        </w:tc>
      </w:tr>
      <w:tr w:rsidR="00263807" w:rsidRPr="001005FE" w14:paraId="524651EE" w14:textId="77777777" w:rsidTr="00263807">
        <w:trPr>
          <w:jc w:val="center"/>
        </w:trPr>
        <w:tc>
          <w:tcPr>
            <w:tcW w:w="1980" w:type="dxa"/>
          </w:tcPr>
          <w:p w14:paraId="78B64B7D"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t>PENGENDALIAN</w:t>
            </w:r>
          </w:p>
        </w:tc>
        <w:tc>
          <w:tcPr>
            <w:tcW w:w="7250" w:type="dxa"/>
          </w:tcPr>
          <w:p w14:paraId="047B01E2" w14:textId="77777777"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Lembaga Penelitian, Pengabdian Masyarakat, dan Inovasi (LPPMI) melakukan pemanggilan langsung kepada penanggung jawab pelaksana pengabdian kepada masyarakat terkait hasil monevin</w:t>
            </w:r>
          </w:p>
          <w:p w14:paraId="7E03FE29" w14:textId="77777777"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LPPMI menyampaikan data capaian penelitian kepada Pimpinan Universitas dan program studi untuk tindakan pengendalian/korektif yang akan dilaksanakan</w:t>
            </w:r>
          </w:p>
          <w:p w14:paraId="7A3A5A89" w14:textId="77777777"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lastRenderedPageBreak/>
              <w:t>LPMPI melakukan pemantauan hasil tindakan/efektivitas pengendalian/korektif yang dilaksanakan</w:t>
            </w:r>
          </w:p>
          <w:p w14:paraId="2BB02C7C" w14:textId="77777777" w:rsidR="00263807" w:rsidRPr="001005FE" w:rsidRDefault="00263807" w:rsidP="00263807">
            <w:pPr>
              <w:numPr>
                <w:ilvl w:val="0"/>
                <w:numId w:val="29"/>
              </w:numPr>
              <w:spacing w:line="259" w:lineRule="auto"/>
              <w:jc w:val="both"/>
              <w:rPr>
                <w:rFonts w:ascii="Arial" w:hAnsi="Arial" w:cs="Arial"/>
                <w:sz w:val="22"/>
                <w:szCs w:val="22"/>
              </w:rPr>
            </w:pPr>
            <w:r w:rsidRPr="001005FE">
              <w:rPr>
                <w:rFonts w:ascii="Arial" w:hAnsi="Arial" w:cs="Arial"/>
                <w:sz w:val="22"/>
                <w:szCs w:val="22"/>
              </w:rPr>
              <w:t>LPMPI melaporkan kepada pimpinan universitas terkait hasil pemantauan/pengendalian.</w:t>
            </w:r>
          </w:p>
          <w:p w14:paraId="20A76E7C" w14:textId="77777777" w:rsidR="00263807" w:rsidRPr="001005FE" w:rsidRDefault="00263807" w:rsidP="00263807">
            <w:pPr>
              <w:spacing w:line="259" w:lineRule="auto"/>
              <w:jc w:val="both"/>
              <w:rPr>
                <w:rFonts w:ascii="Arial" w:hAnsi="Arial" w:cs="Arial"/>
                <w:sz w:val="22"/>
                <w:szCs w:val="22"/>
              </w:rPr>
            </w:pPr>
          </w:p>
        </w:tc>
      </w:tr>
      <w:tr w:rsidR="00263807" w:rsidRPr="001005FE" w14:paraId="4D676F43" w14:textId="77777777" w:rsidTr="00263807">
        <w:trPr>
          <w:jc w:val="center"/>
        </w:trPr>
        <w:tc>
          <w:tcPr>
            <w:tcW w:w="1980" w:type="dxa"/>
          </w:tcPr>
          <w:p w14:paraId="6EC1EADB" w14:textId="77777777" w:rsidR="00263807" w:rsidRPr="001005FE" w:rsidRDefault="00263807" w:rsidP="00263807">
            <w:pPr>
              <w:jc w:val="both"/>
              <w:rPr>
                <w:rFonts w:ascii="Arial" w:hAnsi="Arial" w:cs="Arial"/>
                <w:b/>
                <w:sz w:val="22"/>
                <w:szCs w:val="22"/>
              </w:rPr>
            </w:pPr>
            <w:r w:rsidRPr="001005FE">
              <w:rPr>
                <w:rFonts w:ascii="Arial" w:hAnsi="Arial" w:cs="Arial"/>
                <w:b/>
                <w:sz w:val="22"/>
                <w:szCs w:val="22"/>
              </w:rPr>
              <w:lastRenderedPageBreak/>
              <w:t>PENINGKATAN</w:t>
            </w:r>
          </w:p>
        </w:tc>
        <w:tc>
          <w:tcPr>
            <w:tcW w:w="7250" w:type="dxa"/>
          </w:tcPr>
          <w:p w14:paraId="205BB3C5" w14:textId="77777777"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Pimpinan universitas mempelajari laporan hasil pengendalian dan mengadakan rapat pembahasan bersama Dekan dan Kaprodi</w:t>
            </w:r>
          </w:p>
          <w:p w14:paraId="790C48BB" w14:textId="77777777"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 xml:space="preserve">Kaprodi menyelenggarakan rapat koordinasi bersama seluruh dosen untuk membahas tindak lanjut hasil rapat </w:t>
            </w:r>
          </w:p>
          <w:p w14:paraId="674F28AA" w14:textId="77777777"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Pimpinan universitas bersama dengan LPPMI merumuskan upaya/optimalisasi kegiatan pengabdian kepada masyarakat (PkM) dari sisi jumlah skim, pendanaan, dan fasilitasi.</w:t>
            </w:r>
          </w:p>
          <w:p w14:paraId="62D7EFFA" w14:textId="77777777" w:rsidR="00263807" w:rsidRPr="001005FE" w:rsidRDefault="00263807" w:rsidP="00263807">
            <w:pPr>
              <w:numPr>
                <w:ilvl w:val="0"/>
                <w:numId w:val="30"/>
              </w:numPr>
              <w:spacing w:line="259" w:lineRule="auto"/>
              <w:jc w:val="both"/>
              <w:rPr>
                <w:rFonts w:ascii="Arial" w:hAnsi="Arial" w:cs="Arial"/>
                <w:sz w:val="22"/>
                <w:szCs w:val="22"/>
              </w:rPr>
            </w:pPr>
            <w:r w:rsidRPr="001005FE">
              <w:rPr>
                <w:rFonts w:ascii="Arial" w:hAnsi="Arial" w:cs="Arial"/>
                <w:sz w:val="22"/>
                <w:szCs w:val="22"/>
              </w:rPr>
              <w:t xml:space="preserve">Selanjutnya hasil evaluasi dipakai sebagai dasar penyusunan renstra PkM selanjutnya. </w:t>
            </w:r>
          </w:p>
          <w:p w14:paraId="111E2B15" w14:textId="77777777" w:rsidR="00263807" w:rsidRPr="001005FE" w:rsidRDefault="00263807" w:rsidP="00263807">
            <w:pPr>
              <w:spacing w:line="259" w:lineRule="auto"/>
              <w:ind w:left="720"/>
              <w:jc w:val="both"/>
              <w:rPr>
                <w:rFonts w:ascii="Arial" w:hAnsi="Arial" w:cs="Arial"/>
                <w:sz w:val="22"/>
                <w:szCs w:val="22"/>
              </w:rPr>
            </w:pPr>
          </w:p>
        </w:tc>
      </w:tr>
    </w:tbl>
    <w:p w14:paraId="142444BE" w14:textId="77777777" w:rsidR="00855DAC" w:rsidRDefault="00855DAC" w:rsidP="00855DAC">
      <w:pPr>
        <w:spacing w:line="200" w:lineRule="exact"/>
      </w:pPr>
    </w:p>
    <w:p w14:paraId="4E6DF9F9" w14:textId="77777777" w:rsidR="00855DAC" w:rsidRDefault="00855DAC" w:rsidP="00855DAC">
      <w:pPr>
        <w:spacing w:line="200" w:lineRule="exact"/>
      </w:pPr>
    </w:p>
    <w:p w14:paraId="6C1BB433" w14:textId="77777777" w:rsidR="00855DAC" w:rsidRDefault="00855DAC" w:rsidP="00855DAC">
      <w:pPr>
        <w:spacing w:line="200" w:lineRule="exact"/>
      </w:pPr>
    </w:p>
    <w:p w14:paraId="7DDCF432" w14:textId="77777777" w:rsidR="001005FE" w:rsidRDefault="001005FE" w:rsidP="00855DAC">
      <w:pPr>
        <w:spacing w:line="200" w:lineRule="exact"/>
        <w:sectPr w:rsidR="001005FE">
          <w:pgSz w:w="11920" w:h="16840"/>
          <w:pgMar w:top="1560" w:right="1140" w:bottom="280" w:left="1440" w:header="0" w:footer="821" w:gutter="0"/>
          <w:cols w:space="720"/>
        </w:sectPr>
      </w:pPr>
    </w:p>
    <w:p w14:paraId="2091231E" w14:textId="77777777"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lastRenderedPageBreak/>
        <w:t>2</w:t>
      </w:r>
      <w:r>
        <w:rPr>
          <w:rFonts w:ascii="Arial" w:eastAsia="Arial" w:hAnsi="Arial" w:cs="Arial"/>
          <w:sz w:val="24"/>
          <w:szCs w:val="24"/>
        </w:rPr>
        <w:t>.3</w:t>
      </w:r>
      <w:r>
        <w:rPr>
          <w:rFonts w:ascii="Arial" w:eastAsia="Arial" w:hAnsi="Arial" w:cs="Arial"/>
          <w:spacing w:val="2"/>
          <w:sz w:val="24"/>
          <w:szCs w:val="24"/>
        </w:rPr>
        <w:t xml:space="preserve"> </w:t>
      </w:r>
      <w:r>
        <w:rPr>
          <w:rFonts w:ascii="Arial" w:eastAsia="Arial" w:hAnsi="Arial" w:cs="Arial"/>
          <w:spacing w:val="-2"/>
          <w:sz w:val="24"/>
          <w:szCs w:val="24"/>
        </w:rPr>
        <w:t>P</w:t>
      </w:r>
      <w:r>
        <w:rPr>
          <w:rFonts w:ascii="Arial" w:eastAsia="Arial" w:hAnsi="Arial" w:cs="Arial"/>
          <w:spacing w:val="1"/>
          <w:sz w:val="24"/>
          <w:szCs w:val="24"/>
        </w:rPr>
        <w:t>e</w:t>
      </w:r>
      <w:r>
        <w:rPr>
          <w:rFonts w:ascii="Arial" w:eastAsia="Arial" w:hAnsi="Arial" w:cs="Arial"/>
          <w:sz w:val="24"/>
          <w:szCs w:val="24"/>
        </w:rPr>
        <w:t>l</w:t>
      </w:r>
      <w:r>
        <w:rPr>
          <w:rFonts w:ascii="Arial" w:eastAsia="Arial" w:hAnsi="Arial" w:cs="Arial"/>
          <w:spacing w:val="-2"/>
          <w:sz w:val="24"/>
          <w:szCs w:val="24"/>
        </w:rPr>
        <w:t>a</w:t>
      </w:r>
      <w:r>
        <w:rPr>
          <w:rFonts w:ascii="Arial" w:eastAsia="Arial" w:hAnsi="Arial" w:cs="Arial"/>
          <w:spacing w:val="1"/>
          <w:sz w:val="24"/>
          <w:szCs w:val="24"/>
        </w:rPr>
        <w:t>mp</w:t>
      </w:r>
      <w:r>
        <w:rPr>
          <w:rFonts w:ascii="Arial" w:eastAsia="Arial" w:hAnsi="Arial" w:cs="Arial"/>
          <w:spacing w:val="-1"/>
          <w:sz w:val="24"/>
          <w:szCs w:val="24"/>
        </w:rPr>
        <w:t>a</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3"/>
          <w:sz w:val="24"/>
          <w:szCs w:val="24"/>
        </w:rPr>
        <w:t xml:space="preserve"> </w:t>
      </w:r>
      <w:r>
        <w:rPr>
          <w:rFonts w:ascii="Arial" w:eastAsia="Arial" w:hAnsi="Arial" w:cs="Arial"/>
          <w:spacing w:val="1"/>
          <w:sz w:val="24"/>
          <w:szCs w:val="24"/>
        </w:rPr>
        <w:t>S</w:t>
      </w:r>
      <w:r>
        <w:rPr>
          <w:rFonts w:ascii="Arial" w:eastAsia="Arial" w:hAnsi="Arial" w:cs="Arial"/>
          <w:sz w:val="24"/>
          <w:szCs w:val="24"/>
        </w:rPr>
        <w:t>N</w:t>
      </w:r>
      <w:r>
        <w:rPr>
          <w:rFonts w:ascii="Arial" w:eastAsia="Arial" w:hAnsi="Arial" w:cs="Arial"/>
          <w:spacing w:val="-1"/>
          <w:sz w:val="24"/>
          <w:szCs w:val="24"/>
        </w:rPr>
        <w:t>-</w:t>
      </w:r>
      <w:r>
        <w:rPr>
          <w:rFonts w:ascii="Arial" w:eastAsia="Arial" w:hAnsi="Arial" w:cs="Arial"/>
          <w:sz w:val="24"/>
          <w:szCs w:val="24"/>
        </w:rPr>
        <w:t>DIKTI</w:t>
      </w:r>
    </w:p>
    <w:p w14:paraId="7AFD0099" w14:textId="77777777" w:rsidR="00855DAC" w:rsidRDefault="00855DAC" w:rsidP="00855DAC">
      <w:pPr>
        <w:spacing w:line="160" w:lineRule="exact"/>
        <w:rPr>
          <w:sz w:val="16"/>
          <w:szCs w:val="16"/>
        </w:rPr>
      </w:pPr>
    </w:p>
    <w:p w14:paraId="570CF174" w14:textId="77777777" w:rsidR="00855DAC" w:rsidRDefault="00855DAC" w:rsidP="00855DAC">
      <w:pPr>
        <w:spacing w:line="200" w:lineRule="exact"/>
      </w:pPr>
    </w:p>
    <w:p w14:paraId="2697E35B" w14:textId="77777777" w:rsidR="00855DAC" w:rsidRPr="00DB0FF4" w:rsidRDefault="00855DAC" w:rsidP="00855DAC">
      <w:pPr>
        <w:spacing w:line="275" w:lineRule="auto"/>
        <w:ind w:left="574" w:right="61"/>
        <w:jc w:val="both"/>
        <w:rPr>
          <w:rFonts w:ascii="Arial" w:eastAsia="Arial" w:hAnsi="Arial" w:cs="Arial"/>
          <w:i/>
          <w:color w:val="5B9BD5" w:themeColor="accent1"/>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ki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idik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 xml:space="preserve">g </w:t>
      </w:r>
      <w:r w:rsidRPr="00DB0FF4">
        <w:rPr>
          <w:rFonts w:ascii="Arial" w:eastAsia="Arial" w:hAnsi="Arial" w:cs="Arial"/>
          <w:i/>
          <w:color w:val="5B9BD5" w:themeColor="accent1"/>
          <w:spacing w:val="1"/>
          <w:sz w:val="24"/>
          <w:szCs w:val="24"/>
        </w:rPr>
        <w:t>me</w:t>
      </w:r>
      <w:r w:rsidRPr="00DB0FF4">
        <w:rPr>
          <w:rFonts w:ascii="Arial" w:eastAsia="Arial" w:hAnsi="Arial" w:cs="Arial"/>
          <w:i/>
          <w:color w:val="5B9BD5" w:themeColor="accent1"/>
          <w:sz w:val="24"/>
          <w:szCs w:val="24"/>
        </w:rPr>
        <w:t>lamp</w:t>
      </w:r>
      <w:r w:rsidRPr="00DB0FF4">
        <w:rPr>
          <w:rFonts w:ascii="Arial" w:eastAsia="Arial" w:hAnsi="Arial" w:cs="Arial"/>
          <w:i/>
          <w:color w:val="5B9BD5" w:themeColor="accent1"/>
          <w:spacing w:val="1"/>
          <w:sz w:val="24"/>
          <w:szCs w:val="24"/>
        </w:rPr>
        <w:t>au</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8"/>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pen</w:t>
      </w:r>
      <w:r w:rsidRPr="00DB0FF4">
        <w:rPr>
          <w:rFonts w:ascii="Arial" w:eastAsia="Arial" w:hAnsi="Arial" w:cs="Arial"/>
          <w:i/>
          <w:color w:val="5B9BD5" w:themeColor="accent1"/>
          <w:spacing w:val="-2"/>
          <w:sz w:val="24"/>
          <w:szCs w:val="24"/>
        </w:rPr>
        <w:t>c</w:t>
      </w:r>
      <w:r w:rsidRPr="00DB0FF4">
        <w:rPr>
          <w:rFonts w:ascii="Arial" w:eastAsia="Arial" w:hAnsi="Arial" w:cs="Arial"/>
          <w:i/>
          <w:color w:val="5B9BD5" w:themeColor="accent1"/>
          <w:spacing w:val="1"/>
          <w:sz w:val="24"/>
          <w:szCs w:val="24"/>
        </w:rPr>
        <w:t>apa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ika</w:t>
      </w:r>
      <w:r w:rsidRPr="00DB0FF4">
        <w:rPr>
          <w:rFonts w:ascii="Arial" w:eastAsia="Arial" w:hAnsi="Arial" w:cs="Arial"/>
          <w:i/>
          <w:color w:val="5B9BD5" w:themeColor="accent1"/>
          <w:spacing w:val="1"/>
          <w:sz w:val="24"/>
          <w:szCs w:val="24"/>
        </w:rPr>
        <w:t>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rs</w:t>
      </w:r>
      <w:r w:rsidRPr="00DB0FF4">
        <w:rPr>
          <w:rFonts w:ascii="Arial" w:eastAsia="Arial" w:hAnsi="Arial" w:cs="Arial"/>
          <w:i/>
          <w:color w:val="5B9BD5" w:themeColor="accent1"/>
          <w:spacing w:val="-2"/>
          <w:sz w:val="24"/>
          <w:szCs w:val="24"/>
        </w:rPr>
        <w:t>e</w:t>
      </w:r>
      <w:r w:rsidRPr="00DB0FF4">
        <w:rPr>
          <w:rFonts w:ascii="Arial" w:eastAsia="Arial" w:hAnsi="Arial" w:cs="Arial"/>
          <w:i/>
          <w:color w:val="5B9BD5" w:themeColor="accent1"/>
          <w:spacing w:val="1"/>
          <w:sz w:val="24"/>
          <w:szCs w:val="24"/>
        </w:rPr>
        <w:t>bu</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8"/>
          <w:sz w:val="24"/>
          <w:szCs w:val="24"/>
        </w:rPr>
        <w:t>S</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1</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 xml:space="preserve">S </w:t>
      </w:r>
      <w:r w:rsidRPr="00DB0FF4">
        <w:rPr>
          <w:rFonts w:ascii="Arial" w:eastAsia="Arial" w:hAnsi="Arial" w:cs="Arial"/>
          <w:i/>
          <w:color w:val="5B9BD5" w:themeColor="accent1"/>
          <w:spacing w:val="1"/>
          <w:sz w:val="24"/>
          <w:szCs w:val="24"/>
        </w:rPr>
        <w:t>den</w:t>
      </w:r>
      <w:r w:rsidRPr="00DB0FF4">
        <w:rPr>
          <w:rFonts w:ascii="Arial" w:eastAsia="Arial" w:hAnsi="Arial" w:cs="Arial"/>
          <w:i/>
          <w:color w:val="5B9BD5" w:themeColor="accent1"/>
          <w:spacing w:val="-4"/>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t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3</w:t>
      </w:r>
      <w:r w:rsidRPr="00DB0FF4">
        <w:rPr>
          <w:rFonts w:ascii="Arial" w:eastAsia="Arial" w:hAnsi="Arial" w:cs="Arial"/>
          <w:i/>
          <w:color w:val="5B9BD5" w:themeColor="accent1"/>
          <w:sz w:val="24"/>
          <w:szCs w:val="24"/>
        </w:rPr>
        <w:t>.</w:t>
      </w:r>
    </w:p>
    <w:p w14:paraId="2BF9E956" w14:textId="77777777" w:rsidR="00855DAC" w:rsidRDefault="00855DAC" w:rsidP="00855DAC">
      <w:pPr>
        <w:spacing w:line="120" w:lineRule="exact"/>
        <w:rPr>
          <w:sz w:val="12"/>
          <w:szCs w:val="12"/>
        </w:rPr>
      </w:pPr>
    </w:p>
    <w:p w14:paraId="2D794277" w14:textId="77777777" w:rsidR="00855DAC" w:rsidRDefault="00855DAC" w:rsidP="00855DAC">
      <w:pPr>
        <w:spacing w:line="200" w:lineRule="exact"/>
      </w:pPr>
    </w:p>
    <w:p w14:paraId="1FF787E1" w14:textId="77777777" w:rsidR="000F7AE5" w:rsidRDefault="000F7AE5">
      <w:pPr>
        <w:ind w:left="574" w:right="-16"/>
        <w:jc w:val="both"/>
        <w:rPr>
          <w:ins w:id="22" w:author="Irfan Tri Raharjo, SE" w:date="2024-12-23T08:39:00Z"/>
          <w:rFonts w:ascii="Arial" w:eastAsia="Arial" w:hAnsi="Arial" w:cs="Arial"/>
          <w:spacing w:val="2"/>
          <w:sz w:val="24"/>
          <w:szCs w:val="24"/>
        </w:rPr>
        <w:pPrChange w:id="23" w:author="Irfan Tri Raharjo, SE" w:date="2024-12-23T08:32:00Z">
          <w:pPr>
            <w:ind w:left="574" w:right="4676"/>
            <w:jc w:val="both"/>
          </w:pPr>
        </w:pPrChange>
      </w:pPr>
      <w:ins w:id="24" w:author="Irfan Tri Raharjo, SE" w:date="2024-12-23T08:29:00Z">
        <w:r>
          <w:rPr>
            <w:rFonts w:ascii="Arial" w:eastAsia="Arial" w:hAnsi="Arial" w:cs="Arial"/>
            <w:spacing w:val="2"/>
            <w:sz w:val="24"/>
            <w:szCs w:val="24"/>
          </w:rPr>
          <w:t>Universitas Ma Chung menetapkan in</w:t>
        </w:r>
      </w:ins>
      <w:ins w:id="25" w:author="Irfan Tri Raharjo, SE" w:date="2024-12-23T08:32:00Z">
        <w:r>
          <w:rPr>
            <w:rFonts w:ascii="Arial" w:eastAsia="Arial" w:hAnsi="Arial" w:cs="Arial"/>
            <w:spacing w:val="2"/>
            <w:sz w:val="24"/>
            <w:szCs w:val="24"/>
          </w:rPr>
          <w:t>dikator kinerja utama berdasarkan renstra</w:t>
        </w:r>
      </w:ins>
      <w:ins w:id="26" w:author="Irfan Tri Raharjo, SE" w:date="2024-12-23T08:37:00Z">
        <w:r w:rsidR="00EC52B7">
          <w:rPr>
            <w:rFonts w:ascii="Arial" w:eastAsia="Arial" w:hAnsi="Arial" w:cs="Arial"/>
            <w:spacing w:val="2"/>
            <w:sz w:val="24"/>
            <w:szCs w:val="24"/>
          </w:rPr>
          <w:t>. Indikator tersebut kemudian diturunkan ke setiap fakultas untuk dibuat pr</w:t>
        </w:r>
      </w:ins>
      <w:ins w:id="27" w:author="Irfan Tri Raharjo, SE" w:date="2024-12-23T08:38:00Z">
        <w:r w:rsidR="00EC52B7">
          <w:rPr>
            <w:rFonts w:ascii="Arial" w:eastAsia="Arial" w:hAnsi="Arial" w:cs="Arial"/>
            <w:spacing w:val="2"/>
            <w:sz w:val="24"/>
            <w:szCs w:val="24"/>
          </w:rPr>
          <w:t xml:space="preserve">ogram kerjanya. Capaian indikator kinerja di monitoring dan evaluasi oleh Koordinator Penjaminan Mutu (KPM) setiap Fakultas. </w:t>
        </w:r>
      </w:ins>
      <w:ins w:id="28" w:author="Irfan Tri Raharjo, SE" w:date="2024-12-23T08:40:00Z">
        <w:r w:rsidR="00EC52B7">
          <w:rPr>
            <w:rFonts w:ascii="Arial" w:eastAsia="Arial" w:hAnsi="Arial" w:cs="Arial"/>
            <w:spacing w:val="2"/>
            <w:sz w:val="24"/>
            <w:szCs w:val="24"/>
          </w:rPr>
          <w:t>Hasil monitoring capaian fakultas disampaikan kepada LPMPI untuk dianalisis dan disampaikan kepada pimpinan universitas</w:t>
        </w:r>
      </w:ins>
      <w:ins w:id="29" w:author="Irfan Tri Raharjo, SE" w:date="2024-12-23T08:39:00Z">
        <w:r w:rsidR="00EC52B7">
          <w:rPr>
            <w:rFonts w:ascii="Arial" w:eastAsia="Arial" w:hAnsi="Arial" w:cs="Arial"/>
            <w:spacing w:val="2"/>
            <w:sz w:val="24"/>
            <w:szCs w:val="24"/>
          </w:rPr>
          <w:t>.</w:t>
        </w:r>
      </w:ins>
      <w:ins w:id="30" w:author="Irfan Tri Raharjo, SE" w:date="2024-12-23T08:41:00Z">
        <w:r w:rsidR="00EC52B7">
          <w:rPr>
            <w:rFonts w:ascii="Arial" w:eastAsia="Arial" w:hAnsi="Arial" w:cs="Arial"/>
            <w:spacing w:val="2"/>
            <w:sz w:val="24"/>
            <w:szCs w:val="24"/>
          </w:rPr>
          <w:t xml:space="preserve"> Hasil analisis capaian yang dilakukan oleh LPMPI disampaikan dalam kegiatan Rapat Tinjauan Manajemen </w:t>
        </w:r>
      </w:ins>
      <w:ins w:id="31" w:author="Irfan Tri Raharjo, SE" w:date="2024-12-23T08:42:00Z">
        <w:r w:rsidR="00EC52B7">
          <w:rPr>
            <w:rFonts w:ascii="Arial" w:eastAsia="Arial" w:hAnsi="Arial" w:cs="Arial"/>
            <w:spacing w:val="2"/>
            <w:sz w:val="24"/>
            <w:szCs w:val="24"/>
          </w:rPr>
          <w:t>(RTM). Indikator yang belum memenuhi capaian, di</w:t>
        </w:r>
      </w:ins>
      <w:ins w:id="32" w:author="Irfan Tri Raharjo, SE" w:date="2024-12-23T08:43:00Z">
        <w:r w:rsidR="00F31E3C">
          <w:rPr>
            <w:rFonts w:ascii="Arial" w:eastAsia="Arial" w:hAnsi="Arial" w:cs="Arial"/>
            <w:spacing w:val="2"/>
            <w:sz w:val="24"/>
            <w:szCs w:val="24"/>
          </w:rPr>
          <w:t>analisa akar permasalahannya, kemudian dirumuskan upaya-upaya perbaikan yang disepakati oleh pihak terkait.</w:t>
        </w:r>
      </w:ins>
    </w:p>
    <w:p w14:paraId="76248280" w14:textId="77777777" w:rsidR="00EC52B7" w:rsidRDefault="00EC52B7">
      <w:pPr>
        <w:ind w:left="574" w:right="-16"/>
        <w:jc w:val="both"/>
        <w:rPr>
          <w:ins w:id="33" w:author="Irfan Tri Raharjo, SE" w:date="2024-12-23T08:29:00Z"/>
          <w:rFonts w:ascii="Arial" w:eastAsia="Arial" w:hAnsi="Arial" w:cs="Arial"/>
          <w:spacing w:val="2"/>
          <w:sz w:val="24"/>
          <w:szCs w:val="24"/>
        </w:rPr>
        <w:pPrChange w:id="34" w:author="Irfan Tri Raharjo, SE" w:date="2024-12-23T08:32:00Z">
          <w:pPr>
            <w:ind w:left="574" w:right="4676"/>
            <w:jc w:val="both"/>
          </w:pPr>
        </w:pPrChange>
      </w:pPr>
    </w:p>
    <w:p w14:paraId="71AF5871" w14:textId="77777777" w:rsidR="00855DAC" w:rsidRDefault="00855DAC" w:rsidP="00855DAC">
      <w:pPr>
        <w:ind w:left="574" w:right="4676"/>
        <w:jc w:val="both"/>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be</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3</w:t>
      </w:r>
      <w:r>
        <w:rPr>
          <w:rFonts w:ascii="Arial" w:eastAsia="Arial" w:hAnsi="Arial" w:cs="Arial"/>
          <w:spacing w:val="66"/>
          <w:sz w:val="24"/>
          <w:szCs w:val="24"/>
        </w:rPr>
        <w:t xml:space="preserve"> </w:t>
      </w:r>
      <w:r>
        <w:rPr>
          <w:rFonts w:ascii="Arial" w:eastAsia="Arial" w:hAnsi="Arial" w:cs="Arial"/>
          <w:sz w:val="24"/>
          <w:szCs w:val="24"/>
        </w:rPr>
        <w:t>S</w:t>
      </w: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da</w:t>
      </w:r>
      <w:r>
        <w:rPr>
          <w:rFonts w:ascii="Arial" w:eastAsia="Arial" w:hAnsi="Arial" w:cs="Arial"/>
          <w:sz w:val="24"/>
          <w:szCs w:val="24"/>
        </w:rPr>
        <w:t xml:space="preserve">r </w:t>
      </w:r>
      <w:r>
        <w:rPr>
          <w:rFonts w:ascii="Arial" w:eastAsia="Arial" w:hAnsi="Arial" w:cs="Arial"/>
          <w:spacing w:val="-2"/>
          <w:sz w:val="24"/>
          <w:szCs w:val="24"/>
        </w:rPr>
        <w:t>d</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I</w:t>
      </w:r>
      <w:r>
        <w:rPr>
          <w:rFonts w:ascii="Arial" w:eastAsia="Arial" w:hAnsi="Arial" w:cs="Arial"/>
          <w:spacing w:val="1"/>
          <w:sz w:val="24"/>
          <w:szCs w:val="24"/>
        </w:rPr>
        <w:t>nd</w:t>
      </w:r>
      <w:r>
        <w:rPr>
          <w:rFonts w:ascii="Arial" w:eastAsia="Arial" w:hAnsi="Arial" w:cs="Arial"/>
          <w:sz w:val="24"/>
          <w:szCs w:val="24"/>
        </w:rPr>
        <w:t>ika</w:t>
      </w:r>
      <w:r>
        <w:rPr>
          <w:rFonts w:ascii="Arial" w:eastAsia="Arial" w:hAnsi="Arial" w:cs="Arial"/>
          <w:spacing w:val="-1"/>
          <w:sz w:val="24"/>
          <w:szCs w:val="24"/>
        </w:rPr>
        <w:t>t</w:t>
      </w:r>
      <w:r>
        <w:rPr>
          <w:rFonts w:ascii="Arial" w:eastAsia="Arial" w:hAnsi="Arial" w:cs="Arial"/>
          <w:spacing w:val="1"/>
          <w:sz w:val="24"/>
          <w:szCs w:val="24"/>
        </w:rPr>
        <w:t>o</w:t>
      </w:r>
      <w:r>
        <w:rPr>
          <w:rFonts w:ascii="Arial" w:eastAsia="Arial" w:hAnsi="Arial" w:cs="Arial"/>
          <w:sz w:val="24"/>
          <w:szCs w:val="24"/>
        </w:rPr>
        <w:t>r Ki</w:t>
      </w:r>
      <w:r>
        <w:rPr>
          <w:rFonts w:ascii="Arial" w:eastAsia="Arial" w:hAnsi="Arial" w:cs="Arial"/>
          <w:spacing w:val="1"/>
          <w:sz w:val="24"/>
          <w:szCs w:val="24"/>
        </w:rPr>
        <w:t>ne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p>
    <w:p w14:paraId="6EE0CF46" w14:textId="77777777" w:rsidR="00855DAC" w:rsidRDefault="00855DAC" w:rsidP="00855DAC">
      <w:pPr>
        <w:spacing w:before="7" w:line="20" w:lineRule="exact"/>
        <w:rPr>
          <w:sz w:val="3"/>
          <w:szCs w:val="3"/>
        </w:rPr>
      </w:pPr>
    </w:p>
    <w:tbl>
      <w:tblPr>
        <w:tblW w:w="0" w:type="auto"/>
        <w:tblInd w:w="683" w:type="dxa"/>
        <w:tblLayout w:type="fixed"/>
        <w:tblCellMar>
          <w:left w:w="0" w:type="dxa"/>
          <w:right w:w="0" w:type="dxa"/>
        </w:tblCellMar>
        <w:tblLook w:val="01E0" w:firstRow="1" w:lastRow="1" w:firstColumn="1" w:lastColumn="1" w:noHBand="0" w:noVBand="0"/>
        <w:tblPrChange w:id="35" w:author="Irfan Tri Raharjo, SE" w:date="2024-12-23T09:29:00Z">
          <w:tblPr>
            <w:tblW w:w="0" w:type="auto"/>
            <w:tblInd w:w="683" w:type="dxa"/>
            <w:tblLayout w:type="fixed"/>
            <w:tblCellMar>
              <w:left w:w="0" w:type="dxa"/>
              <w:right w:w="0" w:type="dxa"/>
            </w:tblCellMar>
            <w:tblLook w:val="01E0" w:firstRow="1" w:lastRow="1" w:firstColumn="1" w:lastColumn="1" w:noHBand="0" w:noVBand="0"/>
          </w:tblPr>
        </w:tblPrChange>
      </w:tblPr>
      <w:tblGrid>
        <w:gridCol w:w="566"/>
        <w:gridCol w:w="1445"/>
        <w:gridCol w:w="1418"/>
        <w:gridCol w:w="1133"/>
        <w:gridCol w:w="1135"/>
        <w:gridCol w:w="1561"/>
        <w:gridCol w:w="1275"/>
        <w:tblGridChange w:id="36">
          <w:tblGrid>
            <w:gridCol w:w="566"/>
            <w:gridCol w:w="1445"/>
            <w:gridCol w:w="1418"/>
            <w:gridCol w:w="1133"/>
            <w:gridCol w:w="1135"/>
            <w:gridCol w:w="1561"/>
            <w:gridCol w:w="1275"/>
          </w:tblGrid>
        </w:tblGridChange>
      </w:tblGrid>
      <w:tr w:rsidR="00855DAC" w:rsidRPr="00EF524F" w14:paraId="223B1198" w14:textId="77777777" w:rsidTr="00557FD0">
        <w:trPr>
          <w:trHeight w:hRule="exact" w:val="270"/>
          <w:tblHeader/>
          <w:trPrChange w:id="37" w:author="Irfan Tri Raharjo, SE" w:date="2024-12-23T09:29:00Z">
            <w:trPr>
              <w:trHeight w:hRule="exact" w:val="270"/>
            </w:trPr>
          </w:trPrChange>
        </w:trPr>
        <w:tc>
          <w:tcPr>
            <w:tcW w:w="566" w:type="dxa"/>
            <w:vMerge w:val="restart"/>
            <w:tcBorders>
              <w:top w:val="single" w:sz="5" w:space="0" w:color="000000"/>
              <w:left w:val="single" w:sz="5" w:space="0" w:color="000000"/>
              <w:right w:val="single" w:sz="5" w:space="0" w:color="000000"/>
            </w:tcBorders>
            <w:shd w:val="clear" w:color="auto" w:fill="CCCCCC"/>
            <w:tcPrChange w:id="38" w:author="Irfan Tri Raharjo, SE" w:date="2024-12-23T09:29:00Z">
              <w:tcPr>
                <w:tcW w:w="566" w:type="dxa"/>
                <w:vMerge w:val="restart"/>
                <w:tcBorders>
                  <w:top w:val="single" w:sz="5" w:space="0" w:color="000000"/>
                  <w:left w:val="single" w:sz="5" w:space="0" w:color="000000"/>
                  <w:right w:val="single" w:sz="5" w:space="0" w:color="000000"/>
                </w:tcBorders>
                <w:shd w:val="clear" w:color="auto" w:fill="CCCCCC"/>
              </w:tcPr>
            </w:tcPrChange>
          </w:tcPr>
          <w:p w14:paraId="417CA3BF" w14:textId="77777777" w:rsidR="00855DAC" w:rsidRPr="00EF524F" w:rsidRDefault="00855DAC" w:rsidP="00124CB6">
            <w:pPr>
              <w:spacing w:before="15" w:line="240" w:lineRule="exact"/>
              <w:rPr>
                <w:rFonts w:ascii="Arial" w:hAnsi="Arial" w:cs="Arial"/>
                <w:sz w:val="22"/>
                <w:szCs w:val="22"/>
              </w:rPr>
            </w:pPr>
          </w:p>
          <w:p w14:paraId="65A29ED7" w14:textId="77777777" w:rsidR="00855DAC" w:rsidRPr="00EF524F" w:rsidRDefault="00855DAC" w:rsidP="00124CB6">
            <w:pPr>
              <w:ind w:left="114"/>
              <w:rPr>
                <w:rFonts w:ascii="Arial" w:eastAsia="Arial" w:hAnsi="Arial" w:cs="Arial"/>
                <w:sz w:val="22"/>
                <w:szCs w:val="22"/>
              </w:rPr>
            </w:pPr>
            <w:r w:rsidRPr="00EF524F">
              <w:rPr>
                <w:rFonts w:ascii="Arial" w:eastAsia="Arial" w:hAnsi="Arial" w:cs="Arial"/>
                <w:b/>
                <w:sz w:val="22"/>
                <w:szCs w:val="22"/>
              </w:rPr>
              <w:t>N</w:t>
            </w:r>
            <w:r w:rsidRPr="00EF524F">
              <w:rPr>
                <w:rFonts w:ascii="Arial" w:eastAsia="Arial" w:hAnsi="Arial" w:cs="Arial"/>
                <w:b/>
                <w:spacing w:val="1"/>
                <w:sz w:val="22"/>
                <w:szCs w:val="22"/>
              </w:rPr>
              <w:t>o</w:t>
            </w:r>
            <w:r w:rsidRPr="00EF524F">
              <w:rPr>
                <w:rFonts w:ascii="Arial" w:eastAsia="Arial" w:hAnsi="Arial" w:cs="Arial"/>
                <w:b/>
                <w:sz w:val="22"/>
                <w:szCs w:val="22"/>
              </w:rPr>
              <w:t>.</w:t>
            </w:r>
          </w:p>
        </w:tc>
        <w:tc>
          <w:tcPr>
            <w:tcW w:w="1445" w:type="dxa"/>
            <w:vMerge w:val="restart"/>
            <w:tcBorders>
              <w:top w:val="single" w:sz="5" w:space="0" w:color="000000"/>
              <w:left w:val="single" w:sz="5" w:space="0" w:color="000000"/>
              <w:right w:val="single" w:sz="5" w:space="0" w:color="000000"/>
            </w:tcBorders>
            <w:shd w:val="clear" w:color="auto" w:fill="CCCCCC"/>
            <w:tcPrChange w:id="39" w:author="Irfan Tri Raharjo, SE" w:date="2024-12-23T09:29:00Z">
              <w:tcPr>
                <w:tcW w:w="1445" w:type="dxa"/>
                <w:vMerge w:val="restart"/>
                <w:tcBorders>
                  <w:top w:val="single" w:sz="5" w:space="0" w:color="000000"/>
                  <w:left w:val="single" w:sz="5" w:space="0" w:color="000000"/>
                  <w:right w:val="single" w:sz="5" w:space="0" w:color="000000"/>
                </w:tcBorders>
                <w:shd w:val="clear" w:color="auto" w:fill="CCCCCC"/>
              </w:tcPr>
            </w:tcPrChange>
          </w:tcPr>
          <w:p w14:paraId="2AB490BF" w14:textId="77777777" w:rsidR="00855DAC" w:rsidRPr="00EF524F" w:rsidRDefault="00855DAC" w:rsidP="00124CB6">
            <w:pPr>
              <w:spacing w:before="15" w:line="240" w:lineRule="exact"/>
              <w:rPr>
                <w:rFonts w:ascii="Arial" w:hAnsi="Arial" w:cs="Arial"/>
                <w:sz w:val="22"/>
                <w:szCs w:val="22"/>
              </w:rPr>
            </w:pPr>
          </w:p>
          <w:p w14:paraId="6C21C5C7" w14:textId="77777777" w:rsidR="00855DAC" w:rsidRPr="00EF524F" w:rsidRDefault="00855DAC" w:rsidP="00124CB6">
            <w:pPr>
              <w:ind w:left="345"/>
              <w:rPr>
                <w:rFonts w:ascii="Arial" w:eastAsia="Arial" w:hAnsi="Arial" w:cs="Arial"/>
                <w:sz w:val="22"/>
                <w:szCs w:val="22"/>
              </w:rPr>
            </w:pPr>
            <w:r w:rsidRPr="00EF524F">
              <w:rPr>
                <w:rFonts w:ascii="Arial" w:eastAsia="Arial" w:hAnsi="Arial" w:cs="Arial"/>
                <w:b/>
                <w:spacing w:val="-1"/>
                <w:sz w:val="22"/>
                <w:szCs w:val="22"/>
              </w:rPr>
              <w:t>S</w:t>
            </w:r>
            <w:r w:rsidRPr="00EF524F">
              <w:rPr>
                <w:rFonts w:ascii="Arial" w:eastAsia="Arial" w:hAnsi="Arial" w:cs="Arial"/>
                <w:b/>
                <w:spacing w:val="1"/>
                <w:sz w:val="22"/>
                <w:szCs w:val="22"/>
              </w:rPr>
              <w:t>t</w:t>
            </w:r>
            <w:r w:rsidRPr="00EF524F">
              <w:rPr>
                <w:rFonts w:ascii="Arial" w:eastAsia="Arial" w:hAnsi="Arial" w:cs="Arial"/>
                <w:b/>
                <w:sz w:val="22"/>
                <w:szCs w:val="22"/>
              </w:rPr>
              <w:t>an</w:t>
            </w:r>
            <w:r w:rsidRPr="00EF524F">
              <w:rPr>
                <w:rFonts w:ascii="Arial" w:eastAsia="Arial" w:hAnsi="Arial" w:cs="Arial"/>
                <w:b/>
                <w:spacing w:val="1"/>
                <w:sz w:val="22"/>
                <w:szCs w:val="22"/>
              </w:rPr>
              <w:t>d</w:t>
            </w:r>
            <w:r w:rsidRPr="00EF524F">
              <w:rPr>
                <w:rFonts w:ascii="Arial" w:eastAsia="Arial" w:hAnsi="Arial" w:cs="Arial"/>
                <w:b/>
                <w:sz w:val="22"/>
                <w:szCs w:val="22"/>
              </w:rPr>
              <w:t>ar</w:t>
            </w:r>
          </w:p>
        </w:tc>
        <w:tc>
          <w:tcPr>
            <w:tcW w:w="1418" w:type="dxa"/>
            <w:vMerge w:val="restart"/>
            <w:tcBorders>
              <w:top w:val="single" w:sz="5" w:space="0" w:color="000000"/>
              <w:left w:val="single" w:sz="5" w:space="0" w:color="000000"/>
              <w:right w:val="single" w:sz="5" w:space="0" w:color="000000"/>
            </w:tcBorders>
            <w:shd w:val="clear" w:color="auto" w:fill="CCCCCC"/>
            <w:tcPrChange w:id="40" w:author="Irfan Tri Raharjo, SE" w:date="2024-12-23T09:29:00Z">
              <w:tcPr>
                <w:tcW w:w="1418" w:type="dxa"/>
                <w:vMerge w:val="restart"/>
                <w:tcBorders>
                  <w:top w:val="single" w:sz="5" w:space="0" w:color="000000"/>
                  <w:left w:val="single" w:sz="5" w:space="0" w:color="000000"/>
                  <w:right w:val="single" w:sz="5" w:space="0" w:color="000000"/>
                </w:tcBorders>
                <w:shd w:val="clear" w:color="auto" w:fill="CCCCCC"/>
              </w:tcPr>
            </w:tcPrChange>
          </w:tcPr>
          <w:p w14:paraId="66AD4DB0" w14:textId="77777777" w:rsidR="00855DAC" w:rsidRPr="00EF524F" w:rsidRDefault="00855DAC" w:rsidP="00124CB6">
            <w:pPr>
              <w:spacing w:before="3" w:line="120" w:lineRule="exact"/>
              <w:rPr>
                <w:rFonts w:ascii="Arial" w:hAnsi="Arial" w:cs="Arial"/>
                <w:sz w:val="22"/>
                <w:szCs w:val="22"/>
              </w:rPr>
            </w:pPr>
          </w:p>
          <w:p w14:paraId="218A5672" w14:textId="77777777" w:rsidR="00855DAC" w:rsidRPr="00EF524F" w:rsidRDefault="00855DAC" w:rsidP="00124CB6">
            <w:pPr>
              <w:ind w:left="280"/>
              <w:rPr>
                <w:rFonts w:ascii="Arial" w:eastAsia="Arial" w:hAnsi="Arial" w:cs="Arial"/>
                <w:sz w:val="22"/>
                <w:szCs w:val="22"/>
              </w:rPr>
            </w:pPr>
            <w:r w:rsidRPr="00EF524F">
              <w:rPr>
                <w:rFonts w:ascii="Arial" w:eastAsia="Arial" w:hAnsi="Arial" w:cs="Arial"/>
                <w:b/>
                <w:sz w:val="22"/>
                <w:szCs w:val="22"/>
              </w:rPr>
              <w:t>In</w:t>
            </w:r>
            <w:r w:rsidRPr="00EF524F">
              <w:rPr>
                <w:rFonts w:ascii="Arial" w:eastAsia="Arial" w:hAnsi="Arial" w:cs="Arial"/>
                <w:b/>
                <w:spacing w:val="1"/>
                <w:sz w:val="22"/>
                <w:szCs w:val="22"/>
              </w:rPr>
              <w:t>d</w:t>
            </w:r>
            <w:r w:rsidRPr="00EF524F">
              <w:rPr>
                <w:rFonts w:ascii="Arial" w:eastAsia="Arial" w:hAnsi="Arial" w:cs="Arial"/>
                <w:b/>
                <w:sz w:val="22"/>
                <w:szCs w:val="22"/>
              </w:rPr>
              <w:t>ik</w:t>
            </w:r>
            <w:r w:rsidRPr="00EF524F">
              <w:rPr>
                <w:rFonts w:ascii="Arial" w:eastAsia="Arial" w:hAnsi="Arial" w:cs="Arial"/>
                <w:b/>
                <w:spacing w:val="-1"/>
                <w:sz w:val="22"/>
                <w:szCs w:val="22"/>
              </w:rPr>
              <w:t>a</w:t>
            </w:r>
            <w:r w:rsidRPr="00EF524F">
              <w:rPr>
                <w:rFonts w:ascii="Arial" w:eastAsia="Arial" w:hAnsi="Arial" w:cs="Arial"/>
                <w:b/>
                <w:spacing w:val="1"/>
                <w:sz w:val="22"/>
                <w:szCs w:val="22"/>
              </w:rPr>
              <w:t>t</w:t>
            </w:r>
            <w:r w:rsidRPr="00EF524F">
              <w:rPr>
                <w:rFonts w:ascii="Arial" w:eastAsia="Arial" w:hAnsi="Arial" w:cs="Arial"/>
                <w:b/>
                <w:sz w:val="22"/>
                <w:szCs w:val="22"/>
              </w:rPr>
              <w:t>or</w:t>
            </w:r>
          </w:p>
          <w:p w14:paraId="53231068" w14:textId="77777777" w:rsidR="00855DAC" w:rsidRPr="00EF524F" w:rsidRDefault="00855DAC" w:rsidP="00124CB6">
            <w:pPr>
              <w:spacing w:before="36"/>
              <w:ind w:left="361"/>
              <w:rPr>
                <w:rFonts w:ascii="Arial" w:eastAsia="Arial" w:hAnsi="Arial" w:cs="Arial"/>
                <w:sz w:val="22"/>
                <w:szCs w:val="22"/>
              </w:rPr>
            </w:pPr>
            <w:r w:rsidRPr="00EF524F">
              <w:rPr>
                <w:rFonts w:ascii="Arial" w:eastAsia="Arial" w:hAnsi="Arial" w:cs="Arial"/>
                <w:b/>
                <w:sz w:val="22"/>
                <w:szCs w:val="22"/>
              </w:rPr>
              <w:t>Kine</w:t>
            </w:r>
            <w:r w:rsidRPr="00EF524F">
              <w:rPr>
                <w:rFonts w:ascii="Arial" w:eastAsia="Arial" w:hAnsi="Arial" w:cs="Arial"/>
                <w:b/>
                <w:spacing w:val="-1"/>
                <w:sz w:val="22"/>
                <w:szCs w:val="22"/>
              </w:rPr>
              <w:t>r</w:t>
            </w:r>
            <w:r w:rsidRPr="00EF524F">
              <w:rPr>
                <w:rFonts w:ascii="Arial" w:eastAsia="Arial" w:hAnsi="Arial" w:cs="Arial"/>
                <w:b/>
                <w:spacing w:val="2"/>
                <w:sz w:val="22"/>
                <w:szCs w:val="22"/>
              </w:rPr>
              <w:t>j</w:t>
            </w:r>
            <w:r w:rsidRPr="00EF524F">
              <w:rPr>
                <w:rFonts w:ascii="Arial" w:eastAsia="Arial" w:hAnsi="Arial" w:cs="Arial"/>
                <w:b/>
                <w:sz w:val="22"/>
                <w:szCs w:val="22"/>
              </w:rPr>
              <w:t>a</w:t>
            </w:r>
          </w:p>
        </w:tc>
        <w:tc>
          <w:tcPr>
            <w:tcW w:w="2268" w:type="dxa"/>
            <w:gridSpan w:val="2"/>
            <w:tcBorders>
              <w:top w:val="single" w:sz="5" w:space="0" w:color="000000"/>
              <w:left w:val="single" w:sz="5" w:space="0" w:color="000000"/>
              <w:bottom w:val="nil"/>
              <w:right w:val="single" w:sz="5" w:space="0" w:color="000000"/>
            </w:tcBorders>
            <w:shd w:val="clear" w:color="auto" w:fill="CCCCCC"/>
            <w:tcPrChange w:id="41" w:author="Irfan Tri Raharjo, SE" w:date="2024-12-23T09:29:00Z">
              <w:tcPr>
                <w:tcW w:w="2268" w:type="dxa"/>
                <w:gridSpan w:val="2"/>
                <w:tcBorders>
                  <w:top w:val="single" w:sz="5" w:space="0" w:color="000000"/>
                  <w:left w:val="single" w:sz="5" w:space="0" w:color="000000"/>
                  <w:bottom w:val="nil"/>
                  <w:right w:val="single" w:sz="5" w:space="0" w:color="000000"/>
                </w:tcBorders>
                <w:shd w:val="clear" w:color="auto" w:fill="CCCCCC"/>
              </w:tcPr>
            </w:tcPrChange>
          </w:tcPr>
          <w:p w14:paraId="03393A14" w14:textId="77777777" w:rsidR="00855DAC" w:rsidRPr="00EF524F" w:rsidRDefault="00855DAC" w:rsidP="00124CB6">
            <w:pPr>
              <w:spacing w:line="220" w:lineRule="exact"/>
              <w:ind w:left="736"/>
              <w:rPr>
                <w:rFonts w:ascii="Arial" w:eastAsia="Arial" w:hAnsi="Arial" w:cs="Arial"/>
                <w:sz w:val="22"/>
                <w:szCs w:val="22"/>
              </w:rPr>
            </w:pPr>
            <w:r w:rsidRPr="00EF524F">
              <w:rPr>
                <w:rFonts w:ascii="Arial" w:eastAsia="Arial" w:hAnsi="Arial" w:cs="Arial"/>
                <w:b/>
                <w:sz w:val="22"/>
                <w:szCs w:val="22"/>
              </w:rPr>
              <w:t>Capaian</w:t>
            </w:r>
          </w:p>
        </w:tc>
        <w:tc>
          <w:tcPr>
            <w:tcW w:w="1561" w:type="dxa"/>
            <w:vMerge w:val="restart"/>
            <w:tcBorders>
              <w:top w:val="single" w:sz="5" w:space="0" w:color="000000"/>
              <w:left w:val="single" w:sz="5" w:space="0" w:color="000000"/>
              <w:right w:val="single" w:sz="5" w:space="0" w:color="000000"/>
            </w:tcBorders>
            <w:shd w:val="clear" w:color="auto" w:fill="CCCCCC"/>
            <w:tcPrChange w:id="42" w:author="Irfan Tri Raharjo, SE" w:date="2024-12-23T09:29:00Z">
              <w:tcPr>
                <w:tcW w:w="1561" w:type="dxa"/>
                <w:vMerge w:val="restart"/>
                <w:tcBorders>
                  <w:top w:val="single" w:sz="5" w:space="0" w:color="000000"/>
                  <w:left w:val="single" w:sz="5" w:space="0" w:color="000000"/>
                  <w:right w:val="single" w:sz="5" w:space="0" w:color="000000"/>
                </w:tcBorders>
                <w:shd w:val="clear" w:color="auto" w:fill="CCCCCC"/>
              </w:tcPr>
            </w:tcPrChange>
          </w:tcPr>
          <w:p w14:paraId="4575D201" w14:textId="77777777" w:rsidR="00855DAC" w:rsidRPr="00EF524F" w:rsidRDefault="00855DAC" w:rsidP="00124CB6">
            <w:pPr>
              <w:spacing w:line="220" w:lineRule="exact"/>
              <w:ind w:left="433" w:right="437"/>
              <w:jc w:val="center"/>
              <w:rPr>
                <w:rFonts w:ascii="Arial" w:eastAsia="Arial" w:hAnsi="Arial" w:cs="Arial"/>
                <w:sz w:val="22"/>
                <w:szCs w:val="22"/>
              </w:rPr>
            </w:pPr>
            <w:r w:rsidRPr="00EF524F">
              <w:rPr>
                <w:rFonts w:ascii="Arial" w:eastAsia="Arial" w:hAnsi="Arial" w:cs="Arial"/>
                <w:b/>
                <w:w w:val="99"/>
                <w:sz w:val="22"/>
                <w:szCs w:val="22"/>
              </w:rPr>
              <w:t>Fa</w:t>
            </w:r>
            <w:r w:rsidRPr="00EF524F">
              <w:rPr>
                <w:rFonts w:ascii="Arial" w:eastAsia="Arial" w:hAnsi="Arial" w:cs="Arial"/>
                <w:b/>
                <w:spacing w:val="-1"/>
                <w:w w:val="99"/>
                <w:sz w:val="22"/>
                <w:szCs w:val="22"/>
              </w:rPr>
              <w:t>k</w:t>
            </w:r>
            <w:r w:rsidRPr="00EF524F">
              <w:rPr>
                <w:rFonts w:ascii="Arial" w:eastAsia="Arial" w:hAnsi="Arial" w:cs="Arial"/>
                <w:b/>
                <w:spacing w:val="1"/>
                <w:w w:val="99"/>
                <w:sz w:val="22"/>
                <w:szCs w:val="22"/>
              </w:rPr>
              <w:t>t</w:t>
            </w:r>
            <w:r w:rsidRPr="00EF524F">
              <w:rPr>
                <w:rFonts w:ascii="Arial" w:eastAsia="Arial" w:hAnsi="Arial" w:cs="Arial"/>
                <w:b/>
                <w:w w:val="99"/>
                <w:sz w:val="22"/>
                <w:szCs w:val="22"/>
              </w:rPr>
              <w:t>or</w:t>
            </w:r>
          </w:p>
          <w:p w14:paraId="540647CE" w14:textId="77777777" w:rsidR="00855DAC" w:rsidRPr="00EF524F" w:rsidRDefault="00855DAC" w:rsidP="00124CB6">
            <w:pPr>
              <w:spacing w:before="34" w:line="277" w:lineRule="auto"/>
              <w:ind w:left="155" w:right="164" w:firstLine="3"/>
              <w:jc w:val="center"/>
              <w:rPr>
                <w:rFonts w:ascii="Arial" w:eastAsia="Arial" w:hAnsi="Arial" w:cs="Arial"/>
                <w:sz w:val="22"/>
                <w:szCs w:val="22"/>
              </w:rPr>
            </w:pPr>
            <w:r w:rsidRPr="00EF524F">
              <w:rPr>
                <w:rFonts w:ascii="Arial" w:eastAsia="Arial" w:hAnsi="Arial" w:cs="Arial"/>
                <w:b/>
                <w:spacing w:val="-1"/>
                <w:w w:val="99"/>
                <w:sz w:val="22"/>
                <w:szCs w:val="22"/>
              </w:rPr>
              <w:t>P</w:t>
            </w:r>
            <w:r w:rsidRPr="00EF524F">
              <w:rPr>
                <w:rFonts w:ascii="Arial" w:eastAsia="Arial" w:hAnsi="Arial" w:cs="Arial"/>
                <w:b/>
                <w:w w:val="99"/>
                <w:sz w:val="22"/>
                <w:szCs w:val="22"/>
              </w:rPr>
              <w:t>en</w:t>
            </w:r>
            <w:r w:rsidRPr="00EF524F">
              <w:rPr>
                <w:rFonts w:ascii="Arial" w:eastAsia="Arial" w:hAnsi="Arial" w:cs="Arial"/>
                <w:b/>
                <w:spacing w:val="1"/>
                <w:w w:val="99"/>
                <w:sz w:val="22"/>
                <w:szCs w:val="22"/>
              </w:rPr>
              <w:t>d</w:t>
            </w:r>
            <w:r w:rsidRPr="00EF524F">
              <w:rPr>
                <w:rFonts w:ascii="Arial" w:eastAsia="Arial" w:hAnsi="Arial" w:cs="Arial"/>
                <w:b/>
                <w:w w:val="99"/>
                <w:sz w:val="22"/>
                <w:szCs w:val="22"/>
              </w:rPr>
              <w:t>uku</w:t>
            </w:r>
            <w:r w:rsidRPr="00EF524F">
              <w:rPr>
                <w:rFonts w:ascii="Arial" w:eastAsia="Arial" w:hAnsi="Arial" w:cs="Arial"/>
                <w:b/>
                <w:spacing w:val="1"/>
                <w:w w:val="99"/>
                <w:sz w:val="22"/>
                <w:szCs w:val="22"/>
              </w:rPr>
              <w:t>n</w:t>
            </w:r>
            <w:r w:rsidRPr="00EF524F">
              <w:rPr>
                <w:rFonts w:ascii="Arial" w:eastAsia="Arial" w:hAnsi="Arial" w:cs="Arial"/>
                <w:b/>
                <w:w w:val="99"/>
                <w:sz w:val="22"/>
                <w:szCs w:val="22"/>
              </w:rPr>
              <w:t xml:space="preserve">g/ </w:t>
            </w:r>
            <w:r w:rsidRPr="00EF524F">
              <w:rPr>
                <w:rFonts w:ascii="Arial" w:eastAsia="Arial" w:hAnsi="Arial" w:cs="Arial"/>
                <w:b/>
                <w:spacing w:val="-1"/>
                <w:w w:val="99"/>
                <w:sz w:val="22"/>
                <w:szCs w:val="22"/>
              </w:rPr>
              <w:t>P</w:t>
            </w:r>
            <w:r w:rsidRPr="00EF524F">
              <w:rPr>
                <w:rFonts w:ascii="Arial" w:eastAsia="Arial" w:hAnsi="Arial" w:cs="Arial"/>
                <w:b/>
                <w:w w:val="99"/>
                <w:sz w:val="22"/>
                <w:szCs w:val="22"/>
              </w:rPr>
              <w:t>en</w:t>
            </w:r>
            <w:r w:rsidRPr="00EF524F">
              <w:rPr>
                <w:rFonts w:ascii="Arial" w:eastAsia="Arial" w:hAnsi="Arial" w:cs="Arial"/>
                <w:b/>
                <w:spacing w:val="1"/>
                <w:w w:val="99"/>
                <w:sz w:val="22"/>
                <w:szCs w:val="22"/>
              </w:rPr>
              <w:t>g</w:t>
            </w:r>
            <w:r w:rsidRPr="00EF524F">
              <w:rPr>
                <w:rFonts w:ascii="Arial" w:eastAsia="Arial" w:hAnsi="Arial" w:cs="Arial"/>
                <w:b/>
                <w:w w:val="99"/>
                <w:sz w:val="22"/>
                <w:szCs w:val="22"/>
              </w:rPr>
              <w:t>ham</w:t>
            </w:r>
            <w:r w:rsidRPr="00EF524F">
              <w:rPr>
                <w:rFonts w:ascii="Arial" w:eastAsia="Arial" w:hAnsi="Arial" w:cs="Arial"/>
                <w:b/>
                <w:spacing w:val="1"/>
                <w:w w:val="99"/>
                <w:sz w:val="22"/>
                <w:szCs w:val="22"/>
              </w:rPr>
              <w:t>b</w:t>
            </w:r>
            <w:r w:rsidRPr="00EF524F">
              <w:rPr>
                <w:rFonts w:ascii="Arial" w:eastAsia="Arial" w:hAnsi="Arial" w:cs="Arial"/>
                <w:b/>
                <w:w w:val="99"/>
                <w:sz w:val="22"/>
                <w:szCs w:val="22"/>
              </w:rPr>
              <w:t>at</w:t>
            </w:r>
          </w:p>
        </w:tc>
        <w:tc>
          <w:tcPr>
            <w:tcW w:w="1275" w:type="dxa"/>
            <w:vMerge w:val="restart"/>
            <w:tcBorders>
              <w:top w:val="single" w:sz="5" w:space="0" w:color="000000"/>
              <w:left w:val="single" w:sz="5" w:space="0" w:color="000000"/>
              <w:right w:val="single" w:sz="5" w:space="0" w:color="000000"/>
            </w:tcBorders>
            <w:shd w:val="clear" w:color="auto" w:fill="CCCCCC"/>
            <w:tcPrChange w:id="43" w:author="Irfan Tri Raharjo, SE" w:date="2024-12-23T09:29:00Z">
              <w:tcPr>
                <w:tcW w:w="1275" w:type="dxa"/>
                <w:vMerge w:val="restart"/>
                <w:tcBorders>
                  <w:top w:val="single" w:sz="5" w:space="0" w:color="000000"/>
                  <w:left w:val="single" w:sz="5" w:space="0" w:color="000000"/>
                  <w:right w:val="single" w:sz="5" w:space="0" w:color="000000"/>
                </w:tcBorders>
                <w:shd w:val="clear" w:color="auto" w:fill="CCCCCC"/>
              </w:tcPr>
            </w:tcPrChange>
          </w:tcPr>
          <w:p w14:paraId="0FFD99B5" w14:textId="77777777" w:rsidR="00855DAC" w:rsidRPr="00EF524F" w:rsidRDefault="00855DAC" w:rsidP="00124CB6">
            <w:pPr>
              <w:spacing w:before="3" w:line="120" w:lineRule="exact"/>
              <w:rPr>
                <w:rFonts w:ascii="Arial" w:hAnsi="Arial" w:cs="Arial"/>
                <w:sz w:val="22"/>
                <w:szCs w:val="22"/>
              </w:rPr>
            </w:pPr>
          </w:p>
          <w:p w14:paraId="0EFE6F80" w14:textId="77777777" w:rsidR="00855DAC" w:rsidRPr="00EF524F" w:rsidRDefault="00855DAC" w:rsidP="00124CB6">
            <w:pPr>
              <w:ind w:left="189"/>
              <w:rPr>
                <w:rFonts w:ascii="Arial" w:eastAsia="Arial" w:hAnsi="Arial" w:cs="Arial"/>
                <w:sz w:val="22"/>
                <w:szCs w:val="22"/>
              </w:rPr>
            </w:pPr>
            <w:r w:rsidRPr="00EF524F">
              <w:rPr>
                <w:rFonts w:ascii="Arial" w:eastAsia="Arial" w:hAnsi="Arial" w:cs="Arial"/>
                <w:b/>
                <w:spacing w:val="3"/>
                <w:sz w:val="22"/>
                <w:szCs w:val="22"/>
              </w:rPr>
              <w:t>T</w:t>
            </w:r>
            <w:r w:rsidRPr="00EF524F">
              <w:rPr>
                <w:rFonts w:ascii="Arial" w:eastAsia="Arial" w:hAnsi="Arial" w:cs="Arial"/>
                <w:b/>
                <w:sz w:val="22"/>
                <w:szCs w:val="22"/>
              </w:rPr>
              <w:t>in</w:t>
            </w:r>
            <w:r w:rsidRPr="00EF524F">
              <w:rPr>
                <w:rFonts w:ascii="Arial" w:eastAsia="Arial" w:hAnsi="Arial" w:cs="Arial"/>
                <w:b/>
                <w:spacing w:val="1"/>
                <w:sz w:val="22"/>
                <w:szCs w:val="22"/>
              </w:rPr>
              <w:t>d</w:t>
            </w:r>
            <w:r w:rsidRPr="00EF524F">
              <w:rPr>
                <w:rFonts w:ascii="Arial" w:eastAsia="Arial" w:hAnsi="Arial" w:cs="Arial"/>
                <w:b/>
                <w:sz w:val="22"/>
                <w:szCs w:val="22"/>
              </w:rPr>
              <w:t>a</w:t>
            </w:r>
            <w:r w:rsidRPr="00EF524F">
              <w:rPr>
                <w:rFonts w:ascii="Arial" w:eastAsia="Arial" w:hAnsi="Arial" w:cs="Arial"/>
                <w:b/>
                <w:spacing w:val="-1"/>
                <w:sz w:val="22"/>
                <w:szCs w:val="22"/>
              </w:rPr>
              <w:t>k</w:t>
            </w:r>
            <w:r w:rsidRPr="00EF524F">
              <w:rPr>
                <w:rFonts w:ascii="Arial" w:eastAsia="Arial" w:hAnsi="Arial" w:cs="Arial"/>
                <w:b/>
                <w:sz w:val="22"/>
                <w:szCs w:val="22"/>
              </w:rPr>
              <w:t>an</w:t>
            </w:r>
          </w:p>
          <w:p w14:paraId="5208448F" w14:textId="77777777" w:rsidR="00855DAC" w:rsidRPr="00EF524F" w:rsidRDefault="00855DAC" w:rsidP="00124CB6">
            <w:pPr>
              <w:spacing w:before="36"/>
              <w:ind w:left="150"/>
              <w:rPr>
                <w:rFonts w:ascii="Arial" w:eastAsia="Arial" w:hAnsi="Arial" w:cs="Arial"/>
                <w:sz w:val="22"/>
                <w:szCs w:val="22"/>
              </w:rPr>
            </w:pPr>
            <w:r w:rsidRPr="00EF524F">
              <w:rPr>
                <w:rFonts w:ascii="Arial" w:eastAsia="Arial" w:hAnsi="Arial" w:cs="Arial"/>
                <w:b/>
                <w:spacing w:val="-1"/>
                <w:sz w:val="22"/>
                <w:szCs w:val="22"/>
              </w:rPr>
              <w:t>P</w:t>
            </w:r>
            <w:r w:rsidRPr="00EF524F">
              <w:rPr>
                <w:rFonts w:ascii="Arial" w:eastAsia="Arial" w:hAnsi="Arial" w:cs="Arial"/>
                <w:b/>
                <w:sz w:val="22"/>
                <w:szCs w:val="22"/>
              </w:rPr>
              <w:t>e</w:t>
            </w:r>
            <w:r w:rsidRPr="00EF524F">
              <w:rPr>
                <w:rFonts w:ascii="Arial" w:eastAsia="Arial" w:hAnsi="Arial" w:cs="Arial"/>
                <w:b/>
                <w:spacing w:val="-1"/>
                <w:sz w:val="22"/>
                <w:szCs w:val="22"/>
              </w:rPr>
              <w:t>r</w:t>
            </w:r>
            <w:r w:rsidRPr="00EF524F">
              <w:rPr>
                <w:rFonts w:ascii="Arial" w:eastAsia="Arial" w:hAnsi="Arial" w:cs="Arial"/>
                <w:b/>
                <w:spacing w:val="3"/>
                <w:sz w:val="22"/>
                <w:szCs w:val="22"/>
              </w:rPr>
              <w:t>b</w:t>
            </w:r>
            <w:r w:rsidRPr="00EF524F">
              <w:rPr>
                <w:rFonts w:ascii="Arial" w:eastAsia="Arial" w:hAnsi="Arial" w:cs="Arial"/>
                <w:b/>
                <w:sz w:val="22"/>
                <w:szCs w:val="22"/>
              </w:rPr>
              <w:t>ai</w:t>
            </w:r>
            <w:r w:rsidRPr="00EF524F">
              <w:rPr>
                <w:rFonts w:ascii="Arial" w:eastAsia="Arial" w:hAnsi="Arial" w:cs="Arial"/>
                <w:b/>
                <w:spacing w:val="-1"/>
                <w:sz w:val="22"/>
                <w:szCs w:val="22"/>
              </w:rPr>
              <w:t>k</w:t>
            </w:r>
            <w:r w:rsidRPr="00EF524F">
              <w:rPr>
                <w:rFonts w:ascii="Arial" w:eastAsia="Arial" w:hAnsi="Arial" w:cs="Arial"/>
                <w:b/>
                <w:sz w:val="22"/>
                <w:szCs w:val="22"/>
              </w:rPr>
              <w:t>an</w:t>
            </w:r>
          </w:p>
        </w:tc>
      </w:tr>
      <w:tr w:rsidR="00855DAC" w:rsidRPr="00EF524F" w14:paraId="59293B37" w14:textId="77777777" w:rsidTr="00557FD0">
        <w:trPr>
          <w:trHeight w:hRule="exact" w:val="539"/>
          <w:tblHeader/>
          <w:trPrChange w:id="44" w:author="Irfan Tri Raharjo, SE" w:date="2024-12-23T09:29:00Z">
            <w:trPr>
              <w:trHeight w:hRule="exact" w:val="539"/>
            </w:trPr>
          </w:trPrChange>
        </w:trPr>
        <w:tc>
          <w:tcPr>
            <w:tcW w:w="566" w:type="dxa"/>
            <w:vMerge/>
            <w:tcBorders>
              <w:left w:val="single" w:sz="5" w:space="0" w:color="000000"/>
              <w:bottom w:val="single" w:sz="5" w:space="0" w:color="000000"/>
              <w:right w:val="single" w:sz="5" w:space="0" w:color="000000"/>
            </w:tcBorders>
            <w:shd w:val="clear" w:color="auto" w:fill="CCCCCC"/>
            <w:tcPrChange w:id="45" w:author="Irfan Tri Raharjo, SE" w:date="2024-12-23T09:29:00Z">
              <w:tcPr>
                <w:tcW w:w="566" w:type="dxa"/>
                <w:vMerge/>
                <w:tcBorders>
                  <w:left w:val="single" w:sz="5" w:space="0" w:color="000000"/>
                  <w:bottom w:val="single" w:sz="5" w:space="0" w:color="000000"/>
                  <w:right w:val="single" w:sz="5" w:space="0" w:color="000000"/>
                </w:tcBorders>
                <w:shd w:val="clear" w:color="auto" w:fill="CCCCCC"/>
              </w:tcPr>
            </w:tcPrChange>
          </w:tcPr>
          <w:p w14:paraId="4F1EC06C" w14:textId="77777777" w:rsidR="00855DAC" w:rsidRPr="00EF524F" w:rsidRDefault="00855DAC" w:rsidP="00124CB6">
            <w:pPr>
              <w:rPr>
                <w:rFonts w:ascii="Arial" w:hAnsi="Arial" w:cs="Arial"/>
                <w:sz w:val="22"/>
                <w:szCs w:val="22"/>
              </w:rPr>
            </w:pPr>
          </w:p>
        </w:tc>
        <w:tc>
          <w:tcPr>
            <w:tcW w:w="1445" w:type="dxa"/>
            <w:vMerge/>
            <w:tcBorders>
              <w:left w:val="single" w:sz="5" w:space="0" w:color="000000"/>
              <w:bottom w:val="single" w:sz="5" w:space="0" w:color="000000"/>
              <w:right w:val="single" w:sz="5" w:space="0" w:color="000000"/>
            </w:tcBorders>
            <w:shd w:val="clear" w:color="auto" w:fill="CCCCCC"/>
            <w:tcPrChange w:id="46" w:author="Irfan Tri Raharjo, SE" w:date="2024-12-23T09:29:00Z">
              <w:tcPr>
                <w:tcW w:w="1445" w:type="dxa"/>
                <w:vMerge/>
                <w:tcBorders>
                  <w:left w:val="single" w:sz="5" w:space="0" w:color="000000"/>
                  <w:bottom w:val="single" w:sz="5" w:space="0" w:color="000000"/>
                  <w:right w:val="single" w:sz="5" w:space="0" w:color="000000"/>
                </w:tcBorders>
                <w:shd w:val="clear" w:color="auto" w:fill="CCCCCC"/>
              </w:tcPr>
            </w:tcPrChange>
          </w:tcPr>
          <w:p w14:paraId="69C8BEA8" w14:textId="77777777" w:rsidR="00855DAC" w:rsidRPr="00EF524F" w:rsidRDefault="00855DAC" w:rsidP="00124CB6">
            <w:pPr>
              <w:rPr>
                <w:rFonts w:ascii="Arial" w:hAnsi="Arial" w:cs="Arial"/>
                <w:sz w:val="22"/>
                <w:szCs w:val="22"/>
              </w:rPr>
            </w:pPr>
          </w:p>
        </w:tc>
        <w:tc>
          <w:tcPr>
            <w:tcW w:w="1418" w:type="dxa"/>
            <w:vMerge/>
            <w:tcBorders>
              <w:left w:val="single" w:sz="5" w:space="0" w:color="000000"/>
              <w:bottom w:val="single" w:sz="5" w:space="0" w:color="000000"/>
              <w:right w:val="single" w:sz="5" w:space="0" w:color="000000"/>
            </w:tcBorders>
            <w:shd w:val="clear" w:color="auto" w:fill="CCCCCC"/>
            <w:tcPrChange w:id="47" w:author="Irfan Tri Raharjo, SE" w:date="2024-12-23T09:29:00Z">
              <w:tcPr>
                <w:tcW w:w="1418" w:type="dxa"/>
                <w:vMerge/>
                <w:tcBorders>
                  <w:left w:val="single" w:sz="5" w:space="0" w:color="000000"/>
                  <w:bottom w:val="single" w:sz="5" w:space="0" w:color="000000"/>
                  <w:right w:val="single" w:sz="5" w:space="0" w:color="000000"/>
                </w:tcBorders>
                <w:shd w:val="clear" w:color="auto" w:fill="CCCCCC"/>
              </w:tcPr>
            </w:tcPrChange>
          </w:tcPr>
          <w:p w14:paraId="5547218D" w14:textId="77777777" w:rsidR="00855DAC" w:rsidRPr="00EF524F" w:rsidRDefault="00855DAC"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shd w:val="clear" w:color="auto" w:fill="CCCCCC"/>
            <w:tcPrChange w:id="48" w:author="Irfan Tri Raharjo, SE" w:date="2024-12-23T09:29:00Z">
              <w:tcPr>
                <w:tcW w:w="1133"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24DEF4FE" w14:textId="77777777" w:rsidR="00855DAC" w:rsidRPr="00EF524F" w:rsidRDefault="00855DAC" w:rsidP="00124CB6">
            <w:pPr>
              <w:spacing w:before="5" w:line="120" w:lineRule="exact"/>
              <w:rPr>
                <w:rFonts w:ascii="Arial" w:hAnsi="Arial" w:cs="Arial"/>
                <w:sz w:val="22"/>
                <w:szCs w:val="22"/>
              </w:rPr>
            </w:pPr>
          </w:p>
          <w:p w14:paraId="186974CA" w14:textId="77777777" w:rsidR="00855DAC" w:rsidRPr="00EF524F" w:rsidRDefault="00855DAC" w:rsidP="00124CB6">
            <w:pPr>
              <w:ind w:left="340"/>
              <w:rPr>
                <w:rFonts w:ascii="Arial" w:eastAsia="Arial" w:hAnsi="Arial" w:cs="Arial"/>
                <w:sz w:val="22"/>
                <w:szCs w:val="22"/>
              </w:rPr>
            </w:pPr>
            <w:r w:rsidRPr="00EF524F">
              <w:rPr>
                <w:rFonts w:ascii="Arial" w:eastAsia="Arial" w:hAnsi="Arial" w:cs="Arial"/>
                <w:b/>
                <w:spacing w:val="3"/>
                <w:sz w:val="22"/>
                <w:szCs w:val="22"/>
              </w:rPr>
              <w:t>T</w:t>
            </w:r>
            <w:r w:rsidRPr="00EF524F">
              <w:rPr>
                <w:rFonts w:ascii="Arial" w:eastAsia="Arial" w:hAnsi="Arial" w:cs="Arial"/>
                <w:b/>
                <w:spacing w:val="-1"/>
                <w:sz w:val="22"/>
                <w:szCs w:val="22"/>
              </w:rPr>
              <w:t>S</w:t>
            </w:r>
            <w:r w:rsidRPr="00EF524F">
              <w:rPr>
                <w:rFonts w:ascii="Arial" w:eastAsia="Arial" w:hAnsi="Arial" w:cs="Arial"/>
                <w:b/>
                <w:spacing w:val="1"/>
                <w:sz w:val="22"/>
                <w:szCs w:val="22"/>
              </w:rPr>
              <w:t>-</w:t>
            </w:r>
            <w:r w:rsidRPr="00EF524F">
              <w:rPr>
                <w:rFonts w:ascii="Arial" w:eastAsia="Arial" w:hAnsi="Arial" w:cs="Arial"/>
                <w:b/>
                <w:sz w:val="22"/>
                <w:szCs w:val="22"/>
              </w:rPr>
              <w:t>1</w:t>
            </w:r>
          </w:p>
        </w:tc>
        <w:tc>
          <w:tcPr>
            <w:tcW w:w="1135" w:type="dxa"/>
            <w:tcBorders>
              <w:top w:val="single" w:sz="5" w:space="0" w:color="000000"/>
              <w:left w:val="single" w:sz="5" w:space="0" w:color="000000"/>
              <w:bottom w:val="single" w:sz="5" w:space="0" w:color="000000"/>
              <w:right w:val="single" w:sz="5" w:space="0" w:color="000000"/>
            </w:tcBorders>
            <w:shd w:val="clear" w:color="auto" w:fill="CCCCCC"/>
            <w:tcPrChange w:id="49" w:author="Irfan Tri Raharjo, SE" w:date="2024-12-23T09:29:00Z">
              <w:tcPr>
                <w:tcW w:w="1135"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20B22BEC" w14:textId="77777777" w:rsidR="00855DAC" w:rsidRPr="00EF524F" w:rsidRDefault="00855DAC" w:rsidP="00124CB6">
            <w:pPr>
              <w:spacing w:before="5" w:line="120" w:lineRule="exact"/>
              <w:rPr>
                <w:rFonts w:ascii="Arial" w:hAnsi="Arial" w:cs="Arial"/>
                <w:sz w:val="22"/>
                <w:szCs w:val="22"/>
              </w:rPr>
            </w:pPr>
          </w:p>
          <w:p w14:paraId="6E4BBB99" w14:textId="77777777" w:rsidR="00855DAC" w:rsidRPr="00EF524F" w:rsidRDefault="00855DAC" w:rsidP="00124CB6">
            <w:pPr>
              <w:ind w:left="389" w:right="385"/>
              <w:jc w:val="center"/>
              <w:rPr>
                <w:rFonts w:ascii="Arial" w:eastAsia="Arial" w:hAnsi="Arial" w:cs="Arial"/>
                <w:sz w:val="22"/>
                <w:szCs w:val="22"/>
              </w:rPr>
            </w:pPr>
            <w:r w:rsidRPr="00EF524F">
              <w:rPr>
                <w:rFonts w:ascii="Arial" w:eastAsia="Arial" w:hAnsi="Arial" w:cs="Arial"/>
                <w:b/>
                <w:spacing w:val="3"/>
                <w:w w:val="99"/>
                <w:sz w:val="22"/>
                <w:szCs w:val="22"/>
              </w:rPr>
              <w:t>TS</w:t>
            </w:r>
          </w:p>
        </w:tc>
        <w:tc>
          <w:tcPr>
            <w:tcW w:w="1561" w:type="dxa"/>
            <w:vMerge/>
            <w:tcBorders>
              <w:left w:val="single" w:sz="5" w:space="0" w:color="000000"/>
              <w:bottom w:val="single" w:sz="5" w:space="0" w:color="000000"/>
              <w:right w:val="single" w:sz="5" w:space="0" w:color="000000"/>
            </w:tcBorders>
            <w:shd w:val="clear" w:color="auto" w:fill="CCCCCC"/>
            <w:tcPrChange w:id="50" w:author="Irfan Tri Raharjo, SE" w:date="2024-12-23T09:29:00Z">
              <w:tcPr>
                <w:tcW w:w="1561" w:type="dxa"/>
                <w:vMerge/>
                <w:tcBorders>
                  <w:left w:val="single" w:sz="5" w:space="0" w:color="000000"/>
                  <w:bottom w:val="single" w:sz="5" w:space="0" w:color="000000"/>
                  <w:right w:val="single" w:sz="5" w:space="0" w:color="000000"/>
                </w:tcBorders>
                <w:shd w:val="clear" w:color="auto" w:fill="CCCCCC"/>
              </w:tcPr>
            </w:tcPrChange>
          </w:tcPr>
          <w:p w14:paraId="6A68C5A1" w14:textId="77777777" w:rsidR="00855DAC" w:rsidRPr="00EF524F" w:rsidRDefault="00855DAC" w:rsidP="00124CB6">
            <w:pPr>
              <w:rPr>
                <w:rFonts w:ascii="Arial" w:hAnsi="Arial" w:cs="Arial"/>
                <w:sz w:val="22"/>
                <w:szCs w:val="22"/>
              </w:rPr>
            </w:pPr>
          </w:p>
        </w:tc>
        <w:tc>
          <w:tcPr>
            <w:tcW w:w="1275" w:type="dxa"/>
            <w:vMerge/>
            <w:tcBorders>
              <w:left w:val="single" w:sz="5" w:space="0" w:color="000000"/>
              <w:bottom w:val="single" w:sz="5" w:space="0" w:color="000000"/>
              <w:right w:val="single" w:sz="5" w:space="0" w:color="000000"/>
            </w:tcBorders>
            <w:shd w:val="clear" w:color="auto" w:fill="CCCCCC"/>
            <w:tcPrChange w:id="51" w:author="Irfan Tri Raharjo, SE" w:date="2024-12-23T09:29:00Z">
              <w:tcPr>
                <w:tcW w:w="1275" w:type="dxa"/>
                <w:vMerge/>
                <w:tcBorders>
                  <w:left w:val="single" w:sz="5" w:space="0" w:color="000000"/>
                  <w:bottom w:val="single" w:sz="5" w:space="0" w:color="000000"/>
                  <w:right w:val="single" w:sz="5" w:space="0" w:color="000000"/>
                </w:tcBorders>
                <w:shd w:val="clear" w:color="auto" w:fill="CCCCCC"/>
              </w:tcPr>
            </w:tcPrChange>
          </w:tcPr>
          <w:p w14:paraId="5072A4CD" w14:textId="77777777" w:rsidR="00855DAC" w:rsidRPr="00EF524F" w:rsidRDefault="00855DAC" w:rsidP="00124CB6">
            <w:pPr>
              <w:rPr>
                <w:rFonts w:ascii="Arial" w:hAnsi="Arial" w:cs="Arial"/>
                <w:sz w:val="22"/>
                <w:szCs w:val="22"/>
              </w:rPr>
            </w:pPr>
          </w:p>
        </w:tc>
      </w:tr>
      <w:tr w:rsidR="00855DAC" w:rsidRPr="00EF524F" w14:paraId="484DCE55" w14:textId="77777777" w:rsidTr="00557FD0">
        <w:trPr>
          <w:trHeight w:hRule="exact" w:val="254"/>
          <w:tblHeader/>
          <w:trPrChange w:id="52" w:author="Irfan Tri Raharjo, SE" w:date="2024-12-23T09:29:00Z">
            <w:trPr>
              <w:trHeight w:hRule="exact" w:val="254"/>
            </w:trPr>
          </w:trPrChange>
        </w:trPr>
        <w:tc>
          <w:tcPr>
            <w:tcW w:w="566" w:type="dxa"/>
            <w:tcBorders>
              <w:top w:val="single" w:sz="5" w:space="0" w:color="000000"/>
              <w:left w:val="single" w:sz="5" w:space="0" w:color="000000"/>
              <w:bottom w:val="single" w:sz="5" w:space="0" w:color="000000"/>
              <w:right w:val="single" w:sz="5" w:space="0" w:color="000000"/>
            </w:tcBorders>
            <w:shd w:val="clear" w:color="auto" w:fill="CCCCCC"/>
            <w:tcPrChange w:id="53" w:author="Irfan Tri Raharjo, SE" w:date="2024-12-23T09:29:00Z">
              <w:tcPr>
                <w:tcW w:w="566"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1DD198A8" w14:textId="77777777" w:rsidR="00855DAC" w:rsidRPr="00EF524F" w:rsidRDefault="00855DAC" w:rsidP="00124CB6">
            <w:pPr>
              <w:spacing w:before="7"/>
              <w:ind w:left="165"/>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1</w:t>
            </w:r>
            <w:r w:rsidRPr="00EF524F">
              <w:rPr>
                <w:rFonts w:ascii="Arial" w:eastAsia="Arial" w:hAnsi="Arial" w:cs="Arial"/>
                <w:sz w:val="22"/>
                <w:szCs w:val="22"/>
              </w:rPr>
              <w:t>)</w:t>
            </w:r>
          </w:p>
        </w:tc>
        <w:tc>
          <w:tcPr>
            <w:tcW w:w="1445" w:type="dxa"/>
            <w:tcBorders>
              <w:top w:val="single" w:sz="5" w:space="0" w:color="000000"/>
              <w:left w:val="single" w:sz="5" w:space="0" w:color="000000"/>
              <w:bottom w:val="single" w:sz="5" w:space="0" w:color="000000"/>
              <w:right w:val="single" w:sz="5" w:space="0" w:color="000000"/>
            </w:tcBorders>
            <w:shd w:val="clear" w:color="auto" w:fill="CCCCCC"/>
            <w:tcPrChange w:id="54" w:author="Irfan Tri Raharjo, SE" w:date="2024-12-23T09:29:00Z">
              <w:tcPr>
                <w:tcW w:w="1445"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0CDA192F" w14:textId="77777777" w:rsidR="00855DAC" w:rsidRPr="00EF524F" w:rsidRDefault="00855DAC" w:rsidP="00124CB6">
            <w:pPr>
              <w:spacing w:before="7"/>
              <w:ind w:left="573" w:right="574"/>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2</w:t>
            </w:r>
            <w:r w:rsidRPr="00EF524F">
              <w:rPr>
                <w:rFonts w:ascii="Arial" w:eastAsia="Arial" w:hAnsi="Arial" w:cs="Arial"/>
                <w:sz w:val="22"/>
                <w:szCs w:val="22"/>
              </w:rPr>
              <w:t>)</w:t>
            </w:r>
          </w:p>
        </w:tc>
        <w:tc>
          <w:tcPr>
            <w:tcW w:w="1418" w:type="dxa"/>
            <w:tcBorders>
              <w:top w:val="single" w:sz="5" w:space="0" w:color="000000"/>
              <w:left w:val="single" w:sz="5" w:space="0" w:color="000000"/>
              <w:bottom w:val="single" w:sz="5" w:space="0" w:color="000000"/>
              <w:right w:val="single" w:sz="5" w:space="0" w:color="000000"/>
            </w:tcBorders>
            <w:shd w:val="clear" w:color="auto" w:fill="CCCCCC"/>
            <w:tcPrChange w:id="55" w:author="Irfan Tri Raharjo, SE" w:date="2024-12-23T09:29:00Z">
              <w:tcPr>
                <w:tcW w:w="1418"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2604E3BD" w14:textId="77777777" w:rsidR="00855DAC" w:rsidRPr="00EF524F" w:rsidRDefault="00855DAC" w:rsidP="00124CB6">
            <w:pPr>
              <w:spacing w:before="7"/>
              <w:ind w:left="558" w:right="561"/>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3</w:t>
            </w:r>
            <w:r w:rsidRPr="00EF524F">
              <w:rPr>
                <w:rFonts w:ascii="Arial" w:eastAsia="Arial" w:hAnsi="Arial" w:cs="Arial"/>
                <w:sz w:val="22"/>
                <w:szCs w:val="22"/>
              </w:rPr>
              <w:t>)</w:t>
            </w:r>
          </w:p>
        </w:tc>
        <w:tc>
          <w:tcPr>
            <w:tcW w:w="1133" w:type="dxa"/>
            <w:tcBorders>
              <w:top w:val="single" w:sz="5" w:space="0" w:color="000000"/>
              <w:left w:val="single" w:sz="5" w:space="0" w:color="000000"/>
              <w:bottom w:val="single" w:sz="5" w:space="0" w:color="000000"/>
              <w:right w:val="single" w:sz="5" w:space="0" w:color="000000"/>
            </w:tcBorders>
            <w:shd w:val="clear" w:color="auto" w:fill="CCCCCC"/>
            <w:tcPrChange w:id="56" w:author="Irfan Tri Raharjo, SE" w:date="2024-12-23T09:29:00Z">
              <w:tcPr>
                <w:tcW w:w="1133"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24A17DF6" w14:textId="77777777" w:rsidR="00855DAC" w:rsidRPr="00EF524F" w:rsidRDefault="00855DAC" w:rsidP="00124CB6">
            <w:pPr>
              <w:spacing w:before="7"/>
              <w:ind w:left="415" w:right="419"/>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4</w:t>
            </w:r>
            <w:r w:rsidRPr="00EF524F">
              <w:rPr>
                <w:rFonts w:ascii="Arial" w:eastAsia="Arial" w:hAnsi="Arial" w:cs="Arial"/>
                <w:sz w:val="22"/>
                <w:szCs w:val="22"/>
              </w:rPr>
              <w:t>)</w:t>
            </w:r>
          </w:p>
        </w:tc>
        <w:tc>
          <w:tcPr>
            <w:tcW w:w="1135" w:type="dxa"/>
            <w:tcBorders>
              <w:top w:val="single" w:sz="5" w:space="0" w:color="000000"/>
              <w:left w:val="single" w:sz="5" w:space="0" w:color="000000"/>
              <w:bottom w:val="single" w:sz="5" w:space="0" w:color="000000"/>
              <w:right w:val="single" w:sz="5" w:space="0" w:color="000000"/>
            </w:tcBorders>
            <w:shd w:val="clear" w:color="auto" w:fill="CCCCCC"/>
            <w:tcPrChange w:id="57" w:author="Irfan Tri Raharjo, SE" w:date="2024-12-23T09:29:00Z">
              <w:tcPr>
                <w:tcW w:w="1135"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626A17F6" w14:textId="77777777" w:rsidR="00855DAC" w:rsidRPr="00EF524F" w:rsidRDefault="00855DAC" w:rsidP="00124CB6">
            <w:pPr>
              <w:spacing w:before="7"/>
              <w:ind w:left="417" w:right="419"/>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5</w:t>
            </w:r>
            <w:r w:rsidRPr="00EF524F">
              <w:rPr>
                <w:rFonts w:ascii="Arial" w:eastAsia="Arial" w:hAnsi="Arial" w:cs="Arial"/>
                <w:sz w:val="22"/>
                <w:szCs w:val="22"/>
              </w:rPr>
              <w:t>)</w:t>
            </w:r>
          </w:p>
        </w:tc>
        <w:tc>
          <w:tcPr>
            <w:tcW w:w="1561" w:type="dxa"/>
            <w:tcBorders>
              <w:top w:val="single" w:sz="5" w:space="0" w:color="000000"/>
              <w:left w:val="single" w:sz="5" w:space="0" w:color="000000"/>
              <w:bottom w:val="single" w:sz="5" w:space="0" w:color="000000"/>
              <w:right w:val="single" w:sz="5" w:space="0" w:color="000000"/>
            </w:tcBorders>
            <w:shd w:val="clear" w:color="auto" w:fill="CCCCCC"/>
            <w:tcPrChange w:id="58" w:author="Irfan Tri Raharjo, SE" w:date="2024-12-23T09:29:00Z">
              <w:tcPr>
                <w:tcW w:w="1561"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1B263127" w14:textId="77777777" w:rsidR="00855DAC" w:rsidRPr="00EF524F" w:rsidRDefault="00855DAC" w:rsidP="00124CB6">
            <w:pPr>
              <w:spacing w:before="7"/>
              <w:ind w:left="629" w:right="633"/>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6</w:t>
            </w:r>
            <w:r w:rsidRPr="00EF524F">
              <w:rPr>
                <w:rFonts w:ascii="Arial" w:eastAsia="Arial" w:hAnsi="Arial" w:cs="Arial"/>
                <w:sz w:val="22"/>
                <w:szCs w:val="22"/>
              </w:rPr>
              <w:t>)</w:t>
            </w:r>
          </w:p>
        </w:tc>
        <w:tc>
          <w:tcPr>
            <w:tcW w:w="1275" w:type="dxa"/>
            <w:tcBorders>
              <w:top w:val="single" w:sz="5" w:space="0" w:color="000000"/>
              <w:left w:val="single" w:sz="5" w:space="0" w:color="000000"/>
              <w:bottom w:val="single" w:sz="5" w:space="0" w:color="000000"/>
              <w:right w:val="single" w:sz="5" w:space="0" w:color="000000"/>
            </w:tcBorders>
            <w:shd w:val="clear" w:color="auto" w:fill="CCCCCC"/>
            <w:tcPrChange w:id="59" w:author="Irfan Tri Raharjo, SE" w:date="2024-12-23T09:29:00Z">
              <w:tcPr>
                <w:tcW w:w="1275" w:type="dxa"/>
                <w:tcBorders>
                  <w:top w:val="single" w:sz="5" w:space="0" w:color="000000"/>
                  <w:left w:val="single" w:sz="5" w:space="0" w:color="000000"/>
                  <w:bottom w:val="single" w:sz="5" w:space="0" w:color="000000"/>
                  <w:right w:val="single" w:sz="5" w:space="0" w:color="000000"/>
                </w:tcBorders>
                <w:shd w:val="clear" w:color="auto" w:fill="CCCCCC"/>
              </w:tcPr>
            </w:tcPrChange>
          </w:tcPr>
          <w:p w14:paraId="23387784" w14:textId="77777777" w:rsidR="00855DAC" w:rsidRPr="00EF524F" w:rsidRDefault="00855DAC" w:rsidP="00124CB6">
            <w:pPr>
              <w:spacing w:before="7"/>
              <w:ind w:left="484" w:right="492"/>
              <w:jc w:val="center"/>
              <w:rPr>
                <w:rFonts w:ascii="Arial" w:eastAsia="Arial" w:hAnsi="Arial" w:cs="Arial"/>
                <w:sz w:val="22"/>
                <w:szCs w:val="22"/>
              </w:rPr>
            </w:pPr>
            <w:r w:rsidRPr="00EF524F">
              <w:rPr>
                <w:rFonts w:ascii="Arial" w:eastAsia="Arial" w:hAnsi="Arial" w:cs="Arial"/>
                <w:sz w:val="22"/>
                <w:szCs w:val="22"/>
              </w:rPr>
              <w:t>(</w:t>
            </w:r>
            <w:r w:rsidRPr="00EF524F">
              <w:rPr>
                <w:rFonts w:ascii="Arial" w:eastAsia="Arial" w:hAnsi="Arial" w:cs="Arial"/>
                <w:spacing w:val="1"/>
                <w:sz w:val="22"/>
                <w:szCs w:val="22"/>
              </w:rPr>
              <w:t>7</w:t>
            </w:r>
            <w:r w:rsidRPr="00EF524F">
              <w:rPr>
                <w:rFonts w:ascii="Arial" w:eastAsia="Arial" w:hAnsi="Arial" w:cs="Arial"/>
                <w:sz w:val="22"/>
                <w:szCs w:val="22"/>
              </w:rPr>
              <w:t>)</w:t>
            </w:r>
          </w:p>
        </w:tc>
      </w:tr>
      <w:tr w:rsidR="00855DAC" w:rsidRPr="00EF524F" w14:paraId="406D8F75" w14:textId="77777777" w:rsidTr="005B64CA">
        <w:trPr>
          <w:trHeight w:hRule="exact" w:val="3591"/>
          <w:trPrChange w:id="60" w:author="Irfan Tri Raharjo, SE" w:date="2024-12-23T10:22:00Z">
            <w:trPr>
              <w:trHeight w:hRule="exact" w:val="958"/>
            </w:trPr>
          </w:trPrChange>
        </w:trPr>
        <w:tc>
          <w:tcPr>
            <w:tcW w:w="566" w:type="dxa"/>
            <w:tcBorders>
              <w:top w:val="single" w:sz="5" w:space="0" w:color="000000"/>
              <w:left w:val="single" w:sz="5" w:space="0" w:color="000000"/>
              <w:bottom w:val="single" w:sz="5" w:space="0" w:color="000000"/>
              <w:right w:val="single" w:sz="5" w:space="0" w:color="000000"/>
            </w:tcBorders>
            <w:tcPrChange w:id="61" w:author="Irfan Tri Raharjo, SE" w:date="2024-12-23T10:22:00Z">
              <w:tcPr>
                <w:tcW w:w="566" w:type="dxa"/>
                <w:tcBorders>
                  <w:top w:val="single" w:sz="5" w:space="0" w:color="000000"/>
                  <w:left w:val="single" w:sz="5" w:space="0" w:color="000000"/>
                  <w:bottom w:val="single" w:sz="5" w:space="0" w:color="000000"/>
                  <w:right w:val="single" w:sz="5" w:space="0" w:color="000000"/>
                </w:tcBorders>
              </w:tcPr>
            </w:tcPrChange>
          </w:tcPr>
          <w:p w14:paraId="6BF16260" w14:textId="77777777" w:rsidR="00855DAC" w:rsidRPr="00EF524F" w:rsidRDefault="00855DAC" w:rsidP="00124CB6">
            <w:pPr>
              <w:spacing w:before="3"/>
              <w:ind w:left="185" w:right="189"/>
              <w:jc w:val="center"/>
              <w:rPr>
                <w:rFonts w:ascii="Arial" w:eastAsia="Arial" w:hAnsi="Arial" w:cs="Arial"/>
                <w:sz w:val="22"/>
                <w:szCs w:val="22"/>
              </w:rPr>
            </w:pPr>
            <w:r w:rsidRPr="00EF524F">
              <w:rPr>
                <w:rFonts w:ascii="Arial" w:eastAsia="Arial" w:hAnsi="Arial" w:cs="Arial"/>
                <w:w w:val="99"/>
                <w:sz w:val="22"/>
                <w:szCs w:val="22"/>
              </w:rPr>
              <w:t>1</w:t>
            </w:r>
          </w:p>
        </w:tc>
        <w:tc>
          <w:tcPr>
            <w:tcW w:w="1445" w:type="dxa"/>
            <w:tcBorders>
              <w:top w:val="single" w:sz="5" w:space="0" w:color="000000"/>
              <w:left w:val="single" w:sz="5" w:space="0" w:color="000000"/>
              <w:bottom w:val="single" w:sz="5" w:space="0" w:color="000000"/>
              <w:right w:val="single" w:sz="5" w:space="0" w:color="000000"/>
            </w:tcBorders>
            <w:tcPrChange w:id="62" w:author="Irfan Tri Raharjo, SE" w:date="2024-12-23T10:22:00Z">
              <w:tcPr>
                <w:tcW w:w="1445" w:type="dxa"/>
                <w:tcBorders>
                  <w:top w:val="single" w:sz="5" w:space="0" w:color="000000"/>
                  <w:left w:val="single" w:sz="5" w:space="0" w:color="000000"/>
                  <w:bottom w:val="single" w:sz="5" w:space="0" w:color="000000"/>
                  <w:right w:val="single" w:sz="5" w:space="0" w:color="000000"/>
                </w:tcBorders>
              </w:tcPr>
            </w:tcPrChange>
          </w:tcPr>
          <w:p w14:paraId="2657F25D" w14:textId="77777777" w:rsidR="00855DAC" w:rsidRPr="00EF524F" w:rsidRDefault="001005FE" w:rsidP="00124CB6">
            <w:pPr>
              <w:rPr>
                <w:rFonts w:ascii="Arial" w:hAnsi="Arial" w:cs="Arial"/>
                <w:sz w:val="22"/>
                <w:szCs w:val="22"/>
              </w:rPr>
            </w:pPr>
            <w:r w:rsidRPr="00EF524F">
              <w:rPr>
                <w:rFonts w:ascii="Arial" w:hAnsi="Arial" w:cs="Arial"/>
                <w:sz w:val="22"/>
                <w:szCs w:val="22"/>
              </w:rPr>
              <w:t>Kompetensi Lulusan:</w:t>
            </w:r>
          </w:p>
          <w:p w14:paraId="16F9AC6F" w14:textId="77777777" w:rsidR="001005FE" w:rsidRPr="00EF524F" w:rsidRDefault="001005FE" w:rsidP="00124CB6">
            <w:pPr>
              <w:rPr>
                <w:rFonts w:ascii="Arial" w:hAnsi="Arial" w:cs="Arial"/>
                <w:sz w:val="22"/>
                <w:szCs w:val="22"/>
              </w:rPr>
            </w:pPr>
            <w:r w:rsidRPr="00EF524F">
              <w:rPr>
                <w:rFonts w:ascii="Arial" w:hAnsi="Arial" w:cs="Arial"/>
                <w:sz w:val="22"/>
                <w:szCs w:val="22"/>
              </w:rPr>
              <w:t xml:space="preserve">Kompetensi Bahasa Inggris </w:t>
            </w:r>
          </w:p>
        </w:tc>
        <w:tc>
          <w:tcPr>
            <w:tcW w:w="1418" w:type="dxa"/>
            <w:tcBorders>
              <w:top w:val="single" w:sz="5" w:space="0" w:color="000000"/>
              <w:left w:val="single" w:sz="5" w:space="0" w:color="000000"/>
              <w:bottom w:val="single" w:sz="5" w:space="0" w:color="000000"/>
              <w:right w:val="single" w:sz="5" w:space="0" w:color="000000"/>
            </w:tcBorders>
            <w:tcPrChange w:id="63" w:author="Irfan Tri Raharjo, SE" w:date="2024-12-23T10:22:00Z">
              <w:tcPr>
                <w:tcW w:w="1418" w:type="dxa"/>
                <w:tcBorders>
                  <w:top w:val="single" w:sz="5" w:space="0" w:color="000000"/>
                  <w:left w:val="single" w:sz="5" w:space="0" w:color="000000"/>
                  <w:bottom w:val="single" w:sz="5" w:space="0" w:color="000000"/>
                  <w:right w:val="single" w:sz="5" w:space="0" w:color="000000"/>
                </w:tcBorders>
              </w:tcPr>
            </w:tcPrChange>
          </w:tcPr>
          <w:p w14:paraId="0358DF37" w14:textId="77777777" w:rsidR="00855DAC" w:rsidRPr="00EF524F" w:rsidRDefault="001005FE" w:rsidP="00124CB6">
            <w:pPr>
              <w:rPr>
                <w:rFonts w:ascii="Arial" w:hAnsi="Arial" w:cs="Arial"/>
                <w:sz w:val="22"/>
                <w:szCs w:val="22"/>
              </w:rPr>
            </w:pPr>
            <w:r w:rsidRPr="00EF524F">
              <w:rPr>
                <w:rFonts w:ascii="Arial" w:hAnsi="Arial" w:cs="Arial"/>
                <w:sz w:val="22"/>
                <w:szCs w:val="22"/>
              </w:rPr>
              <w:t>Skor TOEIC minimal 500</w:t>
            </w:r>
          </w:p>
        </w:tc>
        <w:tc>
          <w:tcPr>
            <w:tcW w:w="1133" w:type="dxa"/>
            <w:tcBorders>
              <w:top w:val="single" w:sz="5" w:space="0" w:color="000000"/>
              <w:left w:val="single" w:sz="5" w:space="0" w:color="000000"/>
              <w:bottom w:val="single" w:sz="5" w:space="0" w:color="000000"/>
              <w:right w:val="single" w:sz="5" w:space="0" w:color="000000"/>
            </w:tcBorders>
            <w:tcPrChange w:id="64" w:author="Irfan Tri Raharjo, SE" w:date="2024-12-23T10:22:00Z">
              <w:tcPr>
                <w:tcW w:w="1133" w:type="dxa"/>
                <w:tcBorders>
                  <w:top w:val="single" w:sz="5" w:space="0" w:color="000000"/>
                  <w:left w:val="single" w:sz="5" w:space="0" w:color="000000"/>
                  <w:bottom w:val="single" w:sz="5" w:space="0" w:color="000000"/>
                  <w:right w:val="single" w:sz="5" w:space="0" w:color="000000"/>
                </w:tcBorders>
              </w:tcPr>
            </w:tcPrChange>
          </w:tcPr>
          <w:p w14:paraId="03780000" w14:textId="77777777" w:rsidR="00855DAC" w:rsidRDefault="003E013D">
            <w:pPr>
              <w:jc w:val="center"/>
              <w:rPr>
                <w:ins w:id="65" w:author="Irfan Tri Raharjo, SE" w:date="2024-12-23T08:09:00Z"/>
                <w:rFonts w:ascii="Arial" w:hAnsi="Arial" w:cs="Arial"/>
                <w:sz w:val="22"/>
                <w:szCs w:val="22"/>
              </w:rPr>
              <w:pPrChange w:id="66" w:author="Irfan Tri Raharjo, SE" w:date="2024-12-23T10:24:00Z">
                <w:pPr/>
              </w:pPrChange>
            </w:pPr>
            <w:ins w:id="67" w:author="Irfan Tri Raharjo, SE" w:date="2024-12-23T10:24:00Z">
              <w:r>
                <w:rPr>
                  <w:rFonts w:ascii="Arial" w:hAnsi="Arial" w:cs="Arial"/>
                  <w:sz w:val="22"/>
                  <w:szCs w:val="22"/>
                </w:rPr>
                <w:t>Rata-</w:t>
              </w:r>
            </w:ins>
            <w:ins w:id="68" w:author="Irfan Tri Raharjo, SE" w:date="2024-12-23T10:25:00Z">
              <w:r>
                <w:rPr>
                  <w:rFonts w:ascii="Arial" w:hAnsi="Arial" w:cs="Arial"/>
                  <w:sz w:val="22"/>
                  <w:szCs w:val="22"/>
                </w:rPr>
                <w:t xml:space="preserve">rata </w:t>
              </w:r>
            </w:ins>
            <w:ins w:id="69" w:author="Irfan Tri Raharjo, SE" w:date="2024-12-23T10:24:00Z">
              <w:r>
                <w:rPr>
                  <w:rFonts w:ascii="Arial" w:hAnsi="Arial" w:cs="Arial"/>
                  <w:sz w:val="22"/>
                  <w:szCs w:val="22"/>
                </w:rPr>
                <w:t>804</w:t>
              </w:r>
            </w:ins>
          </w:p>
          <w:p w14:paraId="2DA4AA43" w14:textId="77777777" w:rsidR="00A3655B" w:rsidRPr="00EF524F" w:rsidRDefault="00A3655B"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Change w:id="70" w:author="Irfan Tri Raharjo, SE" w:date="2024-12-23T10:22:00Z">
              <w:tcPr>
                <w:tcW w:w="1135" w:type="dxa"/>
                <w:tcBorders>
                  <w:top w:val="single" w:sz="5" w:space="0" w:color="000000"/>
                  <w:left w:val="single" w:sz="5" w:space="0" w:color="000000"/>
                  <w:bottom w:val="single" w:sz="5" w:space="0" w:color="000000"/>
                  <w:right w:val="single" w:sz="5" w:space="0" w:color="000000"/>
                </w:tcBorders>
              </w:tcPr>
            </w:tcPrChange>
          </w:tcPr>
          <w:p w14:paraId="212490E7" w14:textId="77777777" w:rsidR="00855DAC" w:rsidRDefault="003E013D">
            <w:pPr>
              <w:jc w:val="center"/>
              <w:rPr>
                <w:ins w:id="71" w:author="Irfan Tri Raharjo, SE" w:date="2024-12-23T08:09:00Z"/>
                <w:rFonts w:ascii="Arial" w:hAnsi="Arial" w:cs="Arial"/>
                <w:sz w:val="22"/>
                <w:szCs w:val="22"/>
              </w:rPr>
              <w:pPrChange w:id="72" w:author="Irfan Tri Raharjo, SE" w:date="2024-12-23T10:24:00Z">
                <w:pPr/>
              </w:pPrChange>
            </w:pPr>
            <w:ins w:id="73" w:author="Irfan Tri Raharjo, SE" w:date="2024-12-23T10:25:00Z">
              <w:r>
                <w:rPr>
                  <w:rFonts w:ascii="Arial" w:hAnsi="Arial" w:cs="Arial"/>
                  <w:sz w:val="22"/>
                  <w:szCs w:val="22"/>
                </w:rPr>
                <w:t>Rata-rata 800</w:t>
              </w:r>
            </w:ins>
          </w:p>
          <w:p w14:paraId="12D7A91D" w14:textId="77777777" w:rsidR="00A3655B" w:rsidRPr="00EF524F" w:rsidRDefault="00A3655B"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Change w:id="74" w:author="Irfan Tri Raharjo, SE" w:date="2024-12-23T10:22:00Z">
              <w:tcPr>
                <w:tcW w:w="1561" w:type="dxa"/>
                <w:tcBorders>
                  <w:top w:val="single" w:sz="5" w:space="0" w:color="000000"/>
                  <w:left w:val="single" w:sz="5" w:space="0" w:color="000000"/>
                  <w:bottom w:val="single" w:sz="5" w:space="0" w:color="000000"/>
                  <w:right w:val="single" w:sz="5" w:space="0" w:color="000000"/>
                </w:tcBorders>
              </w:tcPr>
            </w:tcPrChange>
          </w:tcPr>
          <w:p w14:paraId="767F840A" w14:textId="77777777" w:rsidR="00855DAC" w:rsidRPr="00EF524F" w:rsidRDefault="005B64CA" w:rsidP="005B64CA">
            <w:pPr>
              <w:rPr>
                <w:rFonts w:ascii="Arial" w:hAnsi="Arial" w:cs="Arial"/>
                <w:sz w:val="22"/>
                <w:szCs w:val="22"/>
              </w:rPr>
            </w:pPr>
            <w:ins w:id="75" w:author="Irfan Tri Raharjo, SE" w:date="2024-12-23T10:21:00Z">
              <w:r>
                <w:rPr>
                  <w:rFonts w:ascii="Arial" w:hAnsi="Arial" w:cs="Arial"/>
                  <w:sz w:val="22"/>
                  <w:szCs w:val="22"/>
                </w:rPr>
                <w:t>Terdapat satu program studi</w:t>
              </w:r>
            </w:ins>
            <w:ins w:id="76" w:author="Irfan Tri Raharjo, SE" w:date="2024-12-23T10:22:00Z">
              <w:r>
                <w:rPr>
                  <w:rFonts w:ascii="Arial" w:hAnsi="Arial" w:cs="Arial"/>
                  <w:sz w:val="22"/>
                  <w:szCs w:val="22"/>
                </w:rPr>
                <w:t xml:space="preserve"> yakni </w:t>
              </w:r>
              <w:r w:rsidRPr="005B64CA">
                <w:rPr>
                  <w:rFonts w:ascii="Arial" w:hAnsi="Arial" w:cs="Arial"/>
                  <w:sz w:val="22"/>
                  <w:szCs w:val="22"/>
                </w:rPr>
                <w:t xml:space="preserve">Prodi Sastra Inggris </w:t>
              </w:r>
              <w:r>
                <w:rPr>
                  <w:rFonts w:ascii="Arial" w:hAnsi="Arial" w:cs="Arial"/>
                  <w:sz w:val="22"/>
                  <w:szCs w:val="22"/>
                </w:rPr>
                <w:t xml:space="preserve">yang menjadi </w:t>
              </w:r>
              <w:r w:rsidRPr="005B64CA">
                <w:rPr>
                  <w:rFonts w:ascii="Arial" w:hAnsi="Arial" w:cs="Arial"/>
                  <w:sz w:val="22"/>
                  <w:szCs w:val="22"/>
                </w:rPr>
                <w:t>penanggung jawab pengajaran Bahasa Inggris 1 dan 2 bagi seluruh prodi di lingkungan Universitas Ma Chung</w:t>
              </w:r>
            </w:ins>
          </w:p>
        </w:tc>
        <w:tc>
          <w:tcPr>
            <w:tcW w:w="1275" w:type="dxa"/>
            <w:tcBorders>
              <w:top w:val="single" w:sz="5" w:space="0" w:color="000000"/>
              <w:left w:val="single" w:sz="5" w:space="0" w:color="000000"/>
              <w:bottom w:val="single" w:sz="5" w:space="0" w:color="000000"/>
              <w:right w:val="single" w:sz="5" w:space="0" w:color="000000"/>
            </w:tcBorders>
            <w:tcPrChange w:id="77" w:author="Irfan Tri Raharjo, SE" w:date="2024-12-23T10:22:00Z">
              <w:tcPr>
                <w:tcW w:w="1275" w:type="dxa"/>
                <w:tcBorders>
                  <w:top w:val="single" w:sz="5" w:space="0" w:color="000000"/>
                  <w:left w:val="single" w:sz="5" w:space="0" w:color="000000"/>
                  <w:bottom w:val="single" w:sz="5" w:space="0" w:color="000000"/>
                  <w:right w:val="single" w:sz="5" w:space="0" w:color="000000"/>
                </w:tcBorders>
              </w:tcPr>
            </w:tcPrChange>
          </w:tcPr>
          <w:p w14:paraId="14F970EA" w14:textId="77777777" w:rsidR="00855DAC" w:rsidRPr="00EF524F" w:rsidRDefault="00855DAC" w:rsidP="00124CB6">
            <w:pPr>
              <w:rPr>
                <w:rFonts w:ascii="Arial" w:hAnsi="Arial" w:cs="Arial"/>
                <w:sz w:val="22"/>
                <w:szCs w:val="22"/>
              </w:rPr>
            </w:pPr>
          </w:p>
        </w:tc>
      </w:tr>
      <w:tr w:rsidR="00855DAC" w:rsidRPr="00EF524F" w14:paraId="0858BDC6" w14:textId="77777777" w:rsidTr="003E013D">
        <w:trPr>
          <w:trHeight w:hRule="exact" w:val="5089"/>
          <w:trPrChange w:id="78" w:author="Irfan Tri Raharjo, SE" w:date="2024-12-23T10:26:00Z">
            <w:trPr>
              <w:trHeight w:hRule="exact" w:val="999"/>
            </w:trPr>
          </w:trPrChange>
        </w:trPr>
        <w:tc>
          <w:tcPr>
            <w:tcW w:w="566" w:type="dxa"/>
            <w:tcBorders>
              <w:top w:val="single" w:sz="5" w:space="0" w:color="000000"/>
              <w:left w:val="single" w:sz="5" w:space="0" w:color="000000"/>
              <w:bottom w:val="single" w:sz="5" w:space="0" w:color="000000"/>
              <w:right w:val="single" w:sz="5" w:space="0" w:color="000000"/>
            </w:tcBorders>
            <w:tcPrChange w:id="79" w:author="Irfan Tri Raharjo, SE" w:date="2024-12-23T10:26:00Z">
              <w:tcPr>
                <w:tcW w:w="566" w:type="dxa"/>
                <w:tcBorders>
                  <w:top w:val="single" w:sz="5" w:space="0" w:color="000000"/>
                  <w:left w:val="single" w:sz="5" w:space="0" w:color="000000"/>
                  <w:bottom w:val="single" w:sz="5" w:space="0" w:color="000000"/>
                  <w:right w:val="single" w:sz="5" w:space="0" w:color="000000"/>
                </w:tcBorders>
              </w:tcPr>
            </w:tcPrChange>
          </w:tcPr>
          <w:p w14:paraId="46255C29"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2</w:t>
            </w:r>
          </w:p>
        </w:tc>
        <w:tc>
          <w:tcPr>
            <w:tcW w:w="1445" w:type="dxa"/>
            <w:tcBorders>
              <w:top w:val="single" w:sz="5" w:space="0" w:color="000000"/>
              <w:left w:val="single" w:sz="5" w:space="0" w:color="000000"/>
              <w:bottom w:val="single" w:sz="5" w:space="0" w:color="000000"/>
              <w:right w:val="single" w:sz="5" w:space="0" w:color="000000"/>
            </w:tcBorders>
            <w:tcPrChange w:id="80" w:author="Irfan Tri Raharjo, SE" w:date="2024-12-23T10:26:00Z">
              <w:tcPr>
                <w:tcW w:w="1445" w:type="dxa"/>
                <w:tcBorders>
                  <w:top w:val="single" w:sz="5" w:space="0" w:color="000000"/>
                  <w:left w:val="single" w:sz="5" w:space="0" w:color="000000"/>
                  <w:bottom w:val="single" w:sz="5" w:space="0" w:color="000000"/>
                  <w:right w:val="single" w:sz="5" w:space="0" w:color="000000"/>
                </w:tcBorders>
              </w:tcPr>
            </w:tcPrChange>
          </w:tcPr>
          <w:p w14:paraId="224D76E0" w14:textId="77777777" w:rsidR="001005FE" w:rsidRPr="00EF524F" w:rsidRDefault="001005FE" w:rsidP="001005FE">
            <w:pPr>
              <w:rPr>
                <w:rFonts w:ascii="Arial" w:hAnsi="Arial" w:cs="Arial"/>
                <w:sz w:val="22"/>
                <w:szCs w:val="22"/>
              </w:rPr>
            </w:pPr>
            <w:r w:rsidRPr="00EF524F">
              <w:rPr>
                <w:rFonts w:ascii="Arial" w:hAnsi="Arial" w:cs="Arial"/>
                <w:sz w:val="22"/>
                <w:szCs w:val="22"/>
              </w:rPr>
              <w:t>Kompetensi Lulusan:</w:t>
            </w:r>
          </w:p>
          <w:p w14:paraId="10D62B05" w14:textId="77777777" w:rsidR="00855DAC" w:rsidRPr="00EF524F" w:rsidRDefault="001005FE" w:rsidP="001005FE">
            <w:pPr>
              <w:rPr>
                <w:rFonts w:ascii="Arial" w:hAnsi="Arial" w:cs="Arial"/>
                <w:sz w:val="22"/>
                <w:szCs w:val="22"/>
              </w:rPr>
            </w:pPr>
            <w:r w:rsidRPr="00EF524F">
              <w:rPr>
                <w:rFonts w:ascii="Arial" w:hAnsi="Arial" w:cs="Arial"/>
                <w:sz w:val="22"/>
                <w:szCs w:val="22"/>
              </w:rPr>
              <w:t>Kompetensi Bahasa Mandarin</w:t>
            </w:r>
          </w:p>
        </w:tc>
        <w:tc>
          <w:tcPr>
            <w:tcW w:w="1418" w:type="dxa"/>
            <w:tcBorders>
              <w:top w:val="single" w:sz="5" w:space="0" w:color="000000"/>
              <w:left w:val="single" w:sz="5" w:space="0" w:color="000000"/>
              <w:bottom w:val="single" w:sz="5" w:space="0" w:color="000000"/>
              <w:right w:val="single" w:sz="5" w:space="0" w:color="000000"/>
            </w:tcBorders>
            <w:tcPrChange w:id="81" w:author="Irfan Tri Raharjo, SE" w:date="2024-12-23T10:26:00Z">
              <w:tcPr>
                <w:tcW w:w="1418" w:type="dxa"/>
                <w:tcBorders>
                  <w:top w:val="single" w:sz="5" w:space="0" w:color="000000"/>
                  <w:left w:val="single" w:sz="5" w:space="0" w:color="000000"/>
                  <w:bottom w:val="single" w:sz="5" w:space="0" w:color="000000"/>
                  <w:right w:val="single" w:sz="5" w:space="0" w:color="000000"/>
                </w:tcBorders>
              </w:tcPr>
            </w:tcPrChange>
          </w:tcPr>
          <w:p w14:paraId="033D28C6" w14:textId="77777777" w:rsidR="00855DAC" w:rsidRPr="00EF524F" w:rsidRDefault="001005FE" w:rsidP="00124CB6">
            <w:pPr>
              <w:rPr>
                <w:rFonts w:ascii="Arial" w:hAnsi="Arial" w:cs="Arial"/>
                <w:sz w:val="22"/>
                <w:szCs w:val="22"/>
              </w:rPr>
            </w:pPr>
            <w:r w:rsidRPr="00EF524F">
              <w:rPr>
                <w:rFonts w:ascii="Arial" w:hAnsi="Arial" w:cs="Arial"/>
                <w:sz w:val="22"/>
                <w:szCs w:val="22"/>
              </w:rPr>
              <w:t>Level</w:t>
            </w:r>
            <w:r w:rsidR="00FA4B9F" w:rsidRPr="00EF524F">
              <w:rPr>
                <w:rFonts w:ascii="Arial" w:hAnsi="Arial" w:cs="Arial"/>
                <w:sz w:val="22"/>
                <w:szCs w:val="22"/>
              </w:rPr>
              <w:t xml:space="preserve"> HSK minimal 2</w:t>
            </w:r>
          </w:p>
        </w:tc>
        <w:tc>
          <w:tcPr>
            <w:tcW w:w="1133" w:type="dxa"/>
            <w:tcBorders>
              <w:top w:val="single" w:sz="5" w:space="0" w:color="000000"/>
              <w:left w:val="single" w:sz="5" w:space="0" w:color="000000"/>
              <w:bottom w:val="single" w:sz="5" w:space="0" w:color="000000"/>
              <w:right w:val="single" w:sz="5" w:space="0" w:color="000000"/>
            </w:tcBorders>
            <w:tcPrChange w:id="82" w:author="Irfan Tri Raharjo, SE" w:date="2024-12-23T10:26:00Z">
              <w:tcPr>
                <w:tcW w:w="1133" w:type="dxa"/>
                <w:tcBorders>
                  <w:top w:val="single" w:sz="5" w:space="0" w:color="000000"/>
                  <w:left w:val="single" w:sz="5" w:space="0" w:color="000000"/>
                  <w:bottom w:val="single" w:sz="5" w:space="0" w:color="000000"/>
                  <w:right w:val="single" w:sz="5" w:space="0" w:color="000000"/>
                </w:tcBorders>
              </w:tcPr>
            </w:tcPrChange>
          </w:tcPr>
          <w:p w14:paraId="5C51F21E" w14:textId="77777777" w:rsidR="003E013D" w:rsidRDefault="00A3655B" w:rsidP="00124CB6">
            <w:pPr>
              <w:rPr>
                <w:ins w:id="83" w:author="Irfan Tri Raharjo, SE" w:date="2024-12-23T08:09:00Z"/>
                <w:rFonts w:ascii="Arial" w:hAnsi="Arial" w:cs="Arial"/>
                <w:sz w:val="22"/>
                <w:szCs w:val="22"/>
              </w:rPr>
            </w:pPr>
            <w:ins w:id="84" w:author="Irfan Tri Raharjo, SE" w:date="2024-12-23T08:09:00Z">
              <w:r>
                <w:rPr>
                  <w:rFonts w:ascii="Arial" w:hAnsi="Arial" w:cs="Arial"/>
                  <w:sz w:val="22"/>
                  <w:szCs w:val="22"/>
                </w:rPr>
                <w:t>Rata rata</w:t>
              </w:r>
            </w:ins>
            <w:ins w:id="85" w:author="Irfan Tri Raharjo, SE" w:date="2024-12-23T10:25:00Z">
              <w:r w:rsidR="003E013D">
                <w:rPr>
                  <w:rFonts w:ascii="Arial" w:hAnsi="Arial" w:cs="Arial"/>
                  <w:sz w:val="22"/>
                  <w:szCs w:val="22"/>
                </w:rPr>
                <w:t xml:space="preserve"> level 2</w:t>
              </w:r>
            </w:ins>
          </w:p>
          <w:p w14:paraId="4EC25FF6" w14:textId="77777777" w:rsidR="00A3655B" w:rsidRPr="00EF524F" w:rsidRDefault="00A3655B"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Change w:id="86" w:author="Irfan Tri Raharjo, SE" w:date="2024-12-23T10:26:00Z">
              <w:tcPr>
                <w:tcW w:w="1135" w:type="dxa"/>
                <w:tcBorders>
                  <w:top w:val="single" w:sz="5" w:space="0" w:color="000000"/>
                  <w:left w:val="single" w:sz="5" w:space="0" w:color="000000"/>
                  <w:bottom w:val="single" w:sz="5" w:space="0" w:color="000000"/>
                  <w:right w:val="single" w:sz="5" w:space="0" w:color="000000"/>
                </w:tcBorders>
              </w:tcPr>
            </w:tcPrChange>
          </w:tcPr>
          <w:p w14:paraId="11E842E7" w14:textId="77777777" w:rsidR="00855DAC" w:rsidRDefault="00A3655B" w:rsidP="00124CB6">
            <w:pPr>
              <w:rPr>
                <w:ins w:id="87" w:author="Irfan Tri Raharjo, SE" w:date="2024-12-23T08:09:00Z"/>
                <w:rFonts w:ascii="Arial" w:hAnsi="Arial" w:cs="Arial"/>
                <w:sz w:val="22"/>
                <w:szCs w:val="22"/>
              </w:rPr>
            </w:pPr>
            <w:ins w:id="88" w:author="Irfan Tri Raharjo, SE" w:date="2024-12-23T08:09:00Z">
              <w:r>
                <w:rPr>
                  <w:rFonts w:ascii="Arial" w:hAnsi="Arial" w:cs="Arial"/>
                  <w:sz w:val="22"/>
                  <w:szCs w:val="22"/>
                </w:rPr>
                <w:t>Rata rata</w:t>
              </w:r>
            </w:ins>
            <w:ins w:id="89" w:author="Irfan Tri Raharjo, SE" w:date="2024-12-23T10:25:00Z">
              <w:r w:rsidR="003E013D">
                <w:rPr>
                  <w:rFonts w:ascii="Arial" w:hAnsi="Arial" w:cs="Arial"/>
                  <w:sz w:val="22"/>
                  <w:szCs w:val="22"/>
                </w:rPr>
                <w:t xml:space="preserve"> level 2</w:t>
              </w:r>
            </w:ins>
          </w:p>
          <w:p w14:paraId="165B45ED" w14:textId="77777777" w:rsidR="00A3655B" w:rsidRPr="00EF524F" w:rsidRDefault="00A3655B"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Change w:id="90" w:author="Irfan Tri Raharjo, SE" w:date="2024-12-23T10:26:00Z">
              <w:tcPr>
                <w:tcW w:w="1561" w:type="dxa"/>
                <w:tcBorders>
                  <w:top w:val="single" w:sz="5" w:space="0" w:color="000000"/>
                  <w:left w:val="single" w:sz="5" w:space="0" w:color="000000"/>
                  <w:bottom w:val="single" w:sz="5" w:space="0" w:color="000000"/>
                  <w:right w:val="single" w:sz="5" w:space="0" w:color="000000"/>
                </w:tcBorders>
              </w:tcPr>
            </w:tcPrChange>
          </w:tcPr>
          <w:p w14:paraId="46965CCE" w14:textId="77777777" w:rsidR="00855DAC" w:rsidRPr="00EF524F" w:rsidRDefault="003E013D" w:rsidP="00124CB6">
            <w:pPr>
              <w:rPr>
                <w:rFonts w:ascii="Arial" w:hAnsi="Arial" w:cs="Arial"/>
                <w:sz w:val="22"/>
                <w:szCs w:val="22"/>
              </w:rPr>
            </w:pPr>
            <w:ins w:id="91" w:author="Irfan Tri Raharjo, SE" w:date="2024-12-23T10:26:00Z">
              <w:r w:rsidRPr="003E013D">
                <w:rPr>
                  <w:rFonts w:ascii="Arial" w:hAnsi="Arial" w:cs="Arial"/>
                  <w:sz w:val="22"/>
                  <w:szCs w:val="22"/>
                </w:rPr>
                <w:t xml:space="preserve">Fakultas Bahasa melalui Program Studi Pendidikan Bahasa Mandarin (PPBM) mengkoordinasi pelaksanaan perkuliahan Bahasa Mandarin/Tionghoa </w:t>
              </w:r>
              <w:r>
                <w:rPr>
                  <w:rFonts w:ascii="Arial" w:hAnsi="Arial" w:cs="Arial"/>
                  <w:sz w:val="22"/>
                  <w:szCs w:val="22"/>
                </w:rPr>
                <w:t xml:space="preserve">level </w:t>
              </w:r>
              <w:r w:rsidRPr="003E013D">
                <w:rPr>
                  <w:rFonts w:ascii="Arial" w:hAnsi="Arial" w:cs="Arial"/>
                  <w:sz w:val="22"/>
                  <w:szCs w:val="22"/>
                </w:rPr>
                <w:t>1 sampai dengan 6  dengan tujuan untuk meningkatkan kemampuan mahasiswa dalam bahasa Mandarin</w:t>
              </w:r>
            </w:ins>
          </w:p>
        </w:tc>
        <w:tc>
          <w:tcPr>
            <w:tcW w:w="1275" w:type="dxa"/>
            <w:tcBorders>
              <w:top w:val="single" w:sz="5" w:space="0" w:color="000000"/>
              <w:left w:val="single" w:sz="5" w:space="0" w:color="000000"/>
              <w:bottom w:val="single" w:sz="5" w:space="0" w:color="000000"/>
              <w:right w:val="single" w:sz="5" w:space="0" w:color="000000"/>
            </w:tcBorders>
            <w:tcPrChange w:id="92" w:author="Irfan Tri Raharjo, SE" w:date="2024-12-23T10:26:00Z">
              <w:tcPr>
                <w:tcW w:w="1275" w:type="dxa"/>
                <w:tcBorders>
                  <w:top w:val="single" w:sz="5" w:space="0" w:color="000000"/>
                  <w:left w:val="single" w:sz="5" w:space="0" w:color="000000"/>
                  <w:bottom w:val="single" w:sz="5" w:space="0" w:color="000000"/>
                  <w:right w:val="single" w:sz="5" w:space="0" w:color="000000"/>
                </w:tcBorders>
              </w:tcPr>
            </w:tcPrChange>
          </w:tcPr>
          <w:p w14:paraId="11731E29" w14:textId="77777777" w:rsidR="00855DAC" w:rsidRPr="00EF524F" w:rsidRDefault="00855DAC" w:rsidP="00124CB6">
            <w:pPr>
              <w:rPr>
                <w:rFonts w:ascii="Arial" w:hAnsi="Arial" w:cs="Arial"/>
                <w:sz w:val="22"/>
                <w:szCs w:val="22"/>
              </w:rPr>
            </w:pPr>
          </w:p>
        </w:tc>
      </w:tr>
      <w:tr w:rsidR="00855DAC" w:rsidRPr="00EF524F" w14:paraId="6FF24D55" w14:textId="77777777" w:rsidTr="00DD3F58">
        <w:trPr>
          <w:trHeight w:hRule="exact" w:val="3762"/>
          <w:trPrChange w:id="93" w:author="Irfan Tri Raharjo, SE" w:date="2024-12-23T10:32:00Z">
            <w:trPr>
              <w:trHeight w:hRule="exact" w:val="1283"/>
            </w:trPr>
          </w:trPrChange>
        </w:trPr>
        <w:tc>
          <w:tcPr>
            <w:tcW w:w="566" w:type="dxa"/>
            <w:tcBorders>
              <w:top w:val="single" w:sz="5" w:space="0" w:color="000000"/>
              <w:left w:val="single" w:sz="5" w:space="0" w:color="000000"/>
              <w:bottom w:val="single" w:sz="5" w:space="0" w:color="000000"/>
              <w:right w:val="single" w:sz="5" w:space="0" w:color="000000"/>
            </w:tcBorders>
            <w:tcPrChange w:id="94" w:author="Irfan Tri Raharjo, SE" w:date="2024-12-23T10:32:00Z">
              <w:tcPr>
                <w:tcW w:w="566" w:type="dxa"/>
                <w:tcBorders>
                  <w:top w:val="single" w:sz="5" w:space="0" w:color="000000"/>
                  <w:left w:val="single" w:sz="5" w:space="0" w:color="000000"/>
                  <w:bottom w:val="single" w:sz="5" w:space="0" w:color="000000"/>
                  <w:right w:val="single" w:sz="5" w:space="0" w:color="000000"/>
                </w:tcBorders>
              </w:tcPr>
            </w:tcPrChange>
          </w:tcPr>
          <w:p w14:paraId="4F751538"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lastRenderedPageBreak/>
              <w:t>3</w:t>
            </w:r>
          </w:p>
        </w:tc>
        <w:tc>
          <w:tcPr>
            <w:tcW w:w="1445" w:type="dxa"/>
            <w:tcBorders>
              <w:top w:val="single" w:sz="5" w:space="0" w:color="000000"/>
              <w:left w:val="single" w:sz="5" w:space="0" w:color="000000"/>
              <w:bottom w:val="single" w:sz="5" w:space="0" w:color="000000"/>
              <w:right w:val="single" w:sz="5" w:space="0" w:color="000000"/>
            </w:tcBorders>
            <w:tcPrChange w:id="95" w:author="Irfan Tri Raharjo, SE" w:date="2024-12-23T10:32:00Z">
              <w:tcPr>
                <w:tcW w:w="1445" w:type="dxa"/>
                <w:tcBorders>
                  <w:top w:val="single" w:sz="5" w:space="0" w:color="000000"/>
                  <w:left w:val="single" w:sz="5" w:space="0" w:color="000000"/>
                  <w:bottom w:val="single" w:sz="5" w:space="0" w:color="000000"/>
                  <w:right w:val="single" w:sz="5" w:space="0" w:color="000000"/>
                </w:tcBorders>
              </w:tcPr>
            </w:tcPrChange>
          </w:tcPr>
          <w:p w14:paraId="59BBD956" w14:textId="77777777" w:rsidR="00FA4B9F" w:rsidRPr="00EF524F" w:rsidRDefault="00FA4B9F" w:rsidP="00FA4B9F">
            <w:pPr>
              <w:rPr>
                <w:rFonts w:ascii="Arial" w:hAnsi="Arial" w:cs="Arial"/>
                <w:sz w:val="22"/>
                <w:szCs w:val="22"/>
              </w:rPr>
            </w:pPr>
            <w:r w:rsidRPr="00EF524F">
              <w:rPr>
                <w:rFonts w:ascii="Arial" w:hAnsi="Arial" w:cs="Arial"/>
                <w:sz w:val="22"/>
                <w:szCs w:val="22"/>
              </w:rPr>
              <w:t>Kompetensi Lulusan:</w:t>
            </w:r>
          </w:p>
          <w:p w14:paraId="168DA9D6" w14:textId="77777777" w:rsidR="00855DAC" w:rsidRPr="00EF524F" w:rsidRDefault="00FA4B9F" w:rsidP="00FA4B9F">
            <w:pPr>
              <w:rPr>
                <w:rFonts w:ascii="Arial" w:hAnsi="Arial" w:cs="Arial"/>
                <w:sz w:val="22"/>
                <w:szCs w:val="22"/>
              </w:rPr>
            </w:pPr>
            <w:r w:rsidRPr="00EF524F">
              <w:rPr>
                <w:rFonts w:ascii="Arial" w:hAnsi="Arial" w:cs="Arial"/>
                <w:sz w:val="22"/>
                <w:szCs w:val="22"/>
              </w:rPr>
              <w:t>Poin Kredit Keaktifan Mahasiswa</w:t>
            </w:r>
          </w:p>
        </w:tc>
        <w:tc>
          <w:tcPr>
            <w:tcW w:w="1418" w:type="dxa"/>
            <w:tcBorders>
              <w:top w:val="single" w:sz="5" w:space="0" w:color="000000"/>
              <w:left w:val="single" w:sz="5" w:space="0" w:color="000000"/>
              <w:bottom w:val="single" w:sz="5" w:space="0" w:color="000000"/>
              <w:right w:val="single" w:sz="5" w:space="0" w:color="000000"/>
            </w:tcBorders>
            <w:tcPrChange w:id="96" w:author="Irfan Tri Raharjo, SE" w:date="2024-12-23T10:32:00Z">
              <w:tcPr>
                <w:tcW w:w="1418" w:type="dxa"/>
                <w:tcBorders>
                  <w:top w:val="single" w:sz="5" w:space="0" w:color="000000"/>
                  <w:left w:val="single" w:sz="5" w:space="0" w:color="000000"/>
                  <w:bottom w:val="single" w:sz="5" w:space="0" w:color="000000"/>
                  <w:right w:val="single" w:sz="5" w:space="0" w:color="000000"/>
                </w:tcBorders>
              </w:tcPr>
            </w:tcPrChange>
          </w:tcPr>
          <w:p w14:paraId="53B9384E" w14:textId="77777777" w:rsidR="00855DAC" w:rsidRPr="00EF524F" w:rsidRDefault="00FA4B9F" w:rsidP="00124CB6">
            <w:pPr>
              <w:rPr>
                <w:rFonts w:ascii="Arial" w:hAnsi="Arial" w:cs="Arial"/>
                <w:sz w:val="22"/>
                <w:szCs w:val="22"/>
              </w:rPr>
            </w:pPr>
            <w:r w:rsidRPr="00EF524F">
              <w:rPr>
                <w:rFonts w:ascii="Arial" w:hAnsi="Arial" w:cs="Arial"/>
                <w:sz w:val="22"/>
                <w:szCs w:val="22"/>
              </w:rPr>
              <w:t>Poin minimal 100</w:t>
            </w:r>
          </w:p>
        </w:tc>
        <w:tc>
          <w:tcPr>
            <w:tcW w:w="1133" w:type="dxa"/>
            <w:tcBorders>
              <w:top w:val="single" w:sz="5" w:space="0" w:color="000000"/>
              <w:left w:val="single" w:sz="5" w:space="0" w:color="000000"/>
              <w:bottom w:val="single" w:sz="5" w:space="0" w:color="000000"/>
              <w:right w:val="single" w:sz="5" w:space="0" w:color="000000"/>
            </w:tcBorders>
            <w:tcPrChange w:id="97" w:author="Irfan Tri Raharjo, SE" w:date="2024-12-23T10:32:00Z">
              <w:tcPr>
                <w:tcW w:w="1133" w:type="dxa"/>
                <w:tcBorders>
                  <w:top w:val="single" w:sz="5" w:space="0" w:color="000000"/>
                  <w:left w:val="single" w:sz="5" w:space="0" w:color="000000"/>
                  <w:bottom w:val="single" w:sz="5" w:space="0" w:color="000000"/>
                  <w:right w:val="single" w:sz="5" w:space="0" w:color="000000"/>
                </w:tcBorders>
              </w:tcPr>
            </w:tcPrChange>
          </w:tcPr>
          <w:p w14:paraId="03B1DFB5" w14:textId="77777777" w:rsidR="00855DAC" w:rsidRPr="00EF524F" w:rsidRDefault="00394117" w:rsidP="00124CB6">
            <w:pPr>
              <w:rPr>
                <w:rFonts w:ascii="Arial" w:hAnsi="Arial" w:cs="Arial"/>
                <w:sz w:val="22"/>
                <w:szCs w:val="22"/>
              </w:rPr>
            </w:pPr>
            <w:ins w:id="98" w:author="Irfan Tri Raharjo, SE" w:date="2024-12-23T08:10:00Z">
              <w:r>
                <w:rPr>
                  <w:rFonts w:ascii="Arial" w:hAnsi="Arial" w:cs="Arial"/>
                  <w:sz w:val="22"/>
                  <w:szCs w:val="22"/>
                </w:rPr>
                <w:t>mencapai</w:t>
              </w:r>
            </w:ins>
          </w:p>
        </w:tc>
        <w:tc>
          <w:tcPr>
            <w:tcW w:w="1135" w:type="dxa"/>
            <w:tcBorders>
              <w:top w:val="single" w:sz="5" w:space="0" w:color="000000"/>
              <w:left w:val="single" w:sz="5" w:space="0" w:color="000000"/>
              <w:bottom w:val="single" w:sz="5" w:space="0" w:color="000000"/>
              <w:right w:val="single" w:sz="5" w:space="0" w:color="000000"/>
            </w:tcBorders>
            <w:tcPrChange w:id="99" w:author="Irfan Tri Raharjo, SE" w:date="2024-12-23T10:32:00Z">
              <w:tcPr>
                <w:tcW w:w="1135" w:type="dxa"/>
                <w:tcBorders>
                  <w:top w:val="single" w:sz="5" w:space="0" w:color="000000"/>
                  <w:left w:val="single" w:sz="5" w:space="0" w:color="000000"/>
                  <w:bottom w:val="single" w:sz="5" w:space="0" w:color="000000"/>
                  <w:right w:val="single" w:sz="5" w:space="0" w:color="000000"/>
                </w:tcBorders>
              </w:tcPr>
            </w:tcPrChange>
          </w:tcPr>
          <w:p w14:paraId="59DFCE49" w14:textId="77777777" w:rsidR="00855DAC" w:rsidRPr="00EF524F" w:rsidRDefault="00394117" w:rsidP="00124CB6">
            <w:pPr>
              <w:rPr>
                <w:rFonts w:ascii="Arial" w:hAnsi="Arial" w:cs="Arial"/>
                <w:sz w:val="22"/>
                <w:szCs w:val="22"/>
              </w:rPr>
            </w:pPr>
            <w:ins w:id="100" w:author="Irfan Tri Raharjo, SE" w:date="2024-12-23T08:10:00Z">
              <w:r>
                <w:rPr>
                  <w:rFonts w:ascii="Arial" w:hAnsi="Arial" w:cs="Arial"/>
                  <w:sz w:val="22"/>
                  <w:szCs w:val="22"/>
                </w:rPr>
                <w:t>mencapai</w:t>
              </w:r>
            </w:ins>
          </w:p>
        </w:tc>
        <w:tc>
          <w:tcPr>
            <w:tcW w:w="1561" w:type="dxa"/>
            <w:tcBorders>
              <w:top w:val="single" w:sz="5" w:space="0" w:color="000000"/>
              <w:left w:val="single" w:sz="5" w:space="0" w:color="000000"/>
              <w:bottom w:val="single" w:sz="5" w:space="0" w:color="000000"/>
              <w:right w:val="single" w:sz="5" w:space="0" w:color="000000"/>
            </w:tcBorders>
            <w:tcPrChange w:id="101" w:author="Irfan Tri Raharjo, SE" w:date="2024-12-23T10:32:00Z">
              <w:tcPr>
                <w:tcW w:w="1561" w:type="dxa"/>
                <w:tcBorders>
                  <w:top w:val="single" w:sz="5" w:space="0" w:color="000000"/>
                  <w:left w:val="single" w:sz="5" w:space="0" w:color="000000"/>
                  <w:bottom w:val="single" w:sz="5" w:space="0" w:color="000000"/>
                  <w:right w:val="single" w:sz="5" w:space="0" w:color="000000"/>
                </w:tcBorders>
              </w:tcPr>
            </w:tcPrChange>
          </w:tcPr>
          <w:p w14:paraId="79F9B4D0" w14:textId="77777777" w:rsidR="00855DAC" w:rsidRPr="00EF524F" w:rsidRDefault="00DD3F58" w:rsidP="00EA5265">
            <w:pPr>
              <w:rPr>
                <w:rFonts w:ascii="Arial" w:hAnsi="Arial" w:cs="Arial"/>
                <w:sz w:val="22"/>
                <w:szCs w:val="22"/>
              </w:rPr>
            </w:pPr>
            <w:ins w:id="102" w:author="Irfan Tri Raharjo, SE" w:date="2024-12-23T10:32:00Z">
              <w:r>
                <w:rPr>
                  <w:rFonts w:ascii="Arial" w:hAnsi="Arial" w:cs="Arial"/>
                  <w:sz w:val="22"/>
                  <w:szCs w:val="22"/>
                </w:rPr>
                <w:t xml:space="preserve">Penambahan kegiatan </w:t>
              </w:r>
              <w:r w:rsidRPr="00821D82">
                <w:rPr>
                  <w:rFonts w:ascii="Helvetica" w:hAnsi="Helvetica" w:cs="Helvetica"/>
                  <w:color w:val="000000" w:themeColor="text1"/>
                  <w:kern w:val="2"/>
                  <w:lang w:val="en-ID"/>
                  <w14:ligatures w14:val="standardContextual"/>
                </w:rPr>
                <w:t xml:space="preserve">yang dapat meningkatkan </w:t>
              </w:r>
            </w:ins>
            <w:ins w:id="103" w:author="Irfan Tri Raharjo, SE" w:date="2024-12-23T10:34:00Z">
              <w:r w:rsidR="00EA5265">
                <w:rPr>
                  <w:rFonts w:ascii="Helvetica" w:hAnsi="Helvetica" w:cs="Helvetica"/>
                  <w:color w:val="000000" w:themeColor="text1"/>
                  <w:kern w:val="2"/>
                  <w:lang w:val="en-ID"/>
                  <w14:ligatures w14:val="standardContextual"/>
                </w:rPr>
                <w:t xml:space="preserve">poin </w:t>
              </w:r>
            </w:ins>
            <w:ins w:id="104" w:author="Irfan Tri Raharjo, SE" w:date="2024-12-23T10:32:00Z">
              <w:r w:rsidRPr="00821D82">
                <w:rPr>
                  <w:rFonts w:ascii="Helvetica" w:hAnsi="Helvetica" w:cs="Helvetica"/>
                  <w:color w:val="000000" w:themeColor="text1"/>
                  <w:kern w:val="2"/>
                  <w:lang w:val="en-ID"/>
                  <w14:ligatures w14:val="standardContextual"/>
                </w:rPr>
                <w:t>keaktifan, seperti seminar, lokakarya, dan pelatihan bahasa, yang pada gilirannya dapat menambah nilai dalam penilaian kinerja akademik</w:t>
              </w:r>
            </w:ins>
          </w:p>
        </w:tc>
        <w:tc>
          <w:tcPr>
            <w:tcW w:w="1275" w:type="dxa"/>
            <w:tcBorders>
              <w:top w:val="single" w:sz="5" w:space="0" w:color="000000"/>
              <w:left w:val="single" w:sz="5" w:space="0" w:color="000000"/>
              <w:bottom w:val="single" w:sz="5" w:space="0" w:color="000000"/>
              <w:right w:val="single" w:sz="5" w:space="0" w:color="000000"/>
            </w:tcBorders>
            <w:tcPrChange w:id="105" w:author="Irfan Tri Raharjo, SE" w:date="2024-12-23T10:32:00Z">
              <w:tcPr>
                <w:tcW w:w="1275" w:type="dxa"/>
                <w:tcBorders>
                  <w:top w:val="single" w:sz="5" w:space="0" w:color="000000"/>
                  <w:left w:val="single" w:sz="5" w:space="0" w:color="000000"/>
                  <w:bottom w:val="single" w:sz="5" w:space="0" w:color="000000"/>
                  <w:right w:val="single" w:sz="5" w:space="0" w:color="000000"/>
                </w:tcBorders>
              </w:tcPr>
            </w:tcPrChange>
          </w:tcPr>
          <w:p w14:paraId="7B9A77C9" w14:textId="77777777" w:rsidR="00855DAC" w:rsidRPr="00EF524F" w:rsidRDefault="00855DAC" w:rsidP="00124CB6">
            <w:pPr>
              <w:rPr>
                <w:rFonts w:ascii="Arial" w:hAnsi="Arial" w:cs="Arial"/>
                <w:sz w:val="22"/>
                <w:szCs w:val="22"/>
              </w:rPr>
            </w:pPr>
          </w:p>
        </w:tc>
      </w:tr>
      <w:tr w:rsidR="00855DAC" w:rsidRPr="00EF524F" w14:paraId="55C4F158" w14:textId="77777777" w:rsidTr="00E268DF">
        <w:trPr>
          <w:trHeight w:hRule="exact" w:val="1908"/>
          <w:trPrChange w:id="106" w:author="Irfan Tri Raharjo, SE" w:date="2024-12-23T08:59:00Z">
            <w:trPr>
              <w:trHeight w:hRule="exact" w:val="1413"/>
            </w:trPr>
          </w:trPrChange>
        </w:trPr>
        <w:tc>
          <w:tcPr>
            <w:tcW w:w="566" w:type="dxa"/>
            <w:tcBorders>
              <w:top w:val="single" w:sz="5" w:space="0" w:color="000000"/>
              <w:left w:val="single" w:sz="5" w:space="0" w:color="000000"/>
              <w:bottom w:val="single" w:sz="5" w:space="0" w:color="000000"/>
              <w:right w:val="single" w:sz="5" w:space="0" w:color="000000"/>
            </w:tcBorders>
            <w:tcPrChange w:id="107" w:author="Irfan Tri Raharjo, SE" w:date="2024-12-23T08:59:00Z">
              <w:tcPr>
                <w:tcW w:w="566" w:type="dxa"/>
                <w:tcBorders>
                  <w:top w:val="single" w:sz="5" w:space="0" w:color="000000"/>
                  <w:left w:val="single" w:sz="5" w:space="0" w:color="000000"/>
                  <w:bottom w:val="single" w:sz="5" w:space="0" w:color="000000"/>
                  <w:right w:val="single" w:sz="5" w:space="0" w:color="000000"/>
                </w:tcBorders>
              </w:tcPr>
            </w:tcPrChange>
          </w:tcPr>
          <w:p w14:paraId="3D8DA4B3"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4</w:t>
            </w:r>
          </w:p>
        </w:tc>
        <w:tc>
          <w:tcPr>
            <w:tcW w:w="1445" w:type="dxa"/>
            <w:tcBorders>
              <w:top w:val="single" w:sz="5" w:space="0" w:color="000000"/>
              <w:left w:val="single" w:sz="5" w:space="0" w:color="000000"/>
              <w:bottom w:val="single" w:sz="5" w:space="0" w:color="000000"/>
              <w:right w:val="single" w:sz="5" w:space="0" w:color="000000"/>
            </w:tcBorders>
            <w:tcPrChange w:id="108" w:author="Irfan Tri Raharjo, SE" w:date="2024-12-23T08:59:00Z">
              <w:tcPr>
                <w:tcW w:w="1445" w:type="dxa"/>
                <w:tcBorders>
                  <w:top w:val="single" w:sz="5" w:space="0" w:color="000000"/>
                  <w:left w:val="single" w:sz="5" w:space="0" w:color="000000"/>
                  <w:bottom w:val="single" w:sz="5" w:space="0" w:color="000000"/>
                  <w:right w:val="single" w:sz="5" w:space="0" w:color="000000"/>
                </w:tcBorders>
              </w:tcPr>
            </w:tcPrChange>
          </w:tcPr>
          <w:p w14:paraId="7DF43360" w14:textId="77777777" w:rsidR="00855DAC" w:rsidRPr="00EF524F" w:rsidRDefault="00FA4B9F" w:rsidP="00124CB6">
            <w:pPr>
              <w:rPr>
                <w:rFonts w:ascii="Arial" w:hAnsi="Arial" w:cs="Arial"/>
                <w:sz w:val="22"/>
                <w:szCs w:val="22"/>
              </w:rPr>
            </w:pPr>
            <w:r w:rsidRPr="00EF524F">
              <w:rPr>
                <w:rFonts w:ascii="Arial" w:hAnsi="Arial" w:cs="Arial"/>
                <w:sz w:val="22"/>
                <w:szCs w:val="22"/>
              </w:rPr>
              <w:t>Isi Pembelajaran:</w:t>
            </w:r>
          </w:p>
          <w:p w14:paraId="1C63ED9A" w14:textId="77777777" w:rsidR="00FA4B9F" w:rsidRPr="00EF524F" w:rsidRDefault="00FA4B9F" w:rsidP="00124CB6">
            <w:pPr>
              <w:rPr>
                <w:rFonts w:ascii="Arial" w:hAnsi="Arial" w:cs="Arial"/>
                <w:sz w:val="22"/>
                <w:szCs w:val="22"/>
              </w:rPr>
            </w:pPr>
            <w:r w:rsidRPr="00EF524F">
              <w:rPr>
                <w:rFonts w:ascii="Arial" w:hAnsi="Arial" w:cs="Arial"/>
                <w:sz w:val="22"/>
                <w:szCs w:val="22"/>
              </w:rPr>
              <w:t>Kurikulum berbasis OBE</w:t>
            </w:r>
          </w:p>
        </w:tc>
        <w:tc>
          <w:tcPr>
            <w:tcW w:w="1418" w:type="dxa"/>
            <w:tcBorders>
              <w:top w:val="single" w:sz="5" w:space="0" w:color="000000"/>
              <w:left w:val="single" w:sz="5" w:space="0" w:color="000000"/>
              <w:bottom w:val="single" w:sz="5" w:space="0" w:color="000000"/>
              <w:right w:val="single" w:sz="5" w:space="0" w:color="000000"/>
            </w:tcBorders>
            <w:tcPrChange w:id="109" w:author="Irfan Tri Raharjo, SE" w:date="2024-12-23T08:59:00Z">
              <w:tcPr>
                <w:tcW w:w="1418" w:type="dxa"/>
                <w:tcBorders>
                  <w:top w:val="single" w:sz="5" w:space="0" w:color="000000"/>
                  <w:left w:val="single" w:sz="5" w:space="0" w:color="000000"/>
                  <w:bottom w:val="single" w:sz="5" w:space="0" w:color="000000"/>
                  <w:right w:val="single" w:sz="5" w:space="0" w:color="000000"/>
                </w:tcBorders>
              </w:tcPr>
            </w:tcPrChange>
          </w:tcPr>
          <w:p w14:paraId="409EED02" w14:textId="77777777" w:rsidR="00855DAC" w:rsidRPr="00EF524F" w:rsidRDefault="00FA4B9F" w:rsidP="00124CB6">
            <w:pPr>
              <w:rPr>
                <w:rFonts w:ascii="Arial" w:hAnsi="Arial" w:cs="Arial"/>
                <w:sz w:val="22"/>
                <w:szCs w:val="22"/>
              </w:rPr>
            </w:pPr>
            <w:r w:rsidRPr="00EF524F">
              <w:rPr>
                <w:rFonts w:ascii="Arial" w:hAnsi="Arial" w:cs="Arial"/>
                <w:sz w:val="22"/>
                <w:szCs w:val="22"/>
              </w:rPr>
              <w:t>1 mata kuliah yang berbasis riset atau proyek kolaboratif dengan industri terkait</w:t>
            </w:r>
          </w:p>
        </w:tc>
        <w:tc>
          <w:tcPr>
            <w:tcW w:w="1133" w:type="dxa"/>
            <w:tcBorders>
              <w:top w:val="single" w:sz="5" w:space="0" w:color="000000"/>
              <w:left w:val="single" w:sz="5" w:space="0" w:color="000000"/>
              <w:bottom w:val="single" w:sz="5" w:space="0" w:color="000000"/>
              <w:right w:val="single" w:sz="5" w:space="0" w:color="000000"/>
            </w:tcBorders>
            <w:tcPrChange w:id="110" w:author="Irfan Tri Raharjo, SE" w:date="2024-12-23T08:59:00Z">
              <w:tcPr>
                <w:tcW w:w="1133" w:type="dxa"/>
                <w:tcBorders>
                  <w:top w:val="single" w:sz="5" w:space="0" w:color="000000"/>
                  <w:left w:val="single" w:sz="5" w:space="0" w:color="000000"/>
                  <w:bottom w:val="single" w:sz="5" w:space="0" w:color="000000"/>
                  <w:right w:val="single" w:sz="5" w:space="0" w:color="000000"/>
                </w:tcBorders>
              </w:tcPr>
            </w:tcPrChange>
          </w:tcPr>
          <w:p w14:paraId="2BF74B2E" w14:textId="77777777" w:rsidR="00855DAC" w:rsidRPr="00EF524F" w:rsidRDefault="00E268DF" w:rsidP="00124CB6">
            <w:pPr>
              <w:rPr>
                <w:rFonts w:ascii="Arial" w:hAnsi="Arial" w:cs="Arial"/>
                <w:sz w:val="22"/>
                <w:szCs w:val="22"/>
              </w:rPr>
            </w:pPr>
            <w:ins w:id="111" w:author="Irfan Tri Raharjo, SE" w:date="2024-12-23T09:02:00Z">
              <w:r>
                <w:rPr>
                  <w:rFonts w:ascii="Arial" w:hAnsi="Arial" w:cs="Arial"/>
                  <w:sz w:val="22"/>
                  <w:szCs w:val="22"/>
                </w:rPr>
                <w:t>mencapai</w:t>
              </w:r>
            </w:ins>
          </w:p>
        </w:tc>
        <w:tc>
          <w:tcPr>
            <w:tcW w:w="1135" w:type="dxa"/>
            <w:tcBorders>
              <w:top w:val="single" w:sz="5" w:space="0" w:color="000000"/>
              <w:left w:val="single" w:sz="5" w:space="0" w:color="000000"/>
              <w:bottom w:val="single" w:sz="5" w:space="0" w:color="000000"/>
              <w:right w:val="single" w:sz="5" w:space="0" w:color="000000"/>
            </w:tcBorders>
            <w:tcPrChange w:id="112" w:author="Irfan Tri Raharjo, SE" w:date="2024-12-23T08:59:00Z">
              <w:tcPr>
                <w:tcW w:w="1135" w:type="dxa"/>
                <w:tcBorders>
                  <w:top w:val="single" w:sz="5" w:space="0" w:color="000000"/>
                  <w:left w:val="single" w:sz="5" w:space="0" w:color="000000"/>
                  <w:bottom w:val="single" w:sz="5" w:space="0" w:color="000000"/>
                  <w:right w:val="single" w:sz="5" w:space="0" w:color="000000"/>
                </w:tcBorders>
              </w:tcPr>
            </w:tcPrChange>
          </w:tcPr>
          <w:p w14:paraId="490BFB4D" w14:textId="77777777" w:rsidR="00855DAC" w:rsidRPr="00EF524F" w:rsidRDefault="00E268DF" w:rsidP="00124CB6">
            <w:pPr>
              <w:rPr>
                <w:rFonts w:ascii="Arial" w:hAnsi="Arial" w:cs="Arial"/>
                <w:sz w:val="22"/>
                <w:szCs w:val="22"/>
              </w:rPr>
            </w:pPr>
            <w:ins w:id="113" w:author="Irfan Tri Raharjo, SE" w:date="2024-12-23T09:02:00Z">
              <w:r>
                <w:rPr>
                  <w:rFonts w:ascii="Arial" w:hAnsi="Arial" w:cs="Arial"/>
                  <w:sz w:val="22"/>
                  <w:szCs w:val="22"/>
                </w:rPr>
                <w:t>mencapai</w:t>
              </w:r>
            </w:ins>
          </w:p>
        </w:tc>
        <w:tc>
          <w:tcPr>
            <w:tcW w:w="1561" w:type="dxa"/>
            <w:tcBorders>
              <w:top w:val="single" w:sz="5" w:space="0" w:color="000000"/>
              <w:left w:val="single" w:sz="5" w:space="0" w:color="000000"/>
              <w:bottom w:val="single" w:sz="5" w:space="0" w:color="000000"/>
              <w:right w:val="single" w:sz="5" w:space="0" w:color="000000"/>
            </w:tcBorders>
            <w:tcPrChange w:id="114" w:author="Irfan Tri Raharjo, SE" w:date="2024-12-23T08:59:00Z">
              <w:tcPr>
                <w:tcW w:w="1561" w:type="dxa"/>
                <w:tcBorders>
                  <w:top w:val="single" w:sz="5" w:space="0" w:color="000000"/>
                  <w:left w:val="single" w:sz="5" w:space="0" w:color="000000"/>
                  <w:bottom w:val="single" w:sz="5" w:space="0" w:color="000000"/>
                  <w:right w:val="single" w:sz="5" w:space="0" w:color="000000"/>
                </w:tcBorders>
              </w:tcPr>
            </w:tcPrChange>
          </w:tcPr>
          <w:p w14:paraId="6BB49FC6" w14:textId="77777777" w:rsidR="00855DAC" w:rsidRPr="00EF524F" w:rsidRDefault="00EA5265" w:rsidP="00124CB6">
            <w:pPr>
              <w:rPr>
                <w:rFonts w:ascii="Arial" w:hAnsi="Arial" w:cs="Arial"/>
                <w:sz w:val="22"/>
                <w:szCs w:val="22"/>
              </w:rPr>
            </w:pPr>
            <w:ins w:id="115" w:author="Irfan Tri Raharjo, SE" w:date="2024-12-23T10:35:00Z">
              <w:r>
                <w:rPr>
                  <w:rFonts w:ascii="Arial" w:hAnsi="Arial" w:cs="Arial"/>
                  <w:sz w:val="22"/>
                  <w:szCs w:val="22"/>
                </w:rPr>
                <w:t>Kemitraan universitas, fakultas, dan program studi dengan mitra</w:t>
              </w:r>
            </w:ins>
            <w:ins w:id="116" w:author="Irfan Tri Raharjo, SE" w:date="2024-12-23T10:36:00Z">
              <w:r>
                <w:rPr>
                  <w:rFonts w:ascii="Arial" w:hAnsi="Arial" w:cs="Arial"/>
                  <w:sz w:val="22"/>
                  <w:szCs w:val="22"/>
                </w:rPr>
                <w:t xml:space="preserve"> dunia usaha dan industri</w:t>
              </w:r>
            </w:ins>
          </w:p>
        </w:tc>
        <w:tc>
          <w:tcPr>
            <w:tcW w:w="1275" w:type="dxa"/>
            <w:tcBorders>
              <w:top w:val="single" w:sz="5" w:space="0" w:color="000000"/>
              <w:left w:val="single" w:sz="5" w:space="0" w:color="000000"/>
              <w:bottom w:val="single" w:sz="5" w:space="0" w:color="000000"/>
              <w:right w:val="single" w:sz="5" w:space="0" w:color="000000"/>
            </w:tcBorders>
            <w:tcPrChange w:id="117" w:author="Irfan Tri Raharjo, SE" w:date="2024-12-23T08:59:00Z">
              <w:tcPr>
                <w:tcW w:w="1275" w:type="dxa"/>
                <w:tcBorders>
                  <w:top w:val="single" w:sz="5" w:space="0" w:color="000000"/>
                  <w:left w:val="single" w:sz="5" w:space="0" w:color="000000"/>
                  <w:bottom w:val="single" w:sz="5" w:space="0" w:color="000000"/>
                  <w:right w:val="single" w:sz="5" w:space="0" w:color="000000"/>
                </w:tcBorders>
              </w:tcPr>
            </w:tcPrChange>
          </w:tcPr>
          <w:p w14:paraId="0B6250DD" w14:textId="77777777" w:rsidR="00855DAC" w:rsidRPr="00EF524F" w:rsidRDefault="00855DAC" w:rsidP="00124CB6">
            <w:pPr>
              <w:rPr>
                <w:rFonts w:ascii="Arial" w:hAnsi="Arial" w:cs="Arial"/>
                <w:sz w:val="22"/>
                <w:szCs w:val="22"/>
              </w:rPr>
            </w:pPr>
          </w:p>
        </w:tc>
      </w:tr>
      <w:tr w:rsidR="00855DAC" w:rsidRPr="00EF524F" w14:paraId="6B8DB552" w14:textId="77777777" w:rsidTr="00EA5265">
        <w:trPr>
          <w:trHeight w:hRule="exact" w:val="2198"/>
          <w:trPrChange w:id="118" w:author="Irfan Tri Raharjo, SE" w:date="2024-12-23T10:38:00Z">
            <w:trPr>
              <w:trHeight w:hRule="exact" w:val="1689"/>
            </w:trPr>
          </w:trPrChange>
        </w:trPr>
        <w:tc>
          <w:tcPr>
            <w:tcW w:w="566" w:type="dxa"/>
            <w:tcBorders>
              <w:top w:val="single" w:sz="5" w:space="0" w:color="000000"/>
              <w:left w:val="single" w:sz="5" w:space="0" w:color="000000"/>
              <w:bottom w:val="single" w:sz="5" w:space="0" w:color="000000"/>
              <w:right w:val="single" w:sz="5" w:space="0" w:color="000000"/>
            </w:tcBorders>
            <w:tcPrChange w:id="119" w:author="Irfan Tri Raharjo, SE" w:date="2024-12-23T10:38:00Z">
              <w:tcPr>
                <w:tcW w:w="566" w:type="dxa"/>
                <w:tcBorders>
                  <w:top w:val="single" w:sz="5" w:space="0" w:color="000000"/>
                  <w:left w:val="single" w:sz="5" w:space="0" w:color="000000"/>
                  <w:bottom w:val="single" w:sz="5" w:space="0" w:color="000000"/>
                  <w:right w:val="single" w:sz="5" w:space="0" w:color="000000"/>
                </w:tcBorders>
              </w:tcPr>
            </w:tcPrChange>
          </w:tcPr>
          <w:p w14:paraId="7F6BAC9C" w14:textId="77777777" w:rsidR="00855DAC" w:rsidRPr="00EF524F" w:rsidRDefault="00855DAC" w:rsidP="00124CB6">
            <w:pPr>
              <w:spacing w:line="220" w:lineRule="exact"/>
              <w:ind w:left="185" w:right="189"/>
              <w:jc w:val="center"/>
              <w:rPr>
                <w:rFonts w:ascii="Arial" w:eastAsia="Arial" w:hAnsi="Arial" w:cs="Arial"/>
                <w:sz w:val="22"/>
                <w:szCs w:val="22"/>
              </w:rPr>
            </w:pPr>
            <w:r w:rsidRPr="00EF524F">
              <w:rPr>
                <w:rFonts w:ascii="Arial" w:eastAsia="Arial" w:hAnsi="Arial" w:cs="Arial"/>
                <w:w w:val="99"/>
                <w:sz w:val="22"/>
                <w:szCs w:val="22"/>
              </w:rPr>
              <w:t>5</w:t>
            </w:r>
          </w:p>
        </w:tc>
        <w:tc>
          <w:tcPr>
            <w:tcW w:w="1445" w:type="dxa"/>
            <w:tcBorders>
              <w:top w:val="single" w:sz="5" w:space="0" w:color="000000"/>
              <w:left w:val="single" w:sz="5" w:space="0" w:color="000000"/>
              <w:bottom w:val="single" w:sz="5" w:space="0" w:color="000000"/>
              <w:right w:val="single" w:sz="5" w:space="0" w:color="000000"/>
            </w:tcBorders>
            <w:tcPrChange w:id="120" w:author="Irfan Tri Raharjo, SE" w:date="2024-12-23T10:38:00Z">
              <w:tcPr>
                <w:tcW w:w="1445" w:type="dxa"/>
                <w:tcBorders>
                  <w:top w:val="single" w:sz="5" w:space="0" w:color="000000"/>
                  <w:left w:val="single" w:sz="5" w:space="0" w:color="000000"/>
                  <w:bottom w:val="single" w:sz="5" w:space="0" w:color="000000"/>
                  <w:right w:val="single" w:sz="5" w:space="0" w:color="000000"/>
                </w:tcBorders>
              </w:tcPr>
            </w:tcPrChange>
          </w:tcPr>
          <w:p w14:paraId="60C9CF3C" w14:textId="77777777" w:rsidR="00855DAC" w:rsidRPr="00EF524F" w:rsidRDefault="00FA4B9F" w:rsidP="00124CB6">
            <w:pPr>
              <w:rPr>
                <w:rFonts w:ascii="Arial" w:hAnsi="Arial" w:cs="Arial"/>
                <w:sz w:val="22"/>
                <w:szCs w:val="22"/>
              </w:rPr>
            </w:pPr>
            <w:r w:rsidRPr="00EF524F">
              <w:rPr>
                <w:rFonts w:ascii="Arial" w:hAnsi="Arial" w:cs="Arial"/>
                <w:sz w:val="22"/>
                <w:szCs w:val="22"/>
              </w:rPr>
              <w:t>Proses Pembelajaran:</w:t>
            </w:r>
          </w:p>
          <w:p w14:paraId="392026A9" w14:textId="77777777" w:rsidR="00FA4B9F" w:rsidRPr="00EF524F" w:rsidRDefault="00FA4B9F"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Change w:id="121" w:author="Irfan Tri Raharjo, SE" w:date="2024-12-23T10:38:00Z">
              <w:tcPr>
                <w:tcW w:w="1418" w:type="dxa"/>
                <w:tcBorders>
                  <w:top w:val="single" w:sz="5" w:space="0" w:color="000000"/>
                  <w:left w:val="single" w:sz="5" w:space="0" w:color="000000"/>
                  <w:bottom w:val="single" w:sz="5" w:space="0" w:color="000000"/>
                  <w:right w:val="single" w:sz="5" w:space="0" w:color="000000"/>
                </w:tcBorders>
              </w:tcPr>
            </w:tcPrChange>
          </w:tcPr>
          <w:p w14:paraId="2177F085" w14:textId="77777777" w:rsidR="00855DAC" w:rsidRPr="00EF524F" w:rsidRDefault="00FA4B9F" w:rsidP="00124CB6">
            <w:pPr>
              <w:rPr>
                <w:rFonts w:ascii="Arial" w:hAnsi="Arial" w:cs="Arial"/>
                <w:sz w:val="22"/>
                <w:szCs w:val="22"/>
              </w:rPr>
            </w:pPr>
            <w:r w:rsidRPr="00EF524F">
              <w:rPr>
                <w:rFonts w:ascii="Arial" w:hAnsi="Arial" w:cs="Arial"/>
                <w:sz w:val="22"/>
                <w:szCs w:val="22"/>
              </w:rPr>
              <w:t>Persentase kehadiran dosen dalam pengajaran minimal 90% dari total seluruh pertemuan</w:t>
            </w:r>
          </w:p>
        </w:tc>
        <w:tc>
          <w:tcPr>
            <w:tcW w:w="1133" w:type="dxa"/>
            <w:tcBorders>
              <w:top w:val="single" w:sz="5" w:space="0" w:color="000000"/>
              <w:left w:val="single" w:sz="5" w:space="0" w:color="000000"/>
              <w:bottom w:val="single" w:sz="5" w:space="0" w:color="000000"/>
              <w:right w:val="single" w:sz="5" w:space="0" w:color="000000"/>
            </w:tcBorders>
            <w:tcPrChange w:id="122" w:author="Irfan Tri Raharjo, SE" w:date="2024-12-23T10:38:00Z">
              <w:tcPr>
                <w:tcW w:w="1133" w:type="dxa"/>
                <w:tcBorders>
                  <w:top w:val="single" w:sz="5" w:space="0" w:color="000000"/>
                  <w:left w:val="single" w:sz="5" w:space="0" w:color="000000"/>
                  <w:bottom w:val="single" w:sz="5" w:space="0" w:color="000000"/>
                  <w:right w:val="single" w:sz="5" w:space="0" w:color="000000"/>
                </w:tcBorders>
              </w:tcPr>
            </w:tcPrChange>
          </w:tcPr>
          <w:p w14:paraId="1152F0F7" w14:textId="77777777" w:rsidR="00855DAC" w:rsidRPr="00EF524F" w:rsidRDefault="00E75770" w:rsidP="00E75770">
            <w:pPr>
              <w:rPr>
                <w:rFonts w:ascii="Arial" w:hAnsi="Arial" w:cs="Arial"/>
                <w:sz w:val="22"/>
                <w:szCs w:val="22"/>
              </w:rPr>
            </w:pPr>
            <w:ins w:id="123" w:author="Irfan Tri Raharjo, SE" w:date="2024-12-23T09:04:00Z">
              <w:r>
                <w:rPr>
                  <w:rFonts w:ascii="Arial" w:hAnsi="Arial" w:cs="Arial"/>
                  <w:sz w:val="22"/>
                  <w:szCs w:val="22"/>
                </w:rPr>
                <w:t xml:space="preserve">Rerata </w:t>
              </w:r>
            </w:ins>
            <w:ins w:id="124" w:author="Irfan Tri Raharjo, SE" w:date="2024-12-23T09:06:00Z">
              <w:r>
                <w:rPr>
                  <w:rFonts w:ascii="Arial" w:hAnsi="Arial" w:cs="Arial"/>
                  <w:sz w:val="22"/>
                  <w:szCs w:val="22"/>
                </w:rPr>
                <w:t>93 persen</w:t>
              </w:r>
            </w:ins>
          </w:p>
        </w:tc>
        <w:tc>
          <w:tcPr>
            <w:tcW w:w="1135" w:type="dxa"/>
            <w:tcBorders>
              <w:top w:val="single" w:sz="5" w:space="0" w:color="000000"/>
              <w:left w:val="single" w:sz="5" w:space="0" w:color="000000"/>
              <w:bottom w:val="single" w:sz="5" w:space="0" w:color="000000"/>
              <w:right w:val="single" w:sz="5" w:space="0" w:color="000000"/>
            </w:tcBorders>
            <w:tcPrChange w:id="125" w:author="Irfan Tri Raharjo, SE" w:date="2024-12-23T10:38:00Z">
              <w:tcPr>
                <w:tcW w:w="1135" w:type="dxa"/>
                <w:tcBorders>
                  <w:top w:val="single" w:sz="5" w:space="0" w:color="000000"/>
                  <w:left w:val="single" w:sz="5" w:space="0" w:color="000000"/>
                  <w:bottom w:val="single" w:sz="5" w:space="0" w:color="000000"/>
                  <w:right w:val="single" w:sz="5" w:space="0" w:color="000000"/>
                </w:tcBorders>
              </w:tcPr>
            </w:tcPrChange>
          </w:tcPr>
          <w:p w14:paraId="35F2F49F" w14:textId="77777777" w:rsidR="00855DAC" w:rsidRPr="00EF524F" w:rsidRDefault="00E75770" w:rsidP="00E75770">
            <w:pPr>
              <w:rPr>
                <w:rFonts w:ascii="Arial" w:hAnsi="Arial" w:cs="Arial"/>
                <w:sz w:val="22"/>
                <w:szCs w:val="22"/>
              </w:rPr>
            </w:pPr>
            <w:ins w:id="126" w:author="Irfan Tri Raharjo, SE" w:date="2024-12-23T09:04:00Z">
              <w:r>
                <w:rPr>
                  <w:rFonts w:ascii="Arial" w:hAnsi="Arial" w:cs="Arial"/>
                  <w:sz w:val="22"/>
                  <w:szCs w:val="22"/>
                </w:rPr>
                <w:t>Rerata 9</w:t>
              </w:r>
            </w:ins>
            <w:ins w:id="127" w:author="Irfan Tri Raharjo, SE" w:date="2024-12-23T09:07:00Z">
              <w:r>
                <w:rPr>
                  <w:rFonts w:ascii="Arial" w:hAnsi="Arial" w:cs="Arial"/>
                  <w:sz w:val="22"/>
                  <w:szCs w:val="22"/>
                </w:rPr>
                <w:t>1</w:t>
              </w:r>
            </w:ins>
            <w:ins w:id="128" w:author="Irfan Tri Raharjo, SE" w:date="2024-12-23T09:04:00Z">
              <w:r>
                <w:rPr>
                  <w:rFonts w:ascii="Arial" w:hAnsi="Arial" w:cs="Arial"/>
                  <w:sz w:val="22"/>
                  <w:szCs w:val="22"/>
                </w:rPr>
                <w:t xml:space="preserve"> persen</w:t>
              </w:r>
            </w:ins>
          </w:p>
        </w:tc>
        <w:tc>
          <w:tcPr>
            <w:tcW w:w="1561" w:type="dxa"/>
            <w:tcBorders>
              <w:top w:val="single" w:sz="5" w:space="0" w:color="000000"/>
              <w:left w:val="single" w:sz="5" w:space="0" w:color="000000"/>
              <w:bottom w:val="single" w:sz="5" w:space="0" w:color="000000"/>
              <w:right w:val="single" w:sz="5" w:space="0" w:color="000000"/>
            </w:tcBorders>
            <w:tcPrChange w:id="129" w:author="Irfan Tri Raharjo, SE" w:date="2024-12-23T10:38:00Z">
              <w:tcPr>
                <w:tcW w:w="1561" w:type="dxa"/>
                <w:tcBorders>
                  <w:top w:val="single" w:sz="5" w:space="0" w:color="000000"/>
                  <w:left w:val="single" w:sz="5" w:space="0" w:color="000000"/>
                  <w:bottom w:val="single" w:sz="5" w:space="0" w:color="000000"/>
                  <w:right w:val="single" w:sz="5" w:space="0" w:color="000000"/>
                </w:tcBorders>
              </w:tcPr>
            </w:tcPrChange>
          </w:tcPr>
          <w:p w14:paraId="449F36C7" w14:textId="77777777" w:rsidR="00855DAC" w:rsidRDefault="00EA5265" w:rsidP="00124CB6">
            <w:pPr>
              <w:rPr>
                <w:ins w:id="130" w:author="Irfan Tri Raharjo, SE" w:date="2024-12-23T10:37:00Z"/>
                <w:rFonts w:ascii="Arial" w:hAnsi="Arial" w:cs="Arial"/>
                <w:sz w:val="22"/>
                <w:szCs w:val="22"/>
              </w:rPr>
            </w:pPr>
            <w:ins w:id="131" w:author="Irfan Tri Raharjo, SE" w:date="2024-12-23T10:36:00Z">
              <w:r>
                <w:rPr>
                  <w:rFonts w:ascii="Arial" w:hAnsi="Arial" w:cs="Arial"/>
                  <w:sz w:val="22"/>
                  <w:szCs w:val="22"/>
                </w:rPr>
                <w:t>Kebijakan blended</w:t>
              </w:r>
            </w:ins>
            <w:ins w:id="132" w:author="Irfan Tri Raharjo, SE" w:date="2024-12-23T10:37:00Z">
              <w:r>
                <w:rPr>
                  <w:rFonts w:ascii="Arial" w:hAnsi="Arial" w:cs="Arial"/>
                  <w:sz w:val="22"/>
                  <w:szCs w:val="22"/>
                </w:rPr>
                <w:t xml:space="preserve"> learning,</w:t>
              </w:r>
            </w:ins>
          </w:p>
          <w:p w14:paraId="2B0540EB" w14:textId="77777777" w:rsidR="00EA5265" w:rsidRDefault="00EA5265" w:rsidP="00124CB6">
            <w:pPr>
              <w:rPr>
                <w:ins w:id="133" w:author="Irfan Tri Raharjo, SE" w:date="2024-12-23T10:37:00Z"/>
                <w:rFonts w:ascii="Arial" w:hAnsi="Arial" w:cs="Arial"/>
                <w:sz w:val="22"/>
                <w:szCs w:val="22"/>
              </w:rPr>
            </w:pPr>
            <w:ins w:id="134" w:author="Irfan Tri Raharjo, SE" w:date="2024-12-23T10:37:00Z">
              <w:r>
                <w:rPr>
                  <w:rFonts w:ascii="Arial" w:hAnsi="Arial" w:cs="Arial"/>
                  <w:sz w:val="22"/>
                  <w:szCs w:val="22"/>
                </w:rPr>
                <w:t xml:space="preserve">Jurnal perkuliahan online </w:t>
              </w:r>
            </w:ins>
            <w:ins w:id="135" w:author="Irfan Tri Raharjo, SE" w:date="2024-12-23T10:38:00Z">
              <w:r>
                <w:rPr>
                  <w:rFonts w:ascii="Arial" w:hAnsi="Arial" w:cs="Arial"/>
                  <w:sz w:val="22"/>
                  <w:szCs w:val="22"/>
                </w:rPr>
                <w:t>(Macis), MS Teams</w:t>
              </w:r>
            </w:ins>
          </w:p>
          <w:p w14:paraId="03983BEF" w14:textId="77777777" w:rsidR="00EA5265" w:rsidRPr="00EF524F" w:rsidRDefault="00EA5265"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36" w:author="Irfan Tri Raharjo, SE" w:date="2024-12-23T10:38:00Z">
              <w:tcPr>
                <w:tcW w:w="1275" w:type="dxa"/>
                <w:tcBorders>
                  <w:top w:val="single" w:sz="5" w:space="0" w:color="000000"/>
                  <w:left w:val="single" w:sz="5" w:space="0" w:color="000000"/>
                  <w:bottom w:val="single" w:sz="5" w:space="0" w:color="000000"/>
                  <w:right w:val="single" w:sz="5" w:space="0" w:color="000000"/>
                </w:tcBorders>
              </w:tcPr>
            </w:tcPrChange>
          </w:tcPr>
          <w:p w14:paraId="023FFB06" w14:textId="77777777" w:rsidR="00855DAC" w:rsidRPr="00EF524F" w:rsidRDefault="00855DAC" w:rsidP="00124CB6">
            <w:pPr>
              <w:rPr>
                <w:rFonts w:ascii="Arial" w:hAnsi="Arial" w:cs="Arial"/>
                <w:sz w:val="22"/>
                <w:szCs w:val="22"/>
              </w:rPr>
            </w:pPr>
          </w:p>
        </w:tc>
      </w:tr>
      <w:tr w:rsidR="00855DAC" w:rsidRPr="00EF524F" w14:paraId="1212C81D" w14:textId="77777777" w:rsidTr="00EA5265">
        <w:trPr>
          <w:trHeight w:hRule="exact" w:val="2130"/>
          <w:trPrChange w:id="137" w:author="Irfan Tri Raharjo, SE" w:date="2024-12-23T10:40:00Z">
            <w:trPr>
              <w:trHeight w:hRule="exact" w:val="1407"/>
            </w:trPr>
          </w:trPrChange>
        </w:trPr>
        <w:tc>
          <w:tcPr>
            <w:tcW w:w="566" w:type="dxa"/>
            <w:tcBorders>
              <w:top w:val="single" w:sz="5" w:space="0" w:color="000000"/>
              <w:left w:val="single" w:sz="5" w:space="0" w:color="000000"/>
              <w:bottom w:val="single" w:sz="5" w:space="0" w:color="000000"/>
              <w:right w:val="single" w:sz="5" w:space="0" w:color="000000"/>
            </w:tcBorders>
            <w:tcPrChange w:id="138" w:author="Irfan Tri Raharjo, SE" w:date="2024-12-23T10:40:00Z">
              <w:tcPr>
                <w:tcW w:w="566" w:type="dxa"/>
                <w:tcBorders>
                  <w:top w:val="single" w:sz="5" w:space="0" w:color="000000"/>
                  <w:left w:val="single" w:sz="5" w:space="0" w:color="000000"/>
                  <w:bottom w:val="single" w:sz="5" w:space="0" w:color="000000"/>
                  <w:right w:val="single" w:sz="5" w:space="0" w:color="000000"/>
                </w:tcBorders>
              </w:tcPr>
            </w:tcPrChange>
          </w:tcPr>
          <w:p w14:paraId="36720813" w14:textId="77777777" w:rsidR="00855DAC" w:rsidRPr="00EF524F" w:rsidRDefault="00855DAC" w:rsidP="00124CB6">
            <w:pPr>
              <w:spacing w:line="220" w:lineRule="exact"/>
              <w:ind w:left="185" w:right="189"/>
              <w:jc w:val="center"/>
              <w:rPr>
                <w:rFonts w:ascii="Arial" w:eastAsia="Arial" w:hAnsi="Arial" w:cs="Arial"/>
                <w:sz w:val="22"/>
                <w:szCs w:val="22"/>
              </w:rPr>
            </w:pPr>
            <w:del w:id="139" w:author="Irfan Tri Raharjo, SE" w:date="2024-12-23T09:08:00Z">
              <w:r w:rsidRPr="00EF524F" w:rsidDel="00E75770">
                <w:rPr>
                  <w:rFonts w:ascii="Arial" w:eastAsia="Arial" w:hAnsi="Arial" w:cs="Arial"/>
                  <w:w w:val="99"/>
                  <w:sz w:val="22"/>
                  <w:szCs w:val="22"/>
                </w:rPr>
                <w:delText>8</w:delText>
              </w:r>
            </w:del>
            <w:ins w:id="140" w:author="Irfan Tri Raharjo, SE" w:date="2024-12-23T09:08:00Z">
              <w:r w:rsidR="00E75770">
                <w:rPr>
                  <w:rFonts w:ascii="Arial" w:eastAsia="Arial" w:hAnsi="Arial" w:cs="Arial"/>
                  <w:w w:val="99"/>
                  <w:sz w:val="22"/>
                  <w:szCs w:val="22"/>
                </w:rPr>
                <w:t>6</w:t>
              </w:r>
            </w:ins>
          </w:p>
        </w:tc>
        <w:tc>
          <w:tcPr>
            <w:tcW w:w="1445" w:type="dxa"/>
            <w:tcBorders>
              <w:top w:val="single" w:sz="5" w:space="0" w:color="000000"/>
              <w:left w:val="single" w:sz="5" w:space="0" w:color="000000"/>
              <w:bottom w:val="single" w:sz="5" w:space="0" w:color="000000"/>
              <w:right w:val="single" w:sz="5" w:space="0" w:color="000000"/>
            </w:tcBorders>
            <w:tcPrChange w:id="141" w:author="Irfan Tri Raharjo, SE" w:date="2024-12-23T10:40:00Z">
              <w:tcPr>
                <w:tcW w:w="1445" w:type="dxa"/>
                <w:tcBorders>
                  <w:top w:val="single" w:sz="5" w:space="0" w:color="000000"/>
                  <w:left w:val="single" w:sz="5" w:space="0" w:color="000000"/>
                  <w:bottom w:val="single" w:sz="5" w:space="0" w:color="000000"/>
                  <w:right w:val="single" w:sz="5" w:space="0" w:color="000000"/>
                </w:tcBorders>
              </w:tcPr>
            </w:tcPrChange>
          </w:tcPr>
          <w:p w14:paraId="4FAC8011" w14:textId="77777777" w:rsidR="00855DAC" w:rsidRPr="00EF524F" w:rsidRDefault="00C9174F" w:rsidP="00124CB6">
            <w:pPr>
              <w:rPr>
                <w:rFonts w:ascii="Arial" w:hAnsi="Arial" w:cs="Arial"/>
                <w:sz w:val="22"/>
                <w:szCs w:val="22"/>
              </w:rPr>
            </w:pPr>
            <w:r w:rsidRPr="00EF524F">
              <w:rPr>
                <w:rFonts w:ascii="Arial" w:hAnsi="Arial" w:cs="Arial"/>
                <w:sz w:val="22"/>
                <w:szCs w:val="22"/>
              </w:rPr>
              <w:t>Pekerjaan Lulusan</w:t>
            </w:r>
          </w:p>
        </w:tc>
        <w:tc>
          <w:tcPr>
            <w:tcW w:w="1418" w:type="dxa"/>
            <w:tcBorders>
              <w:top w:val="single" w:sz="5" w:space="0" w:color="000000"/>
              <w:left w:val="single" w:sz="5" w:space="0" w:color="000000"/>
              <w:bottom w:val="single" w:sz="5" w:space="0" w:color="000000"/>
              <w:right w:val="single" w:sz="5" w:space="0" w:color="000000"/>
            </w:tcBorders>
            <w:tcPrChange w:id="142" w:author="Irfan Tri Raharjo, SE" w:date="2024-12-23T10:40:00Z">
              <w:tcPr>
                <w:tcW w:w="1418" w:type="dxa"/>
                <w:tcBorders>
                  <w:top w:val="single" w:sz="5" w:space="0" w:color="000000"/>
                  <w:left w:val="single" w:sz="5" w:space="0" w:color="000000"/>
                  <w:bottom w:val="single" w:sz="5" w:space="0" w:color="000000"/>
                  <w:right w:val="single" w:sz="5" w:space="0" w:color="000000"/>
                </w:tcBorders>
              </w:tcPr>
            </w:tcPrChange>
          </w:tcPr>
          <w:p w14:paraId="27B9EABD" w14:textId="77777777" w:rsidR="00C9174F" w:rsidRPr="00EF524F" w:rsidRDefault="00C9174F" w:rsidP="00C9174F">
            <w:pPr>
              <w:rPr>
                <w:rFonts w:ascii="Arial" w:hAnsi="Arial" w:cs="Arial"/>
                <w:sz w:val="22"/>
                <w:szCs w:val="22"/>
              </w:rPr>
            </w:pPr>
            <w:r w:rsidRPr="00EF524F">
              <w:rPr>
                <w:rFonts w:ascii="Arial" w:hAnsi="Arial" w:cs="Arial"/>
                <w:sz w:val="22"/>
                <w:szCs w:val="22"/>
              </w:rPr>
              <w:t>Persentase jumlah lulusan yang mendapat pekerjaan dalam</w:t>
            </w:r>
          </w:p>
          <w:p w14:paraId="226F10FB" w14:textId="77777777" w:rsidR="00855DAC" w:rsidRPr="00EF524F" w:rsidRDefault="00C9174F" w:rsidP="00C9174F">
            <w:pPr>
              <w:rPr>
                <w:rFonts w:ascii="Arial" w:hAnsi="Arial" w:cs="Arial"/>
                <w:sz w:val="22"/>
                <w:szCs w:val="22"/>
              </w:rPr>
            </w:pPr>
            <w:r w:rsidRPr="00EF524F">
              <w:rPr>
                <w:rFonts w:ascii="Arial" w:hAnsi="Arial" w:cs="Arial"/>
                <w:sz w:val="22"/>
                <w:szCs w:val="22"/>
              </w:rPr>
              <w:t>rentang waktu 6 bulan</w:t>
            </w:r>
          </w:p>
        </w:tc>
        <w:tc>
          <w:tcPr>
            <w:tcW w:w="1133" w:type="dxa"/>
            <w:tcBorders>
              <w:top w:val="single" w:sz="5" w:space="0" w:color="000000"/>
              <w:left w:val="single" w:sz="5" w:space="0" w:color="000000"/>
              <w:bottom w:val="single" w:sz="5" w:space="0" w:color="000000"/>
              <w:right w:val="single" w:sz="5" w:space="0" w:color="000000"/>
            </w:tcBorders>
            <w:tcPrChange w:id="143" w:author="Irfan Tri Raharjo, SE" w:date="2024-12-23T10:40:00Z">
              <w:tcPr>
                <w:tcW w:w="1133" w:type="dxa"/>
                <w:tcBorders>
                  <w:top w:val="single" w:sz="5" w:space="0" w:color="000000"/>
                  <w:left w:val="single" w:sz="5" w:space="0" w:color="000000"/>
                  <w:bottom w:val="single" w:sz="5" w:space="0" w:color="000000"/>
                  <w:right w:val="single" w:sz="5" w:space="0" w:color="000000"/>
                </w:tcBorders>
              </w:tcPr>
            </w:tcPrChange>
          </w:tcPr>
          <w:p w14:paraId="19EB2921" w14:textId="77777777" w:rsidR="00855DAC" w:rsidRPr="00EF524F" w:rsidRDefault="001C11A9" w:rsidP="001C11A9">
            <w:pPr>
              <w:rPr>
                <w:rFonts w:ascii="Arial" w:hAnsi="Arial" w:cs="Arial"/>
                <w:sz w:val="22"/>
                <w:szCs w:val="22"/>
              </w:rPr>
            </w:pPr>
            <w:ins w:id="144" w:author="Irfan Tri Raharjo, SE" w:date="2024-12-23T09:18:00Z">
              <w:r>
                <w:rPr>
                  <w:rFonts w:ascii="Arial" w:hAnsi="Arial" w:cs="Arial"/>
                  <w:sz w:val="22"/>
                  <w:szCs w:val="22"/>
                </w:rPr>
                <w:t>60</w:t>
              </w:r>
            </w:ins>
            <w:ins w:id="145" w:author="Irfan Tri Raharjo, SE" w:date="2024-12-23T09:17:00Z">
              <w:r>
                <w:rPr>
                  <w:rFonts w:ascii="Arial" w:hAnsi="Arial" w:cs="Arial"/>
                  <w:sz w:val="22"/>
                  <w:szCs w:val="22"/>
                </w:rPr>
                <w:t>.</w:t>
              </w:r>
            </w:ins>
            <w:ins w:id="146" w:author="Irfan Tri Raharjo, SE" w:date="2024-12-23T09:20:00Z">
              <w:r>
                <w:rPr>
                  <w:rFonts w:ascii="Arial" w:hAnsi="Arial" w:cs="Arial"/>
                  <w:sz w:val="22"/>
                  <w:szCs w:val="22"/>
                </w:rPr>
                <w:t>55</w:t>
              </w:r>
            </w:ins>
          </w:p>
        </w:tc>
        <w:tc>
          <w:tcPr>
            <w:tcW w:w="1135" w:type="dxa"/>
            <w:tcBorders>
              <w:top w:val="single" w:sz="5" w:space="0" w:color="000000"/>
              <w:left w:val="single" w:sz="5" w:space="0" w:color="000000"/>
              <w:bottom w:val="single" w:sz="5" w:space="0" w:color="000000"/>
              <w:right w:val="single" w:sz="5" w:space="0" w:color="000000"/>
            </w:tcBorders>
            <w:tcPrChange w:id="147" w:author="Irfan Tri Raharjo, SE" w:date="2024-12-23T10:40:00Z">
              <w:tcPr>
                <w:tcW w:w="1135" w:type="dxa"/>
                <w:tcBorders>
                  <w:top w:val="single" w:sz="5" w:space="0" w:color="000000"/>
                  <w:left w:val="single" w:sz="5" w:space="0" w:color="000000"/>
                  <w:bottom w:val="single" w:sz="5" w:space="0" w:color="000000"/>
                  <w:right w:val="single" w:sz="5" w:space="0" w:color="000000"/>
                </w:tcBorders>
              </w:tcPr>
            </w:tcPrChange>
          </w:tcPr>
          <w:p w14:paraId="6D959673" w14:textId="77777777" w:rsidR="00855DAC" w:rsidRPr="00EF524F" w:rsidRDefault="001C11A9" w:rsidP="00124CB6">
            <w:pPr>
              <w:rPr>
                <w:rFonts w:ascii="Arial" w:hAnsi="Arial" w:cs="Arial"/>
                <w:sz w:val="22"/>
                <w:szCs w:val="22"/>
              </w:rPr>
            </w:pPr>
            <w:ins w:id="148" w:author="Irfan Tri Raharjo, SE" w:date="2024-12-23T09:17:00Z">
              <w:r>
                <w:rPr>
                  <w:rFonts w:ascii="Arial" w:hAnsi="Arial" w:cs="Arial"/>
                  <w:sz w:val="22"/>
                  <w:szCs w:val="22"/>
                </w:rPr>
                <w:t>61.26</w:t>
              </w:r>
            </w:ins>
          </w:p>
        </w:tc>
        <w:tc>
          <w:tcPr>
            <w:tcW w:w="1561" w:type="dxa"/>
            <w:tcBorders>
              <w:top w:val="single" w:sz="5" w:space="0" w:color="000000"/>
              <w:left w:val="single" w:sz="5" w:space="0" w:color="000000"/>
              <w:bottom w:val="single" w:sz="5" w:space="0" w:color="000000"/>
              <w:right w:val="single" w:sz="5" w:space="0" w:color="000000"/>
            </w:tcBorders>
            <w:tcPrChange w:id="149" w:author="Irfan Tri Raharjo, SE" w:date="2024-12-23T10:40:00Z">
              <w:tcPr>
                <w:tcW w:w="1561" w:type="dxa"/>
                <w:tcBorders>
                  <w:top w:val="single" w:sz="5" w:space="0" w:color="000000"/>
                  <w:left w:val="single" w:sz="5" w:space="0" w:color="000000"/>
                  <w:bottom w:val="single" w:sz="5" w:space="0" w:color="000000"/>
                  <w:right w:val="single" w:sz="5" w:space="0" w:color="000000"/>
                </w:tcBorders>
              </w:tcPr>
            </w:tcPrChange>
          </w:tcPr>
          <w:p w14:paraId="1EB9B436"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50" w:author="Irfan Tri Raharjo, SE" w:date="2024-12-23T10:40:00Z">
              <w:tcPr>
                <w:tcW w:w="1275" w:type="dxa"/>
                <w:tcBorders>
                  <w:top w:val="single" w:sz="5" w:space="0" w:color="000000"/>
                  <w:left w:val="single" w:sz="5" w:space="0" w:color="000000"/>
                  <w:bottom w:val="single" w:sz="5" w:space="0" w:color="000000"/>
                  <w:right w:val="single" w:sz="5" w:space="0" w:color="000000"/>
                </w:tcBorders>
              </w:tcPr>
            </w:tcPrChange>
          </w:tcPr>
          <w:p w14:paraId="55434DF6" w14:textId="77777777" w:rsidR="00855DAC" w:rsidRPr="00EF524F" w:rsidRDefault="00855DAC" w:rsidP="00124CB6">
            <w:pPr>
              <w:rPr>
                <w:rFonts w:ascii="Arial" w:hAnsi="Arial" w:cs="Arial"/>
                <w:sz w:val="22"/>
                <w:szCs w:val="22"/>
              </w:rPr>
            </w:pPr>
          </w:p>
        </w:tc>
      </w:tr>
      <w:tr w:rsidR="00855DAC" w:rsidRPr="00EF524F" w14:paraId="19A7A744" w14:textId="77777777" w:rsidTr="00F4248B">
        <w:trPr>
          <w:trHeight w:hRule="exact" w:val="1861"/>
          <w:trPrChange w:id="151" w:author="Irfan Tri Raharjo, SE" w:date="2024-12-23T09:09:00Z">
            <w:trPr>
              <w:trHeight w:hRule="exact" w:val="1436"/>
            </w:trPr>
          </w:trPrChange>
        </w:trPr>
        <w:tc>
          <w:tcPr>
            <w:tcW w:w="566" w:type="dxa"/>
            <w:tcBorders>
              <w:top w:val="single" w:sz="5" w:space="0" w:color="000000"/>
              <w:left w:val="single" w:sz="5" w:space="0" w:color="000000"/>
              <w:bottom w:val="single" w:sz="5" w:space="0" w:color="000000"/>
              <w:right w:val="single" w:sz="5" w:space="0" w:color="000000"/>
            </w:tcBorders>
            <w:tcPrChange w:id="152" w:author="Irfan Tri Raharjo, SE" w:date="2024-12-23T09:09:00Z">
              <w:tcPr>
                <w:tcW w:w="566" w:type="dxa"/>
                <w:tcBorders>
                  <w:top w:val="single" w:sz="5" w:space="0" w:color="000000"/>
                  <w:left w:val="single" w:sz="5" w:space="0" w:color="000000"/>
                  <w:bottom w:val="single" w:sz="5" w:space="0" w:color="000000"/>
                  <w:right w:val="single" w:sz="5" w:space="0" w:color="000000"/>
                </w:tcBorders>
              </w:tcPr>
            </w:tcPrChange>
          </w:tcPr>
          <w:p w14:paraId="7593A9AB" w14:textId="77777777" w:rsidR="00855DAC" w:rsidRPr="00EF524F" w:rsidRDefault="00855DAC" w:rsidP="00124CB6">
            <w:pPr>
              <w:spacing w:before="1"/>
              <w:ind w:left="185" w:right="189"/>
              <w:jc w:val="center"/>
              <w:rPr>
                <w:rFonts w:ascii="Arial" w:eastAsia="Arial" w:hAnsi="Arial" w:cs="Arial"/>
                <w:sz w:val="22"/>
                <w:szCs w:val="22"/>
              </w:rPr>
            </w:pPr>
            <w:del w:id="153" w:author="Irfan Tri Raharjo, SE" w:date="2024-12-23T09:08:00Z">
              <w:r w:rsidRPr="00EF524F" w:rsidDel="00E75770">
                <w:rPr>
                  <w:rFonts w:ascii="Arial" w:eastAsia="Arial" w:hAnsi="Arial" w:cs="Arial"/>
                  <w:w w:val="99"/>
                  <w:sz w:val="22"/>
                  <w:szCs w:val="22"/>
                </w:rPr>
                <w:delText>9</w:delText>
              </w:r>
            </w:del>
            <w:ins w:id="154" w:author="Irfan Tri Raharjo, SE" w:date="2024-12-23T09:08:00Z">
              <w:r w:rsidR="00E75770">
                <w:rPr>
                  <w:rFonts w:ascii="Arial" w:eastAsia="Arial" w:hAnsi="Arial" w:cs="Arial"/>
                  <w:w w:val="99"/>
                  <w:sz w:val="22"/>
                  <w:szCs w:val="22"/>
                </w:rPr>
                <w:t>7</w:t>
              </w:r>
            </w:ins>
          </w:p>
        </w:tc>
        <w:tc>
          <w:tcPr>
            <w:tcW w:w="1445" w:type="dxa"/>
            <w:tcBorders>
              <w:top w:val="single" w:sz="5" w:space="0" w:color="000000"/>
              <w:left w:val="single" w:sz="5" w:space="0" w:color="000000"/>
              <w:bottom w:val="single" w:sz="5" w:space="0" w:color="000000"/>
              <w:right w:val="single" w:sz="5" w:space="0" w:color="000000"/>
            </w:tcBorders>
            <w:tcPrChange w:id="155" w:author="Irfan Tri Raharjo, SE" w:date="2024-12-23T09:09:00Z">
              <w:tcPr>
                <w:tcW w:w="1445" w:type="dxa"/>
                <w:tcBorders>
                  <w:top w:val="single" w:sz="5" w:space="0" w:color="000000"/>
                  <w:left w:val="single" w:sz="5" w:space="0" w:color="000000"/>
                  <w:bottom w:val="single" w:sz="5" w:space="0" w:color="000000"/>
                  <w:right w:val="single" w:sz="5" w:space="0" w:color="000000"/>
                </w:tcBorders>
              </w:tcPr>
            </w:tcPrChange>
          </w:tcPr>
          <w:p w14:paraId="3CE0FA9C" w14:textId="77777777" w:rsidR="00855DAC" w:rsidRPr="00EF524F" w:rsidRDefault="00C9174F" w:rsidP="00124CB6">
            <w:pPr>
              <w:rPr>
                <w:rFonts w:ascii="Arial" w:hAnsi="Arial" w:cs="Arial"/>
                <w:sz w:val="22"/>
                <w:szCs w:val="22"/>
              </w:rPr>
            </w:pPr>
            <w:r w:rsidRPr="00EF524F">
              <w:rPr>
                <w:rFonts w:ascii="Arial" w:hAnsi="Arial" w:cs="Arial"/>
                <w:sz w:val="22"/>
                <w:szCs w:val="22"/>
              </w:rPr>
              <w:t>Pengayaan Belajar Mahasiswa</w:t>
            </w:r>
          </w:p>
        </w:tc>
        <w:tc>
          <w:tcPr>
            <w:tcW w:w="1418" w:type="dxa"/>
            <w:tcBorders>
              <w:top w:val="single" w:sz="5" w:space="0" w:color="000000"/>
              <w:left w:val="single" w:sz="5" w:space="0" w:color="000000"/>
              <w:bottom w:val="single" w:sz="5" w:space="0" w:color="000000"/>
              <w:right w:val="single" w:sz="5" w:space="0" w:color="000000"/>
            </w:tcBorders>
            <w:tcPrChange w:id="156" w:author="Irfan Tri Raharjo, SE" w:date="2024-12-23T09:09:00Z">
              <w:tcPr>
                <w:tcW w:w="1418" w:type="dxa"/>
                <w:tcBorders>
                  <w:top w:val="single" w:sz="5" w:space="0" w:color="000000"/>
                  <w:left w:val="single" w:sz="5" w:space="0" w:color="000000"/>
                  <w:bottom w:val="single" w:sz="5" w:space="0" w:color="000000"/>
                  <w:right w:val="single" w:sz="5" w:space="0" w:color="000000"/>
                </w:tcBorders>
              </w:tcPr>
            </w:tcPrChange>
          </w:tcPr>
          <w:p w14:paraId="1DFB0552" w14:textId="77777777" w:rsidR="00855DAC" w:rsidRPr="00EF524F" w:rsidRDefault="00C9174F" w:rsidP="00C9174F">
            <w:pPr>
              <w:rPr>
                <w:rFonts w:ascii="Arial" w:hAnsi="Arial" w:cs="Arial"/>
                <w:sz w:val="22"/>
                <w:szCs w:val="22"/>
              </w:rPr>
            </w:pPr>
            <w:r w:rsidRPr="00EF524F">
              <w:rPr>
                <w:rFonts w:ascii="Arial" w:hAnsi="Arial" w:cs="Arial"/>
                <w:sz w:val="22"/>
                <w:szCs w:val="22"/>
              </w:rPr>
              <w:t>Persentase mahasiswa yang mendapat pengalaman di luar kampus.</w:t>
            </w:r>
          </w:p>
        </w:tc>
        <w:tc>
          <w:tcPr>
            <w:tcW w:w="1133" w:type="dxa"/>
            <w:tcBorders>
              <w:top w:val="single" w:sz="5" w:space="0" w:color="000000"/>
              <w:left w:val="single" w:sz="5" w:space="0" w:color="000000"/>
              <w:bottom w:val="single" w:sz="5" w:space="0" w:color="000000"/>
              <w:right w:val="single" w:sz="5" w:space="0" w:color="000000"/>
            </w:tcBorders>
            <w:tcPrChange w:id="157" w:author="Irfan Tri Raharjo, SE" w:date="2024-12-23T09:09:00Z">
              <w:tcPr>
                <w:tcW w:w="1133" w:type="dxa"/>
                <w:tcBorders>
                  <w:top w:val="single" w:sz="5" w:space="0" w:color="000000"/>
                  <w:left w:val="single" w:sz="5" w:space="0" w:color="000000"/>
                  <w:bottom w:val="single" w:sz="5" w:space="0" w:color="000000"/>
                  <w:right w:val="single" w:sz="5" w:space="0" w:color="000000"/>
                </w:tcBorders>
              </w:tcPr>
            </w:tcPrChange>
          </w:tcPr>
          <w:p w14:paraId="4207DBAD" w14:textId="77777777" w:rsidR="00855DAC" w:rsidRPr="00EF524F" w:rsidRDefault="00A37BBC" w:rsidP="00124CB6">
            <w:pPr>
              <w:rPr>
                <w:rFonts w:ascii="Arial" w:hAnsi="Arial" w:cs="Arial"/>
                <w:sz w:val="22"/>
                <w:szCs w:val="22"/>
              </w:rPr>
            </w:pPr>
            <w:ins w:id="158" w:author="Irfan Tri Raharjo, SE" w:date="2024-12-23T09:50:00Z">
              <w:r>
                <w:rPr>
                  <w:rFonts w:ascii="Arial" w:hAnsi="Arial" w:cs="Arial"/>
                  <w:sz w:val="22"/>
                  <w:szCs w:val="22"/>
                </w:rPr>
                <w:t>112/</w:t>
              </w:r>
              <w:r w:rsidRPr="006C66C2">
                <w:rPr>
                  <w:rFonts w:ascii="Arial" w:hAnsi="Arial" w:cs="Arial"/>
                  <w:sz w:val="22"/>
                  <w:szCs w:val="22"/>
                  <w:highlight w:val="yellow"/>
                  <w:rPrChange w:id="159" w:author="IRFAN TRI RAHARJO" w:date="2024-12-29T04:52:00Z" w16du:dateUtc="2024-12-28T21:52:00Z">
                    <w:rPr>
                      <w:rFonts w:ascii="Arial" w:hAnsi="Arial" w:cs="Arial"/>
                      <w:sz w:val="22"/>
                      <w:szCs w:val="22"/>
                    </w:rPr>
                  </w:rPrChange>
                </w:rPr>
                <w:t>jumlah mahasiswa eligible MBKM</w:t>
              </w:r>
            </w:ins>
          </w:p>
        </w:tc>
        <w:tc>
          <w:tcPr>
            <w:tcW w:w="1135" w:type="dxa"/>
            <w:tcBorders>
              <w:top w:val="single" w:sz="5" w:space="0" w:color="000000"/>
              <w:left w:val="single" w:sz="5" w:space="0" w:color="000000"/>
              <w:bottom w:val="single" w:sz="5" w:space="0" w:color="000000"/>
              <w:right w:val="single" w:sz="5" w:space="0" w:color="000000"/>
            </w:tcBorders>
            <w:tcPrChange w:id="160" w:author="Irfan Tri Raharjo, SE" w:date="2024-12-23T09:09:00Z">
              <w:tcPr>
                <w:tcW w:w="1135" w:type="dxa"/>
                <w:tcBorders>
                  <w:top w:val="single" w:sz="5" w:space="0" w:color="000000"/>
                  <w:left w:val="single" w:sz="5" w:space="0" w:color="000000"/>
                  <w:bottom w:val="single" w:sz="5" w:space="0" w:color="000000"/>
                  <w:right w:val="single" w:sz="5" w:space="0" w:color="000000"/>
                </w:tcBorders>
              </w:tcPr>
            </w:tcPrChange>
          </w:tcPr>
          <w:p w14:paraId="4283613A" w14:textId="77777777" w:rsidR="00855DAC" w:rsidRPr="00EF524F" w:rsidRDefault="00A37BBC" w:rsidP="00124CB6">
            <w:pPr>
              <w:rPr>
                <w:rFonts w:ascii="Arial" w:hAnsi="Arial" w:cs="Arial"/>
                <w:sz w:val="22"/>
                <w:szCs w:val="22"/>
              </w:rPr>
            </w:pPr>
            <w:ins w:id="161" w:author="Irfan Tri Raharjo, SE" w:date="2024-12-23T09:50:00Z">
              <w:r>
                <w:rPr>
                  <w:rFonts w:ascii="Arial" w:hAnsi="Arial" w:cs="Arial"/>
                  <w:sz w:val="22"/>
                  <w:szCs w:val="22"/>
                </w:rPr>
                <w:t>116/</w:t>
              </w:r>
              <w:r w:rsidRPr="006C66C2">
                <w:rPr>
                  <w:rFonts w:ascii="Arial" w:hAnsi="Arial" w:cs="Arial"/>
                  <w:sz w:val="22"/>
                  <w:szCs w:val="22"/>
                  <w:highlight w:val="yellow"/>
                  <w:rPrChange w:id="162" w:author="IRFAN TRI RAHARJO" w:date="2024-12-29T04:52:00Z" w16du:dateUtc="2024-12-28T21:52:00Z">
                    <w:rPr>
                      <w:rFonts w:ascii="Arial" w:hAnsi="Arial" w:cs="Arial"/>
                      <w:sz w:val="22"/>
                      <w:szCs w:val="22"/>
                    </w:rPr>
                  </w:rPrChange>
                </w:rPr>
                <w:t>jumlah mahasiswa eligible MBKM</w:t>
              </w:r>
            </w:ins>
          </w:p>
        </w:tc>
        <w:tc>
          <w:tcPr>
            <w:tcW w:w="1561" w:type="dxa"/>
            <w:tcBorders>
              <w:top w:val="single" w:sz="5" w:space="0" w:color="000000"/>
              <w:left w:val="single" w:sz="5" w:space="0" w:color="000000"/>
              <w:bottom w:val="single" w:sz="5" w:space="0" w:color="000000"/>
              <w:right w:val="single" w:sz="5" w:space="0" w:color="000000"/>
            </w:tcBorders>
            <w:tcPrChange w:id="163" w:author="Irfan Tri Raharjo, SE" w:date="2024-12-23T09:09:00Z">
              <w:tcPr>
                <w:tcW w:w="1561" w:type="dxa"/>
                <w:tcBorders>
                  <w:top w:val="single" w:sz="5" w:space="0" w:color="000000"/>
                  <w:left w:val="single" w:sz="5" w:space="0" w:color="000000"/>
                  <w:bottom w:val="single" w:sz="5" w:space="0" w:color="000000"/>
                  <w:right w:val="single" w:sz="5" w:space="0" w:color="000000"/>
                </w:tcBorders>
              </w:tcPr>
            </w:tcPrChange>
          </w:tcPr>
          <w:p w14:paraId="4535BEB1"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64" w:author="Irfan Tri Raharjo, SE" w:date="2024-12-23T09:09:00Z">
              <w:tcPr>
                <w:tcW w:w="1275" w:type="dxa"/>
                <w:tcBorders>
                  <w:top w:val="single" w:sz="5" w:space="0" w:color="000000"/>
                  <w:left w:val="single" w:sz="5" w:space="0" w:color="000000"/>
                  <w:bottom w:val="single" w:sz="5" w:space="0" w:color="000000"/>
                  <w:right w:val="single" w:sz="5" w:space="0" w:color="000000"/>
                </w:tcBorders>
              </w:tcPr>
            </w:tcPrChange>
          </w:tcPr>
          <w:p w14:paraId="39E17739" w14:textId="77777777" w:rsidR="00855DAC" w:rsidRPr="00EF524F" w:rsidRDefault="00855DAC" w:rsidP="00124CB6">
            <w:pPr>
              <w:rPr>
                <w:rFonts w:ascii="Arial" w:hAnsi="Arial" w:cs="Arial"/>
                <w:sz w:val="22"/>
                <w:szCs w:val="22"/>
              </w:rPr>
            </w:pPr>
          </w:p>
        </w:tc>
      </w:tr>
      <w:tr w:rsidR="00855DAC" w:rsidRPr="00EF524F" w14:paraId="3820B0A6" w14:textId="77777777" w:rsidTr="00F4248B">
        <w:trPr>
          <w:trHeight w:hRule="exact" w:val="3120"/>
          <w:trPrChange w:id="165" w:author="Irfan Tri Raharjo, SE" w:date="2024-12-23T09:09:00Z">
            <w:trPr>
              <w:trHeight w:hRule="exact" w:val="2122"/>
            </w:trPr>
          </w:trPrChange>
        </w:trPr>
        <w:tc>
          <w:tcPr>
            <w:tcW w:w="566" w:type="dxa"/>
            <w:tcBorders>
              <w:top w:val="single" w:sz="5" w:space="0" w:color="000000"/>
              <w:left w:val="single" w:sz="5" w:space="0" w:color="000000"/>
              <w:bottom w:val="single" w:sz="5" w:space="0" w:color="000000"/>
              <w:right w:val="single" w:sz="5" w:space="0" w:color="000000"/>
            </w:tcBorders>
            <w:tcPrChange w:id="166" w:author="Irfan Tri Raharjo, SE" w:date="2024-12-23T09:09:00Z">
              <w:tcPr>
                <w:tcW w:w="566" w:type="dxa"/>
                <w:tcBorders>
                  <w:top w:val="single" w:sz="5" w:space="0" w:color="000000"/>
                  <w:left w:val="single" w:sz="5" w:space="0" w:color="000000"/>
                  <w:bottom w:val="single" w:sz="5" w:space="0" w:color="000000"/>
                  <w:right w:val="single" w:sz="5" w:space="0" w:color="000000"/>
                </w:tcBorders>
              </w:tcPr>
            </w:tcPrChange>
          </w:tcPr>
          <w:p w14:paraId="4FC8A236" w14:textId="77777777" w:rsidR="00855DAC" w:rsidRPr="00EF524F" w:rsidRDefault="00855DAC" w:rsidP="00124CB6">
            <w:pPr>
              <w:spacing w:line="220" w:lineRule="exact"/>
              <w:ind w:left="165"/>
              <w:rPr>
                <w:rFonts w:ascii="Arial" w:eastAsia="Arial" w:hAnsi="Arial" w:cs="Arial"/>
                <w:sz w:val="22"/>
                <w:szCs w:val="22"/>
              </w:rPr>
            </w:pPr>
            <w:del w:id="167" w:author="Irfan Tri Raharjo, SE" w:date="2024-12-23T09:08:00Z">
              <w:r w:rsidRPr="00EF524F" w:rsidDel="00E75770">
                <w:rPr>
                  <w:rFonts w:ascii="Arial" w:eastAsia="Arial" w:hAnsi="Arial" w:cs="Arial"/>
                  <w:sz w:val="22"/>
                  <w:szCs w:val="22"/>
                </w:rPr>
                <w:lastRenderedPageBreak/>
                <w:delText>10</w:delText>
              </w:r>
            </w:del>
            <w:ins w:id="168" w:author="Irfan Tri Raharjo, SE" w:date="2024-12-23T09:08:00Z">
              <w:r w:rsidR="00E75770">
                <w:rPr>
                  <w:rFonts w:ascii="Arial" w:eastAsia="Arial" w:hAnsi="Arial" w:cs="Arial"/>
                  <w:sz w:val="22"/>
                  <w:szCs w:val="22"/>
                </w:rPr>
                <w:t>8</w:t>
              </w:r>
            </w:ins>
          </w:p>
        </w:tc>
        <w:tc>
          <w:tcPr>
            <w:tcW w:w="1445" w:type="dxa"/>
            <w:tcBorders>
              <w:top w:val="single" w:sz="5" w:space="0" w:color="000000"/>
              <w:left w:val="single" w:sz="5" w:space="0" w:color="000000"/>
              <w:bottom w:val="single" w:sz="5" w:space="0" w:color="000000"/>
              <w:right w:val="single" w:sz="5" w:space="0" w:color="000000"/>
            </w:tcBorders>
            <w:tcPrChange w:id="169" w:author="Irfan Tri Raharjo, SE" w:date="2024-12-23T09:09:00Z">
              <w:tcPr>
                <w:tcW w:w="1445" w:type="dxa"/>
                <w:tcBorders>
                  <w:top w:val="single" w:sz="5" w:space="0" w:color="000000"/>
                  <w:left w:val="single" w:sz="5" w:space="0" w:color="000000"/>
                  <w:bottom w:val="single" w:sz="5" w:space="0" w:color="000000"/>
                  <w:right w:val="single" w:sz="5" w:space="0" w:color="000000"/>
                </w:tcBorders>
              </w:tcPr>
            </w:tcPrChange>
          </w:tcPr>
          <w:p w14:paraId="5F03C888" w14:textId="77777777" w:rsidR="00855DAC" w:rsidRPr="00EF524F" w:rsidRDefault="00C9174F" w:rsidP="00124CB6">
            <w:pPr>
              <w:rPr>
                <w:rFonts w:ascii="Arial" w:hAnsi="Arial" w:cs="Arial"/>
                <w:sz w:val="22"/>
                <w:szCs w:val="22"/>
              </w:rPr>
            </w:pPr>
            <w:r w:rsidRPr="00EF524F">
              <w:rPr>
                <w:rFonts w:ascii="Arial" w:hAnsi="Arial" w:cs="Arial"/>
                <w:sz w:val="22"/>
                <w:szCs w:val="22"/>
              </w:rPr>
              <w:t>Kegiatan Dosen di Lembaga lain</w:t>
            </w:r>
          </w:p>
        </w:tc>
        <w:tc>
          <w:tcPr>
            <w:tcW w:w="1418" w:type="dxa"/>
            <w:tcBorders>
              <w:top w:val="single" w:sz="5" w:space="0" w:color="000000"/>
              <w:left w:val="single" w:sz="5" w:space="0" w:color="000000"/>
              <w:bottom w:val="single" w:sz="5" w:space="0" w:color="000000"/>
              <w:right w:val="single" w:sz="5" w:space="0" w:color="000000"/>
            </w:tcBorders>
            <w:tcPrChange w:id="170" w:author="Irfan Tri Raharjo, SE" w:date="2024-12-23T09:09:00Z">
              <w:tcPr>
                <w:tcW w:w="1418" w:type="dxa"/>
                <w:tcBorders>
                  <w:top w:val="single" w:sz="5" w:space="0" w:color="000000"/>
                  <w:left w:val="single" w:sz="5" w:space="0" w:color="000000"/>
                  <w:bottom w:val="single" w:sz="5" w:space="0" w:color="000000"/>
                  <w:right w:val="single" w:sz="5" w:space="0" w:color="000000"/>
                </w:tcBorders>
              </w:tcPr>
            </w:tcPrChange>
          </w:tcPr>
          <w:p w14:paraId="2F30FE39" w14:textId="77777777" w:rsidR="00855DAC" w:rsidRPr="00EF524F" w:rsidRDefault="00C9174F" w:rsidP="00C9174F">
            <w:pPr>
              <w:rPr>
                <w:rFonts w:ascii="Arial" w:hAnsi="Arial" w:cs="Arial"/>
                <w:sz w:val="22"/>
                <w:szCs w:val="22"/>
              </w:rPr>
            </w:pPr>
            <w:r w:rsidRPr="00EF524F">
              <w:rPr>
                <w:rFonts w:ascii="Arial" w:hAnsi="Arial" w:cs="Arial"/>
                <w:sz w:val="22"/>
                <w:szCs w:val="22"/>
              </w:rPr>
              <w:t>Persentase dosen yang berperan sebagai konsultan atau tenaga ahli di lembaga resmi atau melakukan Tri Dharma di kampus lain</w:t>
            </w:r>
          </w:p>
        </w:tc>
        <w:tc>
          <w:tcPr>
            <w:tcW w:w="1133" w:type="dxa"/>
            <w:tcBorders>
              <w:top w:val="single" w:sz="5" w:space="0" w:color="000000"/>
              <w:left w:val="single" w:sz="5" w:space="0" w:color="000000"/>
              <w:bottom w:val="single" w:sz="5" w:space="0" w:color="000000"/>
              <w:right w:val="single" w:sz="5" w:space="0" w:color="000000"/>
            </w:tcBorders>
            <w:tcPrChange w:id="171" w:author="Irfan Tri Raharjo, SE" w:date="2024-12-23T09:09:00Z">
              <w:tcPr>
                <w:tcW w:w="1133" w:type="dxa"/>
                <w:tcBorders>
                  <w:top w:val="single" w:sz="5" w:space="0" w:color="000000"/>
                  <w:left w:val="single" w:sz="5" w:space="0" w:color="000000"/>
                  <w:bottom w:val="single" w:sz="5" w:space="0" w:color="000000"/>
                  <w:right w:val="single" w:sz="5" w:space="0" w:color="000000"/>
                </w:tcBorders>
              </w:tcPr>
            </w:tcPrChange>
          </w:tcPr>
          <w:p w14:paraId="05958B01" w14:textId="77777777" w:rsidR="00855DAC" w:rsidRPr="00EF524F" w:rsidRDefault="004762CD" w:rsidP="00124CB6">
            <w:pPr>
              <w:rPr>
                <w:rFonts w:ascii="Arial" w:hAnsi="Arial" w:cs="Arial"/>
                <w:sz w:val="22"/>
                <w:szCs w:val="22"/>
              </w:rPr>
            </w:pPr>
            <w:ins w:id="172" w:author="Irfan Tri Raharjo, SE" w:date="2024-12-23T10:09:00Z">
              <w:r>
                <w:rPr>
                  <w:rFonts w:ascii="Arial" w:hAnsi="Arial" w:cs="Arial"/>
                  <w:sz w:val="22"/>
                  <w:szCs w:val="22"/>
                </w:rPr>
                <w:t>35 persen</w:t>
              </w:r>
            </w:ins>
          </w:p>
        </w:tc>
        <w:tc>
          <w:tcPr>
            <w:tcW w:w="1135" w:type="dxa"/>
            <w:tcBorders>
              <w:top w:val="single" w:sz="5" w:space="0" w:color="000000"/>
              <w:left w:val="single" w:sz="5" w:space="0" w:color="000000"/>
              <w:bottom w:val="single" w:sz="5" w:space="0" w:color="000000"/>
              <w:right w:val="single" w:sz="5" w:space="0" w:color="000000"/>
            </w:tcBorders>
            <w:tcPrChange w:id="173" w:author="Irfan Tri Raharjo, SE" w:date="2024-12-23T09:09:00Z">
              <w:tcPr>
                <w:tcW w:w="1135" w:type="dxa"/>
                <w:tcBorders>
                  <w:top w:val="single" w:sz="5" w:space="0" w:color="000000"/>
                  <w:left w:val="single" w:sz="5" w:space="0" w:color="000000"/>
                  <w:bottom w:val="single" w:sz="5" w:space="0" w:color="000000"/>
                  <w:right w:val="single" w:sz="5" w:space="0" w:color="000000"/>
                </w:tcBorders>
              </w:tcPr>
            </w:tcPrChange>
          </w:tcPr>
          <w:p w14:paraId="550264FA" w14:textId="77777777" w:rsidR="00855DAC" w:rsidRPr="00EF524F" w:rsidRDefault="004762CD" w:rsidP="00124CB6">
            <w:pPr>
              <w:rPr>
                <w:rFonts w:ascii="Arial" w:hAnsi="Arial" w:cs="Arial"/>
                <w:sz w:val="22"/>
                <w:szCs w:val="22"/>
              </w:rPr>
            </w:pPr>
            <w:ins w:id="174" w:author="Irfan Tri Raharjo, SE" w:date="2024-12-23T10:09:00Z">
              <w:r>
                <w:rPr>
                  <w:rFonts w:ascii="Arial" w:hAnsi="Arial" w:cs="Arial"/>
                  <w:sz w:val="22"/>
                  <w:szCs w:val="22"/>
                </w:rPr>
                <w:t>35 persen</w:t>
              </w:r>
            </w:ins>
          </w:p>
        </w:tc>
        <w:tc>
          <w:tcPr>
            <w:tcW w:w="1561" w:type="dxa"/>
            <w:tcBorders>
              <w:top w:val="single" w:sz="5" w:space="0" w:color="000000"/>
              <w:left w:val="single" w:sz="5" w:space="0" w:color="000000"/>
              <w:bottom w:val="single" w:sz="5" w:space="0" w:color="000000"/>
              <w:right w:val="single" w:sz="5" w:space="0" w:color="000000"/>
            </w:tcBorders>
            <w:tcPrChange w:id="175" w:author="Irfan Tri Raharjo, SE" w:date="2024-12-23T09:09:00Z">
              <w:tcPr>
                <w:tcW w:w="1561" w:type="dxa"/>
                <w:tcBorders>
                  <w:top w:val="single" w:sz="5" w:space="0" w:color="000000"/>
                  <w:left w:val="single" w:sz="5" w:space="0" w:color="000000"/>
                  <w:bottom w:val="single" w:sz="5" w:space="0" w:color="000000"/>
                  <w:right w:val="single" w:sz="5" w:space="0" w:color="000000"/>
                </w:tcBorders>
              </w:tcPr>
            </w:tcPrChange>
          </w:tcPr>
          <w:p w14:paraId="57E8ACD3" w14:textId="270443A5" w:rsidR="00855DAC" w:rsidRPr="00EF524F" w:rsidRDefault="006C66C2" w:rsidP="00124CB6">
            <w:pPr>
              <w:rPr>
                <w:rFonts w:ascii="Arial" w:hAnsi="Arial" w:cs="Arial"/>
                <w:sz w:val="22"/>
                <w:szCs w:val="22"/>
              </w:rPr>
            </w:pPr>
            <w:ins w:id="176" w:author="IRFAN TRI RAHARJO" w:date="2024-12-29T04:53:00Z" w16du:dateUtc="2024-12-28T21:53:00Z">
              <w:r>
                <w:rPr>
                  <w:rFonts w:ascii="Arial" w:hAnsi="Arial" w:cs="Arial"/>
                  <w:sz w:val="22"/>
                  <w:szCs w:val="22"/>
                </w:rPr>
                <w:t>Peningkatan jumlah MoA dan MoU dengan mitra</w:t>
              </w:r>
            </w:ins>
          </w:p>
        </w:tc>
        <w:tc>
          <w:tcPr>
            <w:tcW w:w="1275" w:type="dxa"/>
            <w:tcBorders>
              <w:top w:val="single" w:sz="5" w:space="0" w:color="000000"/>
              <w:left w:val="single" w:sz="5" w:space="0" w:color="000000"/>
              <w:bottom w:val="single" w:sz="5" w:space="0" w:color="000000"/>
              <w:right w:val="single" w:sz="5" w:space="0" w:color="000000"/>
            </w:tcBorders>
            <w:tcPrChange w:id="177" w:author="Irfan Tri Raharjo, SE" w:date="2024-12-23T09:09:00Z">
              <w:tcPr>
                <w:tcW w:w="1275" w:type="dxa"/>
                <w:tcBorders>
                  <w:top w:val="single" w:sz="5" w:space="0" w:color="000000"/>
                  <w:left w:val="single" w:sz="5" w:space="0" w:color="000000"/>
                  <w:bottom w:val="single" w:sz="5" w:space="0" w:color="000000"/>
                  <w:right w:val="single" w:sz="5" w:space="0" w:color="000000"/>
                </w:tcBorders>
              </w:tcPr>
            </w:tcPrChange>
          </w:tcPr>
          <w:p w14:paraId="143B0AF9" w14:textId="77777777" w:rsidR="00855DAC" w:rsidRPr="00EF524F" w:rsidRDefault="00855DAC" w:rsidP="00124CB6">
            <w:pPr>
              <w:rPr>
                <w:rFonts w:ascii="Arial" w:hAnsi="Arial" w:cs="Arial"/>
                <w:sz w:val="22"/>
                <w:szCs w:val="22"/>
              </w:rPr>
            </w:pPr>
          </w:p>
        </w:tc>
      </w:tr>
      <w:tr w:rsidR="00C9174F" w:rsidRPr="00EF524F" w14:paraId="039024D4" w14:textId="77777777" w:rsidTr="004762CD">
        <w:trPr>
          <w:trHeight w:hRule="exact" w:val="2187"/>
          <w:trPrChange w:id="178" w:author="Irfan Tri Raharjo, SE" w:date="2024-12-23T10:10:00Z">
            <w:trPr>
              <w:trHeight w:hRule="exact" w:val="1273"/>
            </w:trPr>
          </w:trPrChange>
        </w:trPr>
        <w:tc>
          <w:tcPr>
            <w:tcW w:w="566" w:type="dxa"/>
            <w:tcBorders>
              <w:top w:val="single" w:sz="5" w:space="0" w:color="000000"/>
              <w:left w:val="single" w:sz="5" w:space="0" w:color="000000"/>
              <w:bottom w:val="single" w:sz="5" w:space="0" w:color="000000"/>
              <w:right w:val="single" w:sz="5" w:space="0" w:color="000000"/>
            </w:tcBorders>
            <w:tcPrChange w:id="179" w:author="Irfan Tri Raharjo, SE" w:date="2024-12-23T10:10:00Z">
              <w:tcPr>
                <w:tcW w:w="566" w:type="dxa"/>
                <w:tcBorders>
                  <w:top w:val="single" w:sz="5" w:space="0" w:color="000000"/>
                  <w:left w:val="single" w:sz="5" w:space="0" w:color="000000"/>
                  <w:bottom w:val="single" w:sz="5" w:space="0" w:color="000000"/>
                  <w:right w:val="single" w:sz="5" w:space="0" w:color="000000"/>
                </w:tcBorders>
              </w:tcPr>
            </w:tcPrChange>
          </w:tcPr>
          <w:p w14:paraId="5925A100" w14:textId="77777777" w:rsidR="00C9174F" w:rsidRPr="00EF524F" w:rsidRDefault="009F4E74" w:rsidP="00124CB6">
            <w:pPr>
              <w:spacing w:line="220" w:lineRule="exact"/>
              <w:ind w:left="165"/>
              <w:rPr>
                <w:rFonts w:ascii="Arial" w:eastAsia="Arial" w:hAnsi="Arial" w:cs="Arial"/>
                <w:sz w:val="22"/>
                <w:szCs w:val="22"/>
              </w:rPr>
            </w:pPr>
            <w:del w:id="180" w:author="Irfan Tri Raharjo, SE" w:date="2024-12-23T09:09:00Z">
              <w:r w:rsidRPr="00EF524F" w:rsidDel="00E75770">
                <w:rPr>
                  <w:rFonts w:ascii="Arial" w:eastAsia="Arial" w:hAnsi="Arial" w:cs="Arial"/>
                  <w:sz w:val="22"/>
                  <w:szCs w:val="22"/>
                </w:rPr>
                <w:delText>11</w:delText>
              </w:r>
            </w:del>
            <w:ins w:id="181" w:author="Irfan Tri Raharjo, SE" w:date="2024-12-23T09:09:00Z">
              <w:r w:rsidR="00E75770">
                <w:rPr>
                  <w:rFonts w:ascii="Arial" w:eastAsia="Arial" w:hAnsi="Arial" w:cs="Arial"/>
                  <w:sz w:val="22"/>
                  <w:szCs w:val="22"/>
                </w:rPr>
                <w:t>9</w:t>
              </w:r>
            </w:ins>
          </w:p>
        </w:tc>
        <w:tc>
          <w:tcPr>
            <w:tcW w:w="1445" w:type="dxa"/>
            <w:tcBorders>
              <w:top w:val="single" w:sz="5" w:space="0" w:color="000000"/>
              <w:left w:val="single" w:sz="5" w:space="0" w:color="000000"/>
              <w:bottom w:val="single" w:sz="5" w:space="0" w:color="000000"/>
              <w:right w:val="single" w:sz="5" w:space="0" w:color="000000"/>
            </w:tcBorders>
            <w:tcPrChange w:id="182" w:author="Irfan Tri Raharjo, SE" w:date="2024-12-23T10:10:00Z">
              <w:tcPr>
                <w:tcW w:w="1445" w:type="dxa"/>
                <w:tcBorders>
                  <w:top w:val="single" w:sz="5" w:space="0" w:color="000000"/>
                  <w:left w:val="single" w:sz="5" w:space="0" w:color="000000"/>
                  <w:bottom w:val="single" w:sz="5" w:space="0" w:color="000000"/>
                  <w:right w:val="single" w:sz="5" w:space="0" w:color="000000"/>
                </w:tcBorders>
              </w:tcPr>
            </w:tcPrChange>
          </w:tcPr>
          <w:p w14:paraId="139E6EE5" w14:textId="77777777" w:rsidR="00C9174F" w:rsidRPr="00EF524F" w:rsidRDefault="009F4E74" w:rsidP="00124CB6">
            <w:pPr>
              <w:rPr>
                <w:rFonts w:ascii="Arial" w:hAnsi="Arial" w:cs="Arial"/>
                <w:sz w:val="22"/>
                <w:szCs w:val="22"/>
              </w:rPr>
            </w:pPr>
            <w:r w:rsidRPr="00EF524F">
              <w:rPr>
                <w:rFonts w:ascii="Arial" w:hAnsi="Arial" w:cs="Arial"/>
                <w:sz w:val="22"/>
                <w:szCs w:val="22"/>
              </w:rPr>
              <w:t>Kualifikasi Dosen</w:t>
            </w:r>
          </w:p>
        </w:tc>
        <w:tc>
          <w:tcPr>
            <w:tcW w:w="1418" w:type="dxa"/>
            <w:tcBorders>
              <w:top w:val="single" w:sz="5" w:space="0" w:color="000000"/>
              <w:left w:val="single" w:sz="5" w:space="0" w:color="000000"/>
              <w:bottom w:val="single" w:sz="5" w:space="0" w:color="000000"/>
              <w:right w:val="single" w:sz="5" w:space="0" w:color="000000"/>
            </w:tcBorders>
            <w:tcPrChange w:id="183" w:author="Irfan Tri Raharjo, SE" w:date="2024-12-23T10:10:00Z">
              <w:tcPr>
                <w:tcW w:w="1418" w:type="dxa"/>
                <w:tcBorders>
                  <w:top w:val="single" w:sz="5" w:space="0" w:color="000000"/>
                  <w:left w:val="single" w:sz="5" w:space="0" w:color="000000"/>
                  <w:bottom w:val="single" w:sz="5" w:space="0" w:color="000000"/>
                  <w:right w:val="single" w:sz="5" w:space="0" w:color="000000"/>
                </w:tcBorders>
              </w:tcPr>
            </w:tcPrChange>
          </w:tcPr>
          <w:p w14:paraId="4010FE44" w14:textId="77777777" w:rsidR="00C9174F" w:rsidRPr="00EF524F" w:rsidRDefault="009F4E74" w:rsidP="00124CB6">
            <w:pPr>
              <w:rPr>
                <w:rFonts w:ascii="Arial" w:hAnsi="Arial" w:cs="Arial"/>
                <w:sz w:val="22"/>
                <w:szCs w:val="22"/>
              </w:rPr>
            </w:pPr>
            <w:r w:rsidRPr="00EF524F">
              <w:rPr>
                <w:rFonts w:ascii="Arial" w:hAnsi="Arial" w:cs="Arial"/>
                <w:sz w:val="22"/>
                <w:szCs w:val="22"/>
              </w:rPr>
              <w:t>Persentase dosen bergelar doktor sebanyak 50 persen dari total dosen tetap</w:t>
            </w:r>
          </w:p>
        </w:tc>
        <w:tc>
          <w:tcPr>
            <w:tcW w:w="1133" w:type="dxa"/>
            <w:tcBorders>
              <w:top w:val="single" w:sz="5" w:space="0" w:color="000000"/>
              <w:left w:val="single" w:sz="5" w:space="0" w:color="000000"/>
              <w:bottom w:val="single" w:sz="5" w:space="0" w:color="000000"/>
              <w:right w:val="single" w:sz="5" w:space="0" w:color="000000"/>
            </w:tcBorders>
            <w:tcPrChange w:id="184" w:author="Irfan Tri Raharjo, SE" w:date="2024-12-23T10:10:00Z">
              <w:tcPr>
                <w:tcW w:w="1133" w:type="dxa"/>
                <w:tcBorders>
                  <w:top w:val="single" w:sz="5" w:space="0" w:color="000000"/>
                  <w:left w:val="single" w:sz="5" w:space="0" w:color="000000"/>
                  <w:bottom w:val="single" w:sz="5" w:space="0" w:color="000000"/>
                  <w:right w:val="single" w:sz="5" w:space="0" w:color="000000"/>
                </w:tcBorders>
              </w:tcPr>
            </w:tcPrChange>
          </w:tcPr>
          <w:p w14:paraId="66F73D95" w14:textId="77777777" w:rsidR="00C9174F" w:rsidRPr="00EF524F" w:rsidRDefault="00F004BA" w:rsidP="00124CB6">
            <w:pPr>
              <w:rPr>
                <w:rFonts w:ascii="Arial" w:hAnsi="Arial" w:cs="Arial"/>
                <w:sz w:val="22"/>
                <w:szCs w:val="22"/>
              </w:rPr>
            </w:pPr>
            <w:ins w:id="185" w:author="Irfan Tri Raharjo, SE" w:date="2024-12-23T10:17:00Z">
              <w:r>
                <w:rPr>
                  <w:rFonts w:ascii="Arial" w:hAnsi="Arial" w:cs="Arial"/>
                  <w:sz w:val="22"/>
                  <w:szCs w:val="22"/>
                </w:rPr>
                <w:t>Belum mencapai</w:t>
              </w:r>
            </w:ins>
          </w:p>
        </w:tc>
        <w:tc>
          <w:tcPr>
            <w:tcW w:w="1135" w:type="dxa"/>
            <w:tcBorders>
              <w:top w:val="single" w:sz="5" w:space="0" w:color="000000"/>
              <w:left w:val="single" w:sz="5" w:space="0" w:color="000000"/>
              <w:bottom w:val="single" w:sz="5" w:space="0" w:color="000000"/>
              <w:right w:val="single" w:sz="5" w:space="0" w:color="000000"/>
            </w:tcBorders>
            <w:tcPrChange w:id="186" w:author="Irfan Tri Raharjo, SE" w:date="2024-12-23T10:10:00Z">
              <w:tcPr>
                <w:tcW w:w="1135" w:type="dxa"/>
                <w:tcBorders>
                  <w:top w:val="single" w:sz="5" w:space="0" w:color="000000"/>
                  <w:left w:val="single" w:sz="5" w:space="0" w:color="000000"/>
                  <w:bottom w:val="single" w:sz="5" w:space="0" w:color="000000"/>
                  <w:right w:val="single" w:sz="5" w:space="0" w:color="000000"/>
                </w:tcBorders>
              </w:tcPr>
            </w:tcPrChange>
          </w:tcPr>
          <w:p w14:paraId="360276E3" w14:textId="77777777" w:rsidR="00C9174F" w:rsidRPr="00EF524F" w:rsidRDefault="00F004BA" w:rsidP="00124CB6">
            <w:pPr>
              <w:rPr>
                <w:rFonts w:ascii="Arial" w:hAnsi="Arial" w:cs="Arial"/>
                <w:sz w:val="22"/>
                <w:szCs w:val="22"/>
              </w:rPr>
            </w:pPr>
            <w:ins w:id="187" w:author="Irfan Tri Raharjo, SE" w:date="2024-12-23T10:17:00Z">
              <w:r>
                <w:rPr>
                  <w:rFonts w:ascii="Arial" w:hAnsi="Arial" w:cs="Arial"/>
                  <w:sz w:val="22"/>
                  <w:szCs w:val="22"/>
                </w:rPr>
                <w:t>Belum mencapai</w:t>
              </w:r>
            </w:ins>
          </w:p>
        </w:tc>
        <w:tc>
          <w:tcPr>
            <w:tcW w:w="1561" w:type="dxa"/>
            <w:tcBorders>
              <w:top w:val="single" w:sz="5" w:space="0" w:color="000000"/>
              <w:left w:val="single" w:sz="5" w:space="0" w:color="000000"/>
              <w:bottom w:val="single" w:sz="5" w:space="0" w:color="000000"/>
              <w:right w:val="single" w:sz="5" w:space="0" w:color="000000"/>
            </w:tcBorders>
            <w:tcPrChange w:id="188" w:author="Irfan Tri Raharjo, SE" w:date="2024-12-23T10:10:00Z">
              <w:tcPr>
                <w:tcW w:w="1561" w:type="dxa"/>
                <w:tcBorders>
                  <w:top w:val="single" w:sz="5" w:space="0" w:color="000000"/>
                  <w:left w:val="single" w:sz="5" w:space="0" w:color="000000"/>
                  <w:bottom w:val="single" w:sz="5" w:space="0" w:color="000000"/>
                  <w:right w:val="single" w:sz="5" w:space="0" w:color="000000"/>
                </w:tcBorders>
              </w:tcPr>
            </w:tcPrChange>
          </w:tcPr>
          <w:p w14:paraId="1797C2AD" w14:textId="77777777"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Change w:id="189" w:author="Irfan Tri Raharjo, SE" w:date="2024-12-23T10:10:00Z">
              <w:tcPr>
                <w:tcW w:w="1275" w:type="dxa"/>
                <w:tcBorders>
                  <w:top w:val="single" w:sz="5" w:space="0" w:color="000000"/>
                  <w:left w:val="single" w:sz="5" w:space="0" w:color="000000"/>
                  <w:bottom w:val="single" w:sz="5" w:space="0" w:color="000000"/>
                  <w:right w:val="single" w:sz="5" w:space="0" w:color="000000"/>
                </w:tcBorders>
              </w:tcPr>
            </w:tcPrChange>
          </w:tcPr>
          <w:p w14:paraId="34142304" w14:textId="77777777" w:rsidR="00C9174F" w:rsidRPr="00EF524F" w:rsidRDefault="00C9174F" w:rsidP="00124CB6">
            <w:pPr>
              <w:rPr>
                <w:rFonts w:ascii="Arial" w:hAnsi="Arial" w:cs="Arial"/>
                <w:sz w:val="22"/>
                <w:szCs w:val="22"/>
              </w:rPr>
            </w:pPr>
          </w:p>
        </w:tc>
      </w:tr>
      <w:tr w:rsidR="00C9174F" w:rsidRPr="00EF524F" w14:paraId="0884E91D" w14:textId="77777777" w:rsidTr="00F4248B">
        <w:trPr>
          <w:trHeight w:hRule="exact" w:val="1695"/>
          <w:trPrChange w:id="190" w:author="Irfan Tri Raharjo, SE" w:date="2024-12-23T09:10:00Z">
            <w:trPr>
              <w:trHeight w:hRule="exact" w:val="1277"/>
            </w:trPr>
          </w:trPrChange>
        </w:trPr>
        <w:tc>
          <w:tcPr>
            <w:tcW w:w="566" w:type="dxa"/>
            <w:tcBorders>
              <w:top w:val="single" w:sz="5" w:space="0" w:color="000000"/>
              <w:left w:val="single" w:sz="5" w:space="0" w:color="000000"/>
              <w:bottom w:val="single" w:sz="5" w:space="0" w:color="000000"/>
              <w:right w:val="single" w:sz="5" w:space="0" w:color="000000"/>
            </w:tcBorders>
            <w:tcPrChange w:id="191" w:author="Irfan Tri Raharjo, SE" w:date="2024-12-23T09:10:00Z">
              <w:tcPr>
                <w:tcW w:w="566" w:type="dxa"/>
                <w:tcBorders>
                  <w:top w:val="single" w:sz="5" w:space="0" w:color="000000"/>
                  <w:left w:val="single" w:sz="5" w:space="0" w:color="000000"/>
                  <w:bottom w:val="single" w:sz="5" w:space="0" w:color="000000"/>
                  <w:right w:val="single" w:sz="5" w:space="0" w:color="000000"/>
                </w:tcBorders>
              </w:tcPr>
            </w:tcPrChange>
          </w:tcPr>
          <w:p w14:paraId="4BE17A5C" w14:textId="77777777" w:rsidR="00C9174F" w:rsidRPr="00EF524F" w:rsidRDefault="00266D4A" w:rsidP="00124CB6">
            <w:pPr>
              <w:spacing w:line="220" w:lineRule="exact"/>
              <w:ind w:left="165"/>
              <w:rPr>
                <w:rFonts w:ascii="Arial" w:eastAsia="Arial" w:hAnsi="Arial" w:cs="Arial"/>
                <w:sz w:val="22"/>
                <w:szCs w:val="22"/>
              </w:rPr>
            </w:pPr>
            <w:del w:id="192" w:author="Irfan Tri Raharjo, SE" w:date="2024-12-23T09:09:00Z">
              <w:r w:rsidRPr="00EF524F" w:rsidDel="00E75770">
                <w:rPr>
                  <w:rFonts w:ascii="Arial" w:eastAsia="Arial" w:hAnsi="Arial" w:cs="Arial"/>
                  <w:sz w:val="22"/>
                  <w:szCs w:val="22"/>
                </w:rPr>
                <w:delText>12</w:delText>
              </w:r>
            </w:del>
            <w:ins w:id="193" w:author="Irfan Tri Raharjo, SE" w:date="2024-12-23T09:09:00Z">
              <w:r w:rsidR="00E75770">
                <w:rPr>
                  <w:rFonts w:ascii="Arial" w:eastAsia="Arial" w:hAnsi="Arial" w:cs="Arial"/>
                  <w:sz w:val="22"/>
                  <w:szCs w:val="22"/>
                </w:rPr>
                <w:t>10</w:t>
              </w:r>
            </w:ins>
          </w:p>
        </w:tc>
        <w:tc>
          <w:tcPr>
            <w:tcW w:w="1445" w:type="dxa"/>
            <w:tcBorders>
              <w:top w:val="single" w:sz="5" w:space="0" w:color="000000"/>
              <w:left w:val="single" w:sz="5" w:space="0" w:color="000000"/>
              <w:bottom w:val="single" w:sz="5" w:space="0" w:color="000000"/>
              <w:right w:val="single" w:sz="5" w:space="0" w:color="000000"/>
            </w:tcBorders>
            <w:tcPrChange w:id="194" w:author="Irfan Tri Raharjo, SE" w:date="2024-12-23T09:10:00Z">
              <w:tcPr>
                <w:tcW w:w="1445" w:type="dxa"/>
                <w:tcBorders>
                  <w:top w:val="single" w:sz="5" w:space="0" w:color="000000"/>
                  <w:left w:val="single" w:sz="5" w:space="0" w:color="000000"/>
                  <w:bottom w:val="single" w:sz="5" w:space="0" w:color="000000"/>
                  <w:right w:val="single" w:sz="5" w:space="0" w:color="000000"/>
                </w:tcBorders>
              </w:tcPr>
            </w:tcPrChange>
          </w:tcPr>
          <w:p w14:paraId="241FEEBF" w14:textId="77777777" w:rsidR="00C9174F" w:rsidRPr="00EF524F" w:rsidRDefault="009F4E74" w:rsidP="00124CB6">
            <w:pPr>
              <w:rPr>
                <w:rFonts w:ascii="Arial" w:hAnsi="Arial" w:cs="Arial"/>
                <w:sz w:val="22"/>
                <w:szCs w:val="22"/>
              </w:rPr>
            </w:pPr>
            <w:r w:rsidRPr="00EF524F">
              <w:rPr>
                <w:rFonts w:ascii="Arial" w:hAnsi="Arial" w:cs="Arial"/>
                <w:sz w:val="22"/>
                <w:szCs w:val="22"/>
              </w:rPr>
              <w:t>Penerapan Riset Dosen</w:t>
            </w:r>
          </w:p>
        </w:tc>
        <w:tc>
          <w:tcPr>
            <w:tcW w:w="1418" w:type="dxa"/>
            <w:tcBorders>
              <w:top w:val="single" w:sz="5" w:space="0" w:color="000000"/>
              <w:left w:val="single" w:sz="5" w:space="0" w:color="000000"/>
              <w:bottom w:val="single" w:sz="5" w:space="0" w:color="000000"/>
              <w:right w:val="single" w:sz="5" w:space="0" w:color="000000"/>
            </w:tcBorders>
            <w:tcPrChange w:id="195" w:author="Irfan Tri Raharjo, SE" w:date="2024-12-23T09:10:00Z">
              <w:tcPr>
                <w:tcW w:w="1418" w:type="dxa"/>
                <w:tcBorders>
                  <w:top w:val="single" w:sz="5" w:space="0" w:color="000000"/>
                  <w:left w:val="single" w:sz="5" w:space="0" w:color="000000"/>
                  <w:bottom w:val="single" w:sz="5" w:space="0" w:color="000000"/>
                  <w:right w:val="single" w:sz="5" w:space="0" w:color="000000"/>
                </w:tcBorders>
              </w:tcPr>
            </w:tcPrChange>
          </w:tcPr>
          <w:p w14:paraId="7816C843" w14:textId="77777777" w:rsidR="00C9174F" w:rsidRPr="00EF524F" w:rsidRDefault="009F4E74" w:rsidP="00124CB6">
            <w:pPr>
              <w:rPr>
                <w:rFonts w:ascii="Arial" w:hAnsi="Arial" w:cs="Arial"/>
                <w:sz w:val="22"/>
                <w:szCs w:val="22"/>
              </w:rPr>
            </w:pPr>
            <w:r w:rsidRPr="00EF524F">
              <w:rPr>
                <w:rFonts w:ascii="Arial" w:hAnsi="Arial" w:cs="Arial"/>
                <w:sz w:val="22"/>
                <w:szCs w:val="22"/>
              </w:rPr>
              <w:t xml:space="preserve">Jumlah artikel di jurnal ilmiah </w:t>
            </w:r>
          </w:p>
          <w:p w14:paraId="1D0D98FE" w14:textId="77777777" w:rsidR="009F4E74" w:rsidRPr="00EF524F" w:rsidRDefault="009F4E74" w:rsidP="00124CB6">
            <w:pPr>
              <w:rPr>
                <w:rFonts w:ascii="Arial" w:hAnsi="Arial" w:cs="Arial"/>
                <w:sz w:val="22"/>
                <w:szCs w:val="22"/>
              </w:rPr>
            </w:pPr>
            <w:r w:rsidRPr="00EF524F">
              <w:rPr>
                <w:rFonts w:ascii="Arial" w:hAnsi="Arial" w:cs="Arial"/>
                <w:sz w:val="22"/>
                <w:szCs w:val="22"/>
              </w:rPr>
              <w:t>Internasional;</w:t>
            </w:r>
          </w:p>
          <w:p w14:paraId="2DB31C6B" w14:textId="77777777" w:rsidR="009F4E74" w:rsidRPr="00EF524F" w:rsidRDefault="009F4E74" w:rsidP="00124CB6">
            <w:pPr>
              <w:rPr>
                <w:rFonts w:ascii="Arial" w:hAnsi="Arial" w:cs="Arial"/>
                <w:sz w:val="22"/>
                <w:szCs w:val="22"/>
              </w:rPr>
            </w:pPr>
            <w:r w:rsidRPr="00EF524F">
              <w:rPr>
                <w:rFonts w:ascii="Arial" w:hAnsi="Arial" w:cs="Arial"/>
                <w:sz w:val="22"/>
                <w:szCs w:val="22"/>
              </w:rPr>
              <w:t>Bereputasi;</w:t>
            </w:r>
          </w:p>
          <w:p w14:paraId="4B560E09" w14:textId="77777777" w:rsidR="009F4E74" w:rsidRPr="00EF524F" w:rsidRDefault="009F4E74" w:rsidP="00124CB6">
            <w:pPr>
              <w:rPr>
                <w:rFonts w:ascii="Arial" w:hAnsi="Arial" w:cs="Arial"/>
                <w:sz w:val="22"/>
                <w:szCs w:val="22"/>
              </w:rPr>
            </w:pPr>
            <w:r w:rsidRPr="00EF524F">
              <w:rPr>
                <w:rFonts w:ascii="Arial" w:hAnsi="Arial" w:cs="Arial"/>
                <w:sz w:val="22"/>
                <w:szCs w:val="22"/>
              </w:rPr>
              <w:t>Sinta 1 &amp; 2</w:t>
            </w:r>
          </w:p>
        </w:tc>
        <w:tc>
          <w:tcPr>
            <w:tcW w:w="1133" w:type="dxa"/>
            <w:tcBorders>
              <w:top w:val="single" w:sz="5" w:space="0" w:color="000000"/>
              <w:left w:val="single" w:sz="5" w:space="0" w:color="000000"/>
              <w:bottom w:val="single" w:sz="5" w:space="0" w:color="000000"/>
              <w:right w:val="single" w:sz="5" w:space="0" w:color="000000"/>
            </w:tcBorders>
            <w:tcPrChange w:id="196" w:author="Irfan Tri Raharjo, SE" w:date="2024-12-23T09:10:00Z">
              <w:tcPr>
                <w:tcW w:w="1133" w:type="dxa"/>
                <w:tcBorders>
                  <w:top w:val="single" w:sz="5" w:space="0" w:color="000000"/>
                  <w:left w:val="single" w:sz="5" w:space="0" w:color="000000"/>
                  <w:bottom w:val="single" w:sz="5" w:space="0" w:color="000000"/>
                  <w:right w:val="single" w:sz="5" w:space="0" w:color="000000"/>
                </w:tcBorders>
              </w:tcPr>
            </w:tcPrChange>
          </w:tcPr>
          <w:p w14:paraId="3F654EF4" w14:textId="77777777" w:rsidR="00C9174F" w:rsidRDefault="00C9174F" w:rsidP="00124CB6">
            <w:pPr>
              <w:rPr>
                <w:ins w:id="197" w:author="Irfan Tri Raharjo, SE" w:date="2024-12-23T10:15:00Z"/>
                <w:rFonts w:ascii="Arial" w:hAnsi="Arial" w:cs="Arial"/>
                <w:sz w:val="22"/>
                <w:szCs w:val="22"/>
              </w:rPr>
            </w:pPr>
          </w:p>
          <w:p w14:paraId="2C92BEC2" w14:textId="77777777" w:rsidR="00F004BA" w:rsidRDefault="00F004BA" w:rsidP="00124CB6">
            <w:pPr>
              <w:rPr>
                <w:ins w:id="198" w:author="Irfan Tri Raharjo, SE" w:date="2024-12-23T10:15:00Z"/>
                <w:rFonts w:ascii="Arial" w:hAnsi="Arial" w:cs="Arial"/>
                <w:sz w:val="22"/>
                <w:szCs w:val="22"/>
              </w:rPr>
            </w:pPr>
          </w:p>
          <w:p w14:paraId="14ACE355" w14:textId="77777777" w:rsidR="00F004BA" w:rsidRDefault="00F004BA" w:rsidP="00124CB6">
            <w:pPr>
              <w:rPr>
                <w:ins w:id="199" w:author="Irfan Tri Raharjo, SE" w:date="2024-12-23T10:15:00Z"/>
                <w:rFonts w:ascii="Arial" w:hAnsi="Arial" w:cs="Arial"/>
                <w:sz w:val="22"/>
                <w:szCs w:val="22"/>
              </w:rPr>
            </w:pPr>
          </w:p>
          <w:p w14:paraId="4799F8F6" w14:textId="77777777" w:rsidR="00F004BA" w:rsidRDefault="00F004BA" w:rsidP="00124CB6">
            <w:pPr>
              <w:rPr>
                <w:ins w:id="200" w:author="Irfan Tri Raharjo, SE" w:date="2024-12-23T10:15:00Z"/>
                <w:rFonts w:ascii="Arial" w:hAnsi="Arial" w:cs="Arial"/>
                <w:sz w:val="22"/>
                <w:szCs w:val="22"/>
              </w:rPr>
            </w:pPr>
            <w:ins w:id="201" w:author="Irfan Tri Raharjo, SE" w:date="2024-12-23T10:15:00Z">
              <w:r>
                <w:rPr>
                  <w:rFonts w:ascii="Arial" w:hAnsi="Arial" w:cs="Arial"/>
                  <w:sz w:val="22"/>
                  <w:szCs w:val="22"/>
                </w:rPr>
                <w:t>1</w:t>
              </w:r>
            </w:ins>
          </w:p>
          <w:p w14:paraId="78F0E156" w14:textId="77777777" w:rsidR="00F004BA" w:rsidRDefault="00F004BA" w:rsidP="00124CB6">
            <w:pPr>
              <w:rPr>
                <w:ins w:id="202" w:author="Irfan Tri Raharjo, SE" w:date="2024-12-23T10:15:00Z"/>
                <w:rFonts w:ascii="Arial" w:hAnsi="Arial" w:cs="Arial"/>
                <w:sz w:val="22"/>
                <w:szCs w:val="22"/>
              </w:rPr>
            </w:pPr>
            <w:ins w:id="203" w:author="Irfan Tri Raharjo, SE" w:date="2024-12-23T10:15:00Z">
              <w:r>
                <w:rPr>
                  <w:rFonts w:ascii="Arial" w:hAnsi="Arial" w:cs="Arial"/>
                  <w:sz w:val="22"/>
                  <w:szCs w:val="22"/>
                </w:rPr>
                <w:t>17</w:t>
              </w:r>
            </w:ins>
          </w:p>
          <w:p w14:paraId="4C0196A1" w14:textId="77777777" w:rsidR="00F004BA" w:rsidRPr="00EF524F" w:rsidRDefault="00F004BA" w:rsidP="00124CB6">
            <w:pPr>
              <w:rPr>
                <w:rFonts w:ascii="Arial" w:hAnsi="Arial" w:cs="Arial"/>
                <w:sz w:val="22"/>
                <w:szCs w:val="22"/>
              </w:rPr>
            </w:pPr>
            <w:ins w:id="204" w:author="Irfan Tri Raharjo, SE" w:date="2024-12-23T10:16:00Z">
              <w:r>
                <w:rPr>
                  <w:rFonts w:ascii="Arial" w:hAnsi="Arial" w:cs="Arial"/>
                  <w:sz w:val="22"/>
                  <w:szCs w:val="22"/>
                </w:rPr>
                <w:t>32</w:t>
              </w:r>
            </w:ins>
          </w:p>
        </w:tc>
        <w:tc>
          <w:tcPr>
            <w:tcW w:w="1135" w:type="dxa"/>
            <w:tcBorders>
              <w:top w:val="single" w:sz="5" w:space="0" w:color="000000"/>
              <w:left w:val="single" w:sz="5" w:space="0" w:color="000000"/>
              <w:bottom w:val="single" w:sz="5" w:space="0" w:color="000000"/>
              <w:right w:val="single" w:sz="5" w:space="0" w:color="000000"/>
            </w:tcBorders>
            <w:tcPrChange w:id="205" w:author="Irfan Tri Raharjo, SE" w:date="2024-12-23T09:10:00Z">
              <w:tcPr>
                <w:tcW w:w="1135" w:type="dxa"/>
                <w:tcBorders>
                  <w:top w:val="single" w:sz="5" w:space="0" w:color="000000"/>
                  <w:left w:val="single" w:sz="5" w:space="0" w:color="000000"/>
                  <w:bottom w:val="single" w:sz="5" w:space="0" w:color="000000"/>
                  <w:right w:val="single" w:sz="5" w:space="0" w:color="000000"/>
                </w:tcBorders>
              </w:tcPr>
            </w:tcPrChange>
          </w:tcPr>
          <w:p w14:paraId="73FC7806" w14:textId="77777777" w:rsidR="00C9174F" w:rsidRDefault="00C9174F" w:rsidP="00124CB6">
            <w:pPr>
              <w:rPr>
                <w:ins w:id="206" w:author="Irfan Tri Raharjo, SE" w:date="2024-12-23T10:15:00Z"/>
                <w:rFonts w:ascii="Arial" w:hAnsi="Arial" w:cs="Arial"/>
                <w:sz w:val="22"/>
                <w:szCs w:val="22"/>
              </w:rPr>
            </w:pPr>
          </w:p>
          <w:p w14:paraId="379580B5" w14:textId="77777777" w:rsidR="00F004BA" w:rsidRDefault="00F004BA" w:rsidP="00124CB6">
            <w:pPr>
              <w:rPr>
                <w:ins w:id="207" w:author="Irfan Tri Raharjo, SE" w:date="2024-12-23T10:15:00Z"/>
                <w:rFonts w:ascii="Arial" w:hAnsi="Arial" w:cs="Arial"/>
                <w:sz w:val="22"/>
                <w:szCs w:val="22"/>
              </w:rPr>
            </w:pPr>
          </w:p>
          <w:p w14:paraId="7D776369" w14:textId="77777777" w:rsidR="00F004BA" w:rsidRDefault="00F004BA" w:rsidP="00124CB6">
            <w:pPr>
              <w:rPr>
                <w:ins w:id="208" w:author="Irfan Tri Raharjo, SE" w:date="2024-12-23T10:15:00Z"/>
                <w:rFonts w:ascii="Arial" w:hAnsi="Arial" w:cs="Arial"/>
                <w:sz w:val="22"/>
                <w:szCs w:val="22"/>
              </w:rPr>
            </w:pPr>
          </w:p>
          <w:p w14:paraId="682DB42B" w14:textId="77777777" w:rsidR="00F004BA" w:rsidRDefault="00F004BA" w:rsidP="00124CB6">
            <w:pPr>
              <w:rPr>
                <w:ins w:id="209" w:author="Irfan Tri Raharjo, SE" w:date="2024-12-23T10:15:00Z"/>
                <w:rFonts w:ascii="Arial" w:hAnsi="Arial" w:cs="Arial"/>
                <w:sz w:val="22"/>
                <w:szCs w:val="22"/>
              </w:rPr>
            </w:pPr>
            <w:ins w:id="210" w:author="Irfan Tri Raharjo, SE" w:date="2024-12-23T10:15:00Z">
              <w:r>
                <w:rPr>
                  <w:rFonts w:ascii="Arial" w:hAnsi="Arial" w:cs="Arial"/>
                  <w:sz w:val="22"/>
                  <w:szCs w:val="22"/>
                </w:rPr>
                <w:t>15</w:t>
              </w:r>
            </w:ins>
          </w:p>
          <w:p w14:paraId="3C65CDBB" w14:textId="77777777" w:rsidR="00F004BA" w:rsidRDefault="00F004BA" w:rsidP="00124CB6">
            <w:pPr>
              <w:rPr>
                <w:ins w:id="211" w:author="Irfan Tri Raharjo, SE" w:date="2024-12-23T10:16:00Z"/>
                <w:rFonts w:ascii="Arial" w:hAnsi="Arial" w:cs="Arial"/>
                <w:sz w:val="22"/>
                <w:szCs w:val="22"/>
              </w:rPr>
            </w:pPr>
            <w:ins w:id="212" w:author="Irfan Tri Raharjo, SE" w:date="2024-12-23T10:15:00Z">
              <w:r>
                <w:rPr>
                  <w:rFonts w:ascii="Arial" w:hAnsi="Arial" w:cs="Arial"/>
                  <w:sz w:val="22"/>
                  <w:szCs w:val="22"/>
                </w:rPr>
                <w:t>14</w:t>
              </w:r>
            </w:ins>
          </w:p>
          <w:p w14:paraId="28925F4B" w14:textId="77777777" w:rsidR="00F004BA" w:rsidRPr="00EF524F" w:rsidRDefault="00F004BA" w:rsidP="00124CB6">
            <w:pPr>
              <w:rPr>
                <w:rFonts w:ascii="Arial" w:hAnsi="Arial" w:cs="Arial"/>
                <w:sz w:val="22"/>
                <w:szCs w:val="22"/>
              </w:rPr>
            </w:pPr>
            <w:ins w:id="213" w:author="Irfan Tri Raharjo, SE" w:date="2024-12-23T10:16:00Z">
              <w:r>
                <w:rPr>
                  <w:rFonts w:ascii="Arial" w:hAnsi="Arial" w:cs="Arial"/>
                  <w:sz w:val="22"/>
                  <w:szCs w:val="22"/>
                </w:rPr>
                <w:t>54</w:t>
              </w:r>
            </w:ins>
          </w:p>
        </w:tc>
        <w:tc>
          <w:tcPr>
            <w:tcW w:w="1561" w:type="dxa"/>
            <w:tcBorders>
              <w:top w:val="single" w:sz="5" w:space="0" w:color="000000"/>
              <w:left w:val="single" w:sz="5" w:space="0" w:color="000000"/>
              <w:bottom w:val="single" w:sz="5" w:space="0" w:color="000000"/>
              <w:right w:val="single" w:sz="5" w:space="0" w:color="000000"/>
            </w:tcBorders>
            <w:tcPrChange w:id="214" w:author="Irfan Tri Raharjo, SE" w:date="2024-12-23T09:10:00Z">
              <w:tcPr>
                <w:tcW w:w="1561" w:type="dxa"/>
                <w:tcBorders>
                  <w:top w:val="single" w:sz="5" w:space="0" w:color="000000"/>
                  <w:left w:val="single" w:sz="5" w:space="0" w:color="000000"/>
                  <w:bottom w:val="single" w:sz="5" w:space="0" w:color="000000"/>
                  <w:right w:val="single" w:sz="5" w:space="0" w:color="000000"/>
                </w:tcBorders>
              </w:tcPr>
            </w:tcPrChange>
          </w:tcPr>
          <w:p w14:paraId="125E8A5A" w14:textId="73FBB5C3" w:rsidR="00C9174F" w:rsidRPr="00EF524F" w:rsidRDefault="00767860" w:rsidP="00124CB6">
            <w:pPr>
              <w:rPr>
                <w:rFonts w:ascii="Arial" w:hAnsi="Arial" w:cs="Arial"/>
                <w:sz w:val="22"/>
                <w:szCs w:val="22"/>
              </w:rPr>
            </w:pPr>
            <w:ins w:id="215" w:author="IRFAN TRI RAHARJO" w:date="2024-12-29T04:51:00Z" w16du:dateUtc="2024-12-28T21:51:00Z">
              <w:r>
                <w:rPr>
                  <w:rFonts w:ascii="Arial" w:hAnsi="Arial" w:cs="Arial"/>
                  <w:sz w:val="22"/>
                  <w:szCs w:val="22"/>
                </w:rPr>
                <w:t>Klaster Penelitian: Madya</w:t>
              </w:r>
            </w:ins>
          </w:p>
        </w:tc>
        <w:tc>
          <w:tcPr>
            <w:tcW w:w="1275" w:type="dxa"/>
            <w:tcBorders>
              <w:top w:val="single" w:sz="5" w:space="0" w:color="000000"/>
              <w:left w:val="single" w:sz="5" w:space="0" w:color="000000"/>
              <w:bottom w:val="single" w:sz="5" w:space="0" w:color="000000"/>
              <w:right w:val="single" w:sz="5" w:space="0" w:color="000000"/>
            </w:tcBorders>
            <w:tcPrChange w:id="216" w:author="Irfan Tri Raharjo, SE" w:date="2024-12-23T09:10:00Z">
              <w:tcPr>
                <w:tcW w:w="1275" w:type="dxa"/>
                <w:tcBorders>
                  <w:top w:val="single" w:sz="5" w:space="0" w:color="000000"/>
                  <w:left w:val="single" w:sz="5" w:space="0" w:color="000000"/>
                  <w:bottom w:val="single" w:sz="5" w:space="0" w:color="000000"/>
                  <w:right w:val="single" w:sz="5" w:space="0" w:color="000000"/>
                </w:tcBorders>
              </w:tcPr>
            </w:tcPrChange>
          </w:tcPr>
          <w:p w14:paraId="4FEE6AD2" w14:textId="77777777" w:rsidR="00C9174F" w:rsidRPr="00EF524F" w:rsidRDefault="00C9174F" w:rsidP="00124CB6">
            <w:pPr>
              <w:rPr>
                <w:rFonts w:ascii="Arial" w:hAnsi="Arial" w:cs="Arial"/>
                <w:sz w:val="22"/>
                <w:szCs w:val="22"/>
              </w:rPr>
            </w:pPr>
          </w:p>
        </w:tc>
      </w:tr>
      <w:tr w:rsidR="00C9174F" w:rsidRPr="00EF524F" w14:paraId="7753E93C" w14:textId="77777777" w:rsidTr="006C66C2">
        <w:trPr>
          <w:trHeight w:hRule="exact" w:val="2145"/>
          <w:trPrChange w:id="217" w:author="IRFAN TRI RAHARJO" w:date="2024-12-29T04:55:00Z" w16du:dateUtc="2024-12-28T21:55:00Z">
            <w:trPr>
              <w:trHeight w:hRule="exact" w:val="987"/>
            </w:trPr>
          </w:trPrChange>
        </w:trPr>
        <w:tc>
          <w:tcPr>
            <w:tcW w:w="566" w:type="dxa"/>
            <w:tcBorders>
              <w:top w:val="single" w:sz="5" w:space="0" w:color="000000"/>
              <w:left w:val="single" w:sz="5" w:space="0" w:color="000000"/>
              <w:bottom w:val="single" w:sz="5" w:space="0" w:color="000000"/>
              <w:right w:val="single" w:sz="5" w:space="0" w:color="000000"/>
            </w:tcBorders>
            <w:tcPrChange w:id="218" w:author="IRFAN TRI RAHARJO" w:date="2024-12-29T04:55:00Z" w16du:dateUtc="2024-12-28T21:55:00Z">
              <w:tcPr>
                <w:tcW w:w="566" w:type="dxa"/>
                <w:tcBorders>
                  <w:top w:val="single" w:sz="5" w:space="0" w:color="000000"/>
                  <w:left w:val="single" w:sz="5" w:space="0" w:color="000000"/>
                  <w:bottom w:val="single" w:sz="5" w:space="0" w:color="000000"/>
                  <w:right w:val="single" w:sz="5" w:space="0" w:color="000000"/>
                </w:tcBorders>
              </w:tcPr>
            </w:tcPrChange>
          </w:tcPr>
          <w:p w14:paraId="6DEFA372" w14:textId="77777777" w:rsidR="00C9174F" w:rsidRPr="00EF524F" w:rsidRDefault="00266D4A" w:rsidP="00124CB6">
            <w:pPr>
              <w:spacing w:line="220" w:lineRule="exact"/>
              <w:ind w:left="165"/>
              <w:rPr>
                <w:rFonts w:ascii="Arial" w:eastAsia="Arial" w:hAnsi="Arial" w:cs="Arial"/>
                <w:sz w:val="22"/>
                <w:szCs w:val="22"/>
              </w:rPr>
            </w:pPr>
            <w:del w:id="219" w:author="Irfan Tri Raharjo, SE" w:date="2024-12-23T09:09:00Z">
              <w:r w:rsidRPr="00EF524F" w:rsidDel="00E75770">
                <w:rPr>
                  <w:rFonts w:ascii="Arial" w:eastAsia="Arial" w:hAnsi="Arial" w:cs="Arial"/>
                  <w:sz w:val="22"/>
                  <w:szCs w:val="22"/>
                </w:rPr>
                <w:delText>13</w:delText>
              </w:r>
            </w:del>
            <w:ins w:id="220" w:author="Irfan Tri Raharjo, SE" w:date="2024-12-23T09:09:00Z">
              <w:r w:rsidR="00E75770">
                <w:rPr>
                  <w:rFonts w:ascii="Arial" w:eastAsia="Arial" w:hAnsi="Arial" w:cs="Arial"/>
                  <w:sz w:val="22"/>
                  <w:szCs w:val="22"/>
                </w:rPr>
                <w:t>11</w:t>
              </w:r>
            </w:ins>
          </w:p>
        </w:tc>
        <w:tc>
          <w:tcPr>
            <w:tcW w:w="1445" w:type="dxa"/>
            <w:tcBorders>
              <w:top w:val="single" w:sz="5" w:space="0" w:color="000000"/>
              <w:left w:val="single" w:sz="5" w:space="0" w:color="000000"/>
              <w:bottom w:val="single" w:sz="5" w:space="0" w:color="000000"/>
              <w:right w:val="single" w:sz="5" w:space="0" w:color="000000"/>
            </w:tcBorders>
            <w:tcPrChange w:id="221" w:author="IRFAN TRI RAHARJO" w:date="2024-12-29T04:55:00Z" w16du:dateUtc="2024-12-28T21:55:00Z">
              <w:tcPr>
                <w:tcW w:w="1445" w:type="dxa"/>
                <w:tcBorders>
                  <w:top w:val="single" w:sz="5" w:space="0" w:color="000000"/>
                  <w:left w:val="single" w:sz="5" w:space="0" w:color="000000"/>
                  <w:bottom w:val="single" w:sz="5" w:space="0" w:color="000000"/>
                  <w:right w:val="single" w:sz="5" w:space="0" w:color="000000"/>
                </w:tcBorders>
              </w:tcPr>
            </w:tcPrChange>
          </w:tcPr>
          <w:p w14:paraId="1D5E492C" w14:textId="77777777" w:rsidR="00C9174F" w:rsidRPr="00EF524F" w:rsidRDefault="009F4E74" w:rsidP="00124CB6">
            <w:pPr>
              <w:rPr>
                <w:rFonts w:ascii="Arial" w:hAnsi="Arial" w:cs="Arial"/>
                <w:sz w:val="22"/>
                <w:szCs w:val="22"/>
              </w:rPr>
            </w:pPr>
            <w:r w:rsidRPr="00EF524F">
              <w:rPr>
                <w:rFonts w:ascii="Arial" w:hAnsi="Arial" w:cs="Arial"/>
                <w:sz w:val="22"/>
                <w:szCs w:val="22"/>
              </w:rPr>
              <w:t>Kemitraan Prodi</w:t>
            </w:r>
          </w:p>
        </w:tc>
        <w:tc>
          <w:tcPr>
            <w:tcW w:w="1418" w:type="dxa"/>
            <w:tcBorders>
              <w:top w:val="single" w:sz="5" w:space="0" w:color="000000"/>
              <w:left w:val="single" w:sz="5" w:space="0" w:color="000000"/>
              <w:bottom w:val="single" w:sz="5" w:space="0" w:color="000000"/>
              <w:right w:val="single" w:sz="5" w:space="0" w:color="000000"/>
            </w:tcBorders>
            <w:tcPrChange w:id="222" w:author="IRFAN TRI RAHARJO" w:date="2024-12-29T04:55:00Z" w16du:dateUtc="2024-12-28T21:55:00Z">
              <w:tcPr>
                <w:tcW w:w="1418" w:type="dxa"/>
                <w:tcBorders>
                  <w:top w:val="single" w:sz="5" w:space="0" w:color="000000"/>
                  <w:left w:val="single" w:sz="5" w:space="0" w:color="000000"/>
                  <w:bottom w:val="single" w:sz="5" w:space="0" w:color="000000"/>
                  <w:right w:val="single" w:sz="5" w:space="0" w:color="000000"/>
                </w:tcBorders>
              </w:tcPr>
            </w:tcPrChange>
          </w:tcPr>
          <w:p w14:paraId="4529E118" w14:textId="77777777" w:rsidR="00C9174F" w:rsidRPr="00EF524F" w:rsidRDefault="009F4E74" w:rsidP="00124CB6">
            <w:pPr>
              <w:rPr>
                <w:rFonts w:ascii="Arial" w:hAnsi="Arial" w:cs="Arial"/>
                <w:sz w:val="22"/>
                <w:szCs w:val="22"/>
              </w:rPr>
            </w:pPr>
            <w:r w:rsidRPr="00EF524F">
              <w:rPr>
                <w:rFonts w:ascii="Arial" w:hAnsi="Arial" w:cs="Arial"/>
                <w:sz w:val="22"/>
                <w:szCs w:val="22"/>
              </w:rPr>
              <w:t>Jumlah prodi yang bekerja sama dengan mitra kelas dunia</w:t>
            </w:r>
          </w:p>
        </w:tc>
        <w:tc>
          <w:tcPr>
            <w:tcW w:w="1133" w:type="dxa"/>
            <w:tcBorders>
              <w:top w:val="single" w:sz="5" w:space="0" w:color="000000"/>
              <w:left w:val="single" w:sz="5" w:space="0" w:color="000000"/>
              <w:bottom w:val="single" w:sz="5" w:space="0" w:color="000000"/>
              <w:right w:val="single" w:sz="5" w:space="0" w:color="000000"/>
            </w:tcBorders>
            <w:tcPrChange w:id="223" w:author="IRFAN TRI RAHARJO" w:date="2024-12-29T04:55:00Z" w16du:dateUtc="2024-12-28T21:55:00Z">
              <w:tcPr>
                <w:tcW w:w="1133" w:type="dxa"/>
                <w:tcBorders>
                  <w:top w:val="single" w:sz="5" w:space="0" w:color="000000"/>
                  <w:left w:val="single" w:sz="5" w:space="0" w:color="000000"/>
                  <w:bottom w:val="single" w:sz="5" w:space="0" w:color="000000"/>
                  <w:right w:val="single" w:sz="5" w:space="0" w:color="000000"/>
                </w:tcBorders>
              </w:tcPr>
            </w:tcPrChange>
          </w:tcPr>
          <w:p w14:paraId="72AD33D3" w14:textId="77777777" w:rsidR="00C9174F" w:rsidRPr="00EF524F" w:rsidRDefault="00A24CD0" w:rsidP="00124CB6">
            <w:pPr>
              <w:rPr>
                <w:rFonts w:ascii="Arial" w:hAnsi="Arial" w:cs="Arial"/>
                <w:sz w:val="22"/>
                <w:szCs w:val="22"/>
              </w:rPr>
            </w:pPr>
            <w:ins w:id="224" w:author="Irfan Tri Raharjo, SE" w:date="2024-12-23T09:40:00Z">
              <w:r>
                <w:rPr>
                  <w:rFonts w:ascii="Arial" w:hAnsi="Arial" w:cs="Arial"/>
                  <w:sz w:val="22"/>
                  <w:szCs w:val="22"/>
                </w:rPr>
                <w:t>9</w:t>
              </w:r>
            </w:ins>
          </w:p>
        </w:tc>
        <w:tc>
          <w:tcPr>
            <w:tcW w:w="1135" w:type="dxa"/>
            <w:tcBorders>
              <w:top w:val="single" w:sz="5" w:space="0" w:color="000000"/>
              <w:left w:val="single" w:sz="5" w:space="0" w:color="000000"/>
              <w:bottom w:val="single" w:sz="5" w:space="0" w:color="000000"/>
              <w:right w:val="single" w:sz="5" w:space="0" w:color="000000"/>
            </w:tcBorders>
            <w:tcPrChange w:id="225" w:author="IRFAN TRI RAHARJO" w:date="2024-12-29T04:55:00Z" w16du:dateUtc="2024-12-28T21:55:00Z">
              <w:tcPr>
                <w:tcW w:w="1135" w:type="dxa"/>
                <w:tcBorders>
                  <w:top w:val="single" w:sz="5" w:space="0" w:color="000000"/>
                  <w:left w:val="single" w:sz="5" w:space="0" w:color="000000"/>
                  <w:bottom w:val="single" w:sz="5" w:space="0" w:color="000000"/>
                  <w:right w:val="single" w:sz="5" w:space="0" w:color="000000"/>
                </w:tcBorders>
              </w:tcPr>
            </w:tcPrChange>
          </w:tcPr>
          <w:p w14:paraId="79AA2B3F" w14:textId="77777777" w:rsidR="00C9174F" w:rsidRPr="00EF524F" w:rsidRDefault="00A24CD0" w:rsidP="00124CB6">
            <w:pPr>
              <w:rPr>
                <w:rFonts w:ascii="Arial" w:hAnsi="Arial" w:cs="Arial"/>
                <w:sz w:val="22"/>
                <w:szCs w:val="22"/>
              </w:rPr>
            </w:pPr>
            <w:ins w:id="226" w:author="Irfan Tri Raharjo, SE" w:date="2024-12-23T09:40:00Z">
              <w:r>
                <w:rPr>
                  <w:rFonts w:ascii="Arial" w:hAnsi="Arial" w:cs="Arial"/>
                  <w:sz w:val="22"/>
                  <w:szCs w:val="22"/>
                </w:rPr>
                <w:t>9</w:t>
              </w:r>
            </w:ins>
          </w:p>
        </w:tc>
        <w:tc>
          <w:tcPr>
            <w:tcW w:w="1561" w:type="dxa"/>
            <w:tcBorders>
              <w:top w:val="single" w:sz="5" w:space="0" w:color="000000"/>
              <w:left w:val="single" w:sz="5" w:space="0" w:color="000000"/>
              <w:bottom w:val="single" w:sz="5" w:space="0" w:color="000000"/>
              <w:right w:val="single" w:sz="5" w:space="0" w:color="000000"/>
            </w:tcBorders>
            <w:tcPrChange w:id="227" w:author="IRFAN TRI RAHARJO" w:date="2024-12-29T04:55:00Z" w16du:dateUtc="2024-12-28T21:55:00Z">
              <w:tcPr>
                <w:tcW w:w="1561" w:type="dxa"/>
                <w:tcBorders>
                  <w:top w:val="single" w:sz="5" w:space="0" w:color="000000"/>
                  <w:left w:val="single" w:sz="5" w:space="0" w:color="000000"/>
                  <w:bottom w:val="single" w:sz="5" w:space="0" w:color="000000"/>
                  <w:right w:val="single" w:sz="5" w:space="0" w:color="000000"/>
                </w:tcBorders>
              </w:tcPr>
            </w:tcPrChange>
          </w:tcPr>
          <w:p w14:paraId="6E64C4AB" w14:textId="77777777" w:rsidR="00C9174F" w:rsidRDefault="006C66C2" w:rsidP="00124CB6">
            <w:pPr>
              <w:rPr>
                <w:ins w:id="228" w:author="IRFAN TRI RAHARJO" w:date="2024-12-29T04:55:00Z" w16du:dateUtc="2024-12-28T21:55:00Z"/>
                <w:rFonts w:ascii="Arial" w:hAnsi="Arial" w:cs="Arial"/>
                <w:sz w:val="22"/>
                <w:szCs w:val="22"/>
              </w:rPr>
            </w:pPr>
            <w:ins w:id="229" w:author="IRFAN TRI RAHARJO" w:date="2024-12-29T04:54:00Z" w16du:dateUtc="2024-12-28T21:54:00Z">
              <w:r>
                <w:rPr>
                  <w:rFonts w:ascii="Arial" w:hAnsi="Arial" w:cs="Arial"/>
                  <w:sz w:val="22"/>
                  <w:szCs w:val="22"/>
                </w:rPr>
                <w:t>Unit khusus yang mem</w:t>
              </w:r>
            </w:ins>
            <w:ins w:id="230" w:author="IRFAN TRI RAHARJO" w:date="2024-12-29T04:55:00Z" w16du:dateUtc="2024-12-28T21:55:00Z">
              <w:r>
                <w:rPr>
                  <w:rFonts w:ascii="Arial" w:hAnsi="Arial" w:cs="Arial"/>
                  <w:sz w:val="22"/>
                  <w:szCs w:val="22"/>
                </w:rPr>
                <w:t xml:space="preserve">bantu urusan kerja sama </w:t>
              </w:r>
            </w:ins>
          </w:p>
          <w:p w14:paraId="104A0AFF" w14:textId="2ED99CD2" w:rsidR="006C66C2" w:rsidRPr="00EF524F" w:rsidRDefault="006C66C2" w:rsidP="00124CB6">
            <w:pPr>
              <w:rPr>
                <w:rFonts w:ascii="Arial" w:hAnsi="Arial" w:cs="Arial"/>
                <w:sz w:val="22"/>
                <w:szCs w:val="22"/>
              </w:rPr>
            </w:pPr>
            <w:ins w:id="231" w:author="IRFAN TRI RAHARJO" w:date="2024-12-29T04:55:00Z" w16du:dateUtc="2024-12-28T21:55:00Z">
              <w:r>
                <w:rPr>
                  <w:rFonts w:ascii="Arial" w:hAnsi="Arial" w:cs="Arial"/>
                  <w:sz w:val="22"/>
                  <w:szCs w:val="22"/>
                </w:rPr>
                <w:t>Peningkatan jumlah MoA dan MoU dengan mitra</w:t>
              </w:r>
            </w:ins>
          </w:p>
        </w:tc>
        <w:tc>
          <w:tcPr>
            <w:tcW w:w="1275" w:type="dxa"/>
            <w:tcBorders>
              <w:top w:val="single" w:sz="5" w:space="0" w:color="000000"/>
              <w:left w:val="single" w:sz="5" w:space="0" w:color="000000"/>
              <w:bottom w:val="single" w:sz="5" w:space="0" w:color="000000"/>
              <w:right w:val="single" w:sz="5" w:space="0" w:color="000000"/>
            </w:tcBorders>
            <w:tcPrChange w:id="232" w:author="IRFAN TRI RAHARJO" w:date="2024-12-29T04:55:00Z" w16du:dateUtc="2024-12-28T21:55:00Z">
              <w:tcPr>
                <w:tcW w:w="1275" w:type="dxa"/>
                <w:tcBorders>
                  <w:top w:val="single" w:sz="5" w:space="0" w:color="000000"/>
                  <w:left w:val="single" w:sz="5" w:space="0" w:color="000000"/>
                  <w:bottom w:val="single" w:sz="5" w:space="0" w:color="000000"/>
                  <w:right w:val="single" w:sz="5" w:space="0" w:color="000000"/>
                </w:tcBorders>
              </w:tcPr>
            </w:tcPrChange>
          </w:tcPr>
          <w:p w14:paraId="03949CE7" w14:textId="77777777" w:rsidR="00C9174F" w:rsidRPr="00EF524F" w:rsidRDefault="00C9174F" w:rsidP="00124CB6">
            <w:pPr>
              <w:rPr>
                <w:rFonts w:ascii="Arial" w:hAnsi="Arial" w:cs="Arial"/>
                <w:sz w:val="22"/>
                <w:szCs w:val="22"/>
              </w:rPr>
            </w:pPr>
          </w:p>
        </w:tc>
      </w:tr>
      <w:tr w:rsidR="00C9174F" w:rsidRPr="00EF524F" w14:paraId="0C3EA17C" w14:textId="77777777" w:rsidTr="009F4E74">
        <w:trPr>
          <w:trHeight w:hRule="exact" w:val="1006"/>
        </w:trPr>
        <w:tc>
          <w:tcPr>
            <w:tcW w:w="566" w:type="dxa"/>
            <w:tcBorders>
              <w:top w:val="single" w:sz="5" w:space="0" w:color="000000"/>
              <w:left w:val="single" w:sz="5" w:space="0" w:color="000000"/>
              <w:bottom w:val="single" w:sz="5" w:space="0" w:color="000000"/>
              <w:right w:val="single" w:sz="5" w:space="0" w:color="000000"/>
            </w:tcBorders>
          </w:tcPr>
          <w:p w14:paraId="6927A026" w14:textId="77777777" w:rsidR="00C9174F" w:rsidRPr="00EF524F" w:rsidRDefault="00266D4A" w:rsidP="00124CB6">
            <w:pPr>
              <w:spacing w:line="220" w:lineRule="exact"/>
              <w:ind w:left="165"/>
              <w:rPr>
                <w:rFonts w:ascii="Arial" w:eastAsia="Arial" w:hAnsi="Arial" w:cs="Arial"/>
                <w:sz w:val="22"/>
                <w:szCs w:val="22"/>
              </w:rPr>
            </w:pPr>
            <w:del w:id="233" w:author="Irfan Tri Raharjo, SE" w:date="2024-12-23T09:09:00Z">
              <w:r w:rsidRPr="00EF524F" w:rsidDel="00E75770">
                <w:rPr>
                  <w:rFonts w:ascii="Arial" w:eastAsia="Arial" w:hAnsi="Arial" w:cs="Arial"/>
                  <w:sz w:val="22"/>
                  <w:szCs w:val="22"/>
                </w:rPr>
                <w:delText>14</w:delText>
              </w:r>
            </w:del>
            <w:ins w:id="234" w:author="Irfan Tri Raharjo, SE" w:date="2024-12-23T09:09:00Z">
              <w:r w:rsidR="00E75770">
                <w:rPr>
                  <w:rFonts w:ascii="Arial" w:eastAsia="Arial" w:hAnsi="Arial" w:cs="Arial"/>
                  <w:sz w:val="22"/>
                  <w:szCs w:val="22"/>
                </w:rPr>
                <w:t>12</w:t>
              </w:r>
            </w:ins>
          </w:p>
        </w:tc>
        <w:tc>
          <w:tcPr>
            <w:tcW w:w="1445" w:type="dxa"/>
            <w:tcBorders>
              <w:top w:val="single" w:sz="5" w:space="0" w:color="000000"/>
              <w:left w:val="single" w:sz="5" w:space="0" w:color="000000"/>
              <w:bottom w:val="single" w:sz="5" w:space="0" w:color="000000"/>
              <w:right w:val="single" w:sz="5" w:space="0" w:color="000000"/>
            </w:tcBorders>
          </w:tcPr>
          <w:p w14:paraId="3037CDAA" w14:textId="77777777" w:rsidR="00C9174F" w:rsidRPr="00EF524F" w:rsidRDefault="009F4E74" w:rsidP="00124CB6">
            <w:pPr>
              <w:rPr>
                <w:rFonts w:ascii="Arial" w:hAnsi="Arial" w:cs="Arial"/>
                <w:sz w:val="22"/>
                <w:szCs w:val="22"/>
              </w:rPr>
            </w:pPr>
            <w:r w:rsidRPr="00EF524F">
              <w:rPr>
                <w:rFonts w:ascii="Arial" w:hAnsi="Arial" w:cs="Arial"/>
                <w:sz w:val="22"/>
                <w:szCs w:val="22"/>
              </w:rPr>
              <w:t>Akreditasi Prodi</w:t>
            </w:r>
          </w:p>
        </w:tc>
        <w:tc>
          <w:tcPr>
            <w:tcW w:w="1418" w:type="dxa"/>
            <w:tcBorders>
              <w:top w:val="single" w:sz="5" w:space="0" w:color="000000"/>
              <w:left w:val="single" w:sz="5" w:space="0" w:color="000000"/>
              <w:bottom w:val="single" w:sz="5" w:space="0" w:color="000000"/>
              <w:right w:val="single" w:sz="5" w:space="0" w:color="000000"/>
            </w:tcBorders>
          </w:tcPr>
          <w:p w14:paraId="67D9AFE6" w14:textId="77777777" w:rsidR="00C9174F" w:rsidRPr="00EF524F" w:rsidRDefault="009F4E74" w:rsidP="00124CB6">
            <w:pPr>
              <w:rPr>
                <w:rFonts w:ascii="Arial" w:hAnsi="Arial" w:cs="Arial"/>
                <w:sz w:val="22"/>
                <w:szCs w:val="22"/>
              </w:rPr>
            </w:pPr>
            <w:r w:rsidRPr="00EF524F">
              <w:rPr>
                <w:rFonts w:ascii="Arial" w:hAnsi="Arial" w:cs="Arial"/>
                <w:sz w:val="22"/>
                <w:szCs w:val="22"/>
              </w:rPr>
              <w:t>Jumlah prodi yang terakreditasi internasio</w:t>
            </w:r>
            <w:del w:id="235" w:author="IRFAN TRI RAHARJO" w:date="2024-12-29T04:51:00Z" w16du:dateUtc="2024-12-28T21:51:00Z">
              <w:r w:rsidRPr="00EF524F" w:rsidDel="006C66C2">
                <w:rPr>
                  <w:rFonts w:ascii="Arial" w:hAnsi="Arial" w:cs="Arial"/>
                  <w:sz w:val="22"/>
                  <w:szCs w:val="22"/>
                </w:rPr>
                <w:delText>a</w:delText>
              </w:r>
            </w:del>
            <w:r w:rsidRPr="00EF524F">
              <w:rPr>
                <w:rFonts w:ascii="Arial" w:hAnsi="Arial" w:cs="Arial"/>
                <w:sz w:val="22"/>
                <w:szCs w:val="22"/>
              </w:rPr>
              <w:t>nal</w:t>
            </w:r>
          </w:p>
        </w:tc>
        <w:tc>
          <w:tcPr>
            <w:tcW w:w="1133" w:type="dxa"/>
            <w:tcBorders>
              <w:top w:val="single" w:sz="5" w:space="0" w:color="000000"/>
              <w:left w:val="single" w:sz="5" w:space="0" w:color="000000"/>
              <w:bottom w:val="single" w:sz="5" w:space="0" w:color="000000"/>
              <w:right w:val="single" w:sz="5" w:space="0" w:color="000000"/>
            </w:tcBorders>
          </w:tcPr>
          <w:p w14:paraId="253DECCA" w14:textId="77777777" w:rsidR="00C9174F" w:rsidRPr="00EF524F" w:rsidRDefault="00A24CD0" w:rsidP="00124CB6">
            <w:pPr>
              <w:rPr>
                <w:rFonts w:ascii="Arial" w:hAnsi="Arial" w:cs="Arial"/>
                <w:sz w:val="22"/>
                <w:szCs w:val="22"/>
              </w:rPr>
            </w:pPr>
            <w:ins w:id="236" w:author="Irfan Tri Raharjo, SE" w:date="2024-12-23T09:37:00Z">
              <w:r>
                <w:rPr>
                  <w:rFonts w:ascii="Arial" w:hAnsi="Arial" w:cs="Arial"/>
                  <w:sz w:val="22"/>
                  <w:szCs w:val="22"/>
                </w:rPr>
                <w:t>0</w:t>
              </w:r>
            </w:ins>
          </w:p>
        </w:tc>
        <w:tc>
          <w:tcPr>
            <w:tcW w:w="1135" w:type="dxa"/>
            <w:tcBorders>
              <w:top w:val="single" w:sz="5" w:space="0" w:color="000000"/>
              <w:left w:val="single" w:sz="5" w:space="0" w:color="000000"/>
              <w:bottom w:val="single" w:sz="5" w:space="0" w:color="000000"/>
              <w:right w:val="single" w:sz="5" w:space="0" w:color="000000"/>
            </w:tcBorders>
          </w:tcPr>
          <w:p w14:paraId="53B1B9E1" w14:textId="77777777" w:rsidR="00C9174F" w:rsidRPr="00EF524F" w:rsidRDefault="00A24CD0" w:rsidP="00124CB6">
            <w:pPr>
              <w:rPr>
                <w:rFonts w:ascii="Arial" w:hAnsi="Arial" w:cs="Arial"/>
                <w:sz w:val="22"/>
                <w:szCs w:val="22"/>
              </w:rPr>
            </w:pPr>
            <w:ins w:id="237" w:author="Irfan Tri Raharjo, SE" w:date="2024-12-23T09:37:00Z">
              <w:r>
                <w:rPr>
                  <w:rFonts w:ascii="Arial" w:hAnsi="Arial" w:cs="Arial"/>
                  <w:sz w:val="22"/>
                  <w:szCs w:val="22"/>
                </w:rPr>
                <w:t>0</w:t>
              </w:r>
            </w:ins>
          </w:p>
        </w:tc>
        <w:tc>
          <w:tcPr>
            <w:tcW w:w="1561" w:type="dxa"/>
            <w:tcBorders>
              <w:top w:val="single" w:sz="5" w:space="0" w:color="000000"/>
              <w:left w:val="single" w:sz="5" w:space="0" w:color="000000"/>
              <w:bottom w:val="single" w:sz="5" w:space="0" w:color="000000"/>
              <w:right w:val="single" w:sz="5" w:space="0" w:color="000000"/>
            </w:tcBorders>
          </w:tcPr>
          <w:p w14:paraId="6434C4ED" w14:textId="1BF657BC" w:rsidR="00C9174F" w:rsidRPr="00EF524F" w:rsidRDefault="006C66C2" w:rsidP="00124CB6">
            <w:pPr>
              <w:rPr>
                <w:rFonts w:ascii="Arial" w:hAnsi="Arial" w:cs="Arial"/>
                <w:sz w:val="22"/>
                <w:szCs w:val="22"/>
              </w:rPr>
            </w:pPr>
            <w:ins w:id="238" w:author="IRFAN TRI RAHARJO" w:date="2024-12-29T04:56:00Z" w16du:dateUtc="2024-12-28T21:56:00Z">
              <w:r>
                <w:rPr>
                  <w:rFonts w:ascii="Arial" w:hAnsi="Arial" w:cs="Arial"/>
                  <w:sz w:val="22"/>
                  <w:szCs w:val="22"/>
                </w:rPr>
                <w:t>-</w:t>
              </w:r>
            </w:ins>
          </w:p>
        </w:tc>
        <w:tc>
          <w:tcPr>
            <w:tcW w:w="1275" w:type="dxa"/>
            <w:tcBorders>
              <w:top w:val="single" w:sz="5" w:space="0" w:color="000000"/>
              <w:left w:val="single" w:sz="5" w:space="0" w:color="000000"/>
              <w:bottom w:val="single" w:sz="5" w:space="0" w:color="000000"/>
              <w:right w:val="single" w:sz="5" w:space="0" w:color="000000"/>
            </w:tcBorders>
          </w:tcPr>
          <w:p w14:paraId="5773B048" w14:textId="77777777" w:rsidR="00C9174F" w:rsidRPr="00EF524F" w:rsidRDefault="00C9174F" w:rsidP="00124CB6">
            <w:pPr>
              <w:rPr>
                <w:rFonts w:ascii="Arial" w:hAnsi="Arial" w:cs="Arial"/>
                <w:sz w:val="22"/>
                <w:szCs w:val="22"/>
              </w:rPr>
            </w:pPr>
          </w:p>
        </w:tc>
      </w:tr>
      <w:tr w:rsidR="00C9174F" w:rsidRPr="00EF524F" w14:paraId="643D9367" w14:textId="77777777" w:rsidTr="00124CB6">
        <w:trPr>
          <w:trHeight w:hRule="exact" w:val="274"/>
        </w:trPr>
        <w:tc>
          <w:tcPr>
            <w:tcW w:w="566" w:type="dxa"/>
            <w:tcBorders>
              <w:top w:val="single" w:sz="5" w:space="0" w:color="000000"/>
              <w:left w:val="single" w:sz="5" w:space="0" w:color="000000"/>
              <w:bottom w:val="single" w:sz="5" w:space="0" w:color="000000"/>
              <w:right w:val="single" w:sz="5" w:space="0" w:color="000000"/>
            </w:tcBorders>
          </w:tcPr>
          <w:p w14:paraId="59C5D807" w14:textId="77777777" w:rsidR="00C9174F" w:rsidRPr="00EF524F" w:rsidRDefault="00C9174F" w:rsidP="00124CB6">
            <w:pPr>
              <w:spacing w:line="220" w:lineRule="exact"/>
              <w:ind w:left="165"/>
              <w:rPr>
                <w:rFonts w:ascii="Arial" w:eastAsia="Arial" w:hAnsi="Arial" w:cs="Arial"/>
                <w:sz w:val="22"/>
                <w:szCs w:val="22"/>
              </w:rPr>
            </w:pPr>
          </w:p>
        </w:tc>
        <w:tc>
          <w:tcPr>
            <w:tcW w:w="1445" w:type="dxa"/>
            <w:tcBorders>
              <w:top w:val="single" w:sz="5" w:space="0" w:color="000000"/>
              <w:left w:val="single" w:sz="5" w:space="0" w:color="000000"/>
              <w:bottom w:val="single" w:sz="5" w:space="0" w:color="000000"/>
              <w:right w:val="single" w:sz="5" w:space="0" w:color="000000"/>
            </w:tcBorders>
          </w:tcPr>
          <w:p w14:paraId="15FD7769" w14:textId="77777777" w:rsidR="00C9174F" w:rsidRPr="00EF524F" w:rsidRDefault="00C9174F"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
          <w:p w14:paraId="37DABC14" w14:textId="77777777" w:rsidR="00C9174F" w:rsidRPr="00EF524F" w:rsidRDefault="00C9174F"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tcPr>
          <w:p w14:paraId="5D6E294D" w14:textId="77777777" w:rsidR="00C9174F" w:rsidRPr="00EF524F" w:rsidRDefault="00C9174F"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6633473C" w14:textId="77777777" w:rsidR="00C9174F" w:rsidRPr="00EF524F" w:rsidRDefault="00C9174F"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5840C7F3" w14:textId="77777777" w:rsidR="00C9174F" w:rsidRPr="00EF524F" w:rsidRDefault="00C9174F"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4843987B" w14:textId="77777777" w:rsidR="00C9174F" w:rsidRPr="00EF524F" w:rsidRDefault="00C9174F" w:rsidP="00124CB6">
            <w:pPr>
              <w:rPr>
                <w:rFonts w:ascii="Arial" w:hAnsi="Arial" w:cs="Arial"/>
                <w:sz w:val="22"/>
                <w:szCs w:val="22"/>
              </w:rPr>
            </w:pPr>
          </w:p>
        </w:tc>
      </w:tr>
      <w:tr w:rsidR="00855DAC" w:rsidRPr="00EF524F" w14:paraId="39D38C84" w14:textId="77777777" w:rsidTr="00124CB6">
        <w:trPr>
          <w:trHeight w:hRule="exact" w:val="276"/>
        </w:trPr>
        <w:tc>
          <w:tcPr>
            <w:tcW w:w="566" w:type="dxa"/>
            <w:tcBorders>
              <w:top w:val="single" w:sz="5" w:space="0" w:color="000000"/>
              <w:left w:val="single" w:sz="5" w:space="0" w:color="000000"/>
              <w:bottom w:val="single" w:sz="5" w:space="0" w:color="000000"/>
              <w:right w:val="single" w:sz="5" w:space="0" w:color="000000"/>
            </w:tcBorders>
          </w:tcPr>
          <w:p w14:paraId="294CC5C3" w14:textId="77777777" w:rsidR="00855DAC" w:rsidRPr="00EF524F" w:rsidRDefault="00855DAC" w:rsidP="00124CB6">
            <w:pPr>
              <w:spacing w:line="220" w:lineRule="exact"/>
              <w:ind w:left="177"/>
              <w:rPr>
                <w:rFonts w:ascii="Arial" w:eastAsia="Arial" w:hAnsi="Arial" w:cs="Arial"/>
                <w:sz w:val="22"/>
                <w:szCs w:val="22"/>
              </w:rPr>
            </w:pPr>
            <w:r w:rsidRPr="00EF524F">
              <w:rPr>
                <w:rFonts w:ascii="Arial" w:eastAsia="Arial" w:hAnsi="Arial" w:cs="Arial"/>
                <w:sz w:val="22"/>
                <w:szCs w:val="22"/>
              </w:rPr>
              <w:t>…</w:t>
            </w:r>
          </w:p>
        </w:tc>
        <w:tc>
          <w:tcPr>
            <w:tcW w:w="1445" w:type="dxa"/>
            <w:tcBorders>
              <w:top w:val="single" w:sz="5" w:space="0" w:color="000000"/>
              <w:left w:val="single" w:sz="5" w:space="0" w:color="000000"/>
              <w:bottom w:val="single" w:sz="5" w:space="0" w:color="000000"/>
              <w:right w:val="single" w:sz="5" w:space="0" w:color="000000"/>
            </w:tcBorders>
          </w:tcPr>
          <w:p w14:paraId="014BA089" w14:textId="77777777" w:rsidR="00855DAC" w:rsidRPr="00EF524F" w:rsidRDefault="00855DAC" w:rsidP="00124CB6">
            <w:pPr>
              <w:rPr>
                <w:rFonts w:ascii="Arial" w:hAnsi="Arial" w:cs="Arial"/>
                <w:sz w:val="22"/>
                <w:szCs w:val="22"/>
              </w:rPr>
            </w:pPr>
          </w:p>
        </w:tc>
        <w:tc>
          <w:tcPr>
            <w:tcW w:w="1418" w:type="dxa"/>
            <w:tcBorders>
              <w:top w:val="single" w:sz="5" w:space="0" w:color="000000"/>
              <w:left w:val="single" w:sz="5" w:space="0" w:color="000000"/>
              <w:bottom w:val="single" w:sz="5" w:space="0" w:color="000000"/>
              <w:right w:val="single" w:sz="5" w:space="0" w:color="000000"/>
            </w:tcBorders>
          </w:tcPr>
          <w:p w14:paraId="4D5A6150" w14:textId="77777777" w:rsidR="00855DAC" w:rsidRPr="00EF524F" w:rsidRDefault="00855DAC" w:rsidP="00124CB6">
            <w:pPr>
              <w:rPr>
                <w:rFonts w:ascii="Arial" w:hAnsi="Arial" w:cs="Arial"/>
                <w:sz w:val="22"/>
                <w:szCs w:val="22"/>
              </w:rPr>
            </w:pPr>
          </w:p>
        </w:tc>
        <w:tc>
          <w:tcPr>
            <w:tcW w:w="1133" w:type="dxa"/>
            <w:tcBorders>
              <w:top w:val="single" w:sz="5" w:space="0" w:color="000000"/>
              <w:left w:val="single" w:sz="5" w:space="0" w:color="000000"/>
              <w:bottom w:val="single" w:sz="5" w:space="0" w:color="000000"/>
              <w:right w:val="single" w:sz="5" w:space="0" w:color="000000"/>
            </w:tcBorders>
          </w:tcPr>
          <w:p w14:paraId="1F542716" w14:textId="77777777" w:rsidR="00855DAC" w:rsidRPr="00EF524F" w:rsidRDefault="00855DAC" w:rsidP="00124CB6">
            <w:pPr>
              <w:rPr>
                <w:rFonts w:ascii="Arial" w:hAnsi="Arial" w:cs="Arial"/>
                <w:sz w:val="22"/>
                <w:szCs w:val="22"/>
              </w:rPr>
            </w:pPr>
          </w:p>
        </w:tc>
        <w:tc>
          <w:tcPr>
            <w:tcW w:w="1135" w:type="dxa"/>
            <w:tcBorders>
              <w:top w:val="single" w:sz="5" w:space="0" w:color="000000"/>
              <w:left w:val="single" w:sz="5" w:space="0" w:color="000000"/>
              <w:bottom w:val="single" w:sz="5" w:space="0" w:color="000000"/>
              <w:right w:val="single" w:sz="5" w:space="0" w:color="000000"/>
            </w:tcBorders>
          </w:tcPr>
          <w:p w14:paraId="7A6C40F1" w14:textId="77777777" w:rsidR="00855DAC" w:rsidRPr="00EF524F" w:rsidRDefault="00855DAC" w:rsidP="00124CB6">
            <w:pPr>
              <w:rPr>
                <w:rFonts w:ascii="Arial" w:hAnsi="Arial" w:cs="Arial"/>
                <w:sz w:val="22"/>
                <w:szCs w:val="22"/>
              </w:rPr>
            </w:pPr>
          </w:p>
        </w:tc>
        <w:tc>
          <w:tcPr>
            <w:tcW w:w="1561" w:type="dxa"/>
            <w:tcBorders>
              <w:top w:val="single" w:sz="5" w:space="0" w:color="000000"/>
              <w:left w:val="single" w:sz="5" w:space="0" w:color="000000"/>
              <w:bottom w:val="single" w:sz="5" w:space="0" w:color="000000"/>
              <w:right w:val="single" w:sz="5" w:space="0" w:color="000000"/>
            </w:tcBorders>
          </w:tcPr>
          <w:p w14:paraId="26046878" w14:textId="77777777" w:rsidR="00855DAC" w:rsidRPr="00EF524F" w:rsidRDefault="00855DAC" w:rsidP="00124CB6">
            <w:pPr>
              <w:rPr>
                <w:rFonts w:ascii="Arial" w:hAnsi="Arial" w:cs="Arial"/>
                <w:sz w:val="22"/>
                <w:szCs w:val="22"/>
              </w:rPr>
            </w:pPr>
          </w:p>
        </w:tc>
        <w:tc>
          <w:tcPr>
            <w:tcW w:w="1275" w:type="dxa"/>
            <w:tcBorders>
              <w:top w:val="single" w:sz="5" w:space="0" w:color="000000"/>
              <w:left w:val="single" w:sz="5" w:space="0" w:color="000000"/>
              <w:bottom w:val="single" w:sz="5" w:space="0" w:color="000000"/>
              <w:right w:val="single" w:sz="5" w:space="0" w:color="000000"/>
            </w:tcBorders>
          </w:tcPr>
          <w:p w14:paraId="12289472" w14:textId="77777777" w:rsidR="00855DAC" w:rsidRPr="00EF524F" w:rsidRDefault="00855DAC" w:rsidP="00124CB6">
            <w:pPr>
              <w:rPr>
                <w:rFonts w:ascii="Arial" w:hAnsi="Arial" w:cs="Arial"/>
                <w:sz w:val="22"/>
                <w:szCs w:val="22"/>
              </w:rPr>
            </w:pPr>
          </w:p>
        </w:tc>
      </w:tr>
    </w:tbl>
    <w:p w14:paraId="03C27927" w14:textId="77777777" w:rsidR="00855DAC" w:rsidRDefault="00855DAC" w:rsidP="00855DAC">
      <w:pPr>
        <w:sectPr w:rsidR="00855DAC">
          <w:pgSz w:w="11920" w:h="16840"/>
          <w:pgMar w:top="1560" w:right="1140" w:bottom="280" w:left="1440" w:header="0" w:footer="821" w:gutter="0"/>
          <w:cols w:space="720"/>
        </w:sectPr>
      </w:pPr>
    </w:p>
    <w:p w14:paraId="56AE6E6F" w14:textId="77777777" w:rsidR="00855DAC" w:rsidRDefault="00855DAC" w:rsidP="00855DAC">
      <w:pPr>
        <w:spacing w:before="92" w:line="300" w:lineRule="atLeast"/>
        <w:ind w:left="574" w:right="61"/>
        <w:rPr>
          <w:rFonts w:ascii="Arial" w:eastAsia="Arial" w:hAnsi="Arial" w:cs="Arial"/>
          <w:sz w:val="24"/>
          <w:szCs w:val="24"/>
        </w:rPr>
      </w:pPr>
      <w:r w:rsidRPr="00DB0FF4">
        <w:rPr>
          <w:rFonts w:ascii="Arial" w:eastAsia="Arial" w:hAnsi="Arial" w:cs="Arial"/>
          <w:i/>
          <w:color w:val="5B9BD5" w:themeColor="accent1"/>
          <w:sz w:val="24"/>
          <w:szCs w:val="24"/>
        </w:rPr>
        <w:lastRenderedPageBreak/>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n</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ika</w:t>
      </w:r>
      <w:r w:rsidRPr="00DB0FF4">
        <w:rPr>
          <w:rFonts w:ascii="Arial" w:eastAsia="Arial" w:hAnsi="Arial" w:cs="Arial"/>
          <w:i/>
          <w:color w:val="5B9BD5" w:themeColor="accent1"/>
          <w:spacing w:val="1"/>
          <w:sz w:val="24"/>
          <w:szCs w:val="24"/>
        </w:rPr>
        <w:t>to</w:t>
      </w:r>
      <w:r w:rsidRPr="00DB0FF4">
        <w:rPr>
          <w:rFonts w:ascii="Arial" w:eastAsia="Arial" w:hAnsi="Arial" w:cs="Arial"/>
          <w:i/>
          <w:color w:val="5B9BD5" w:themeColor="accent1"/>
          <w:sz w:val="24"/>
          <w:szCs w:val="24"/>
        </w:rPr>
        <w:t>r k</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ne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j</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melamp</w:t>
      </w:r>
      <w:r w:rsidRPr="00DB0FF4">
        <w:rPr>
          <w:rFonts w:ascii="Arial" w:eastAsia="Arial" w:hAnsi="Arial" w:cs="Arial"/>
          <w:i/>
          <w:color w:val="5B9BD5" w:themeColor="accent1"/>
          <w:spacing w:val="1"/>
          <w:sz w:val="24"/>
          <w:szCs w:val="24"/>
        </w:rPr>
        <w:t>au</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S</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DI</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3"/>
          <w:sz w:val="24"/>
          <w:szCs w:val="24"/>
        </w:rPr>
        <w:t>i</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 xml:space="preserve">r,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ikaji,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 xml:space="preserve">sis </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3"/>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rkel</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Pr>
          <w:rFonts w:ascii="Arial" w:eastAsia="Arial" w:hAnsi="Arial" w:cs="Arial"/>
          <w:sz w:val="24"/>
          <w:szCs w:val="24"/>
        </w:rPr>
        <w:t>.</w:t>
      </w:r>
    </w:p>
    <w:p w14:paraId="7CCF8B09" w14:textId="77777777" w:rsidR="00855DAC" w:rsidRDefault="00855DAC" w:rsidP="00855DAC">
      <w:pPr>
        <w:spacing w:before="3" w:line="120" w:lineRule="exact"/>
        <w:rPr>
          <w:sz w:val="12"/>
          <w:szCs w:val="12"/>
        </w:rPr>
      </w:pPr>
    </w:p>
    <w:tbl>
      <w:tblPr>
        <w:tblStyle w:val="TableGrid"/>
        <w:tblW w:w="0" w:type="auto"/>
        <w:tblInd w:w="421" w:type="dxa"/>
        <w:tblLook w:val="04A0" w:firstRow="1" w:lastRow="0" w:firstColumn="1" w:lastColumn="0" w:noHBand="0" w:noVBand="1"/>
      </w:tblPr>
      <w:tblGrid>
        <w:gridCol w:w="8909"/>
      </w:tblGrid>
      <w:tr w:rsidR="000275AF" w:rsidRPr="000275AF" w14:paraId="68D110EB" w14:textId="77777777" w:rsidTr="000275AF">
        <w:tc>
          <w:tcPr>
            <w:tcW w:w="8909" w:type="dxa"/>
          </w:tcPr>
          <w:p w14:paraId="4115DBFE" w14:textId="77777777" w:rsidR="00272A3C" w:rsidRDefault="00EF524F" w:rsidP="00855DAC">
            <w:pPr>
              <w:spacing w:line="200" w:lineRule="exact"/>
              <w:rPr>
                <w:ins w:id="239" w:author="Irfan Tri Raharjo, SE" w:date="2024-12-23T13:43:00Z"/>
                <w:rFonts w:ascii="Arial" w:hAnsi="Arial" w:cs="Arial"/>
                <w:sz w:val="24"/>
                <w:szCs w:val="24"/>
              </w:rPr>
            </w:pPr>
            <w:del w:id="240" w:author="Irfan Tri Raharjo, SE" w:date="2024-12-23T13:40:00Z">
              <w:r w:rsidDel="00272A3C">
                <w:rPr>
                  <w:rFonts w:ascii="Arial" w:hAnsi="Arial" w:cs="Arial"/>
                  <w:sz w:val="24"/>
                  <w:szCs w:val="24"/>
                </w:rPr>
                <w:delText>Uraian s</w:delText>
              </w:r>
            </w:del>
            <w:ins w:id="241" w:author="Irfan Tri Raharjo, SE" w:date="2024-12-23T13:40:00Z">
              <w:r w:rsidR="00272A3C">
                <w:rPr>
                  <w:rFonts w:ascii="Arial" w:hAnsi="Arial" w:cs="Arial"/>
                  <w:sz w:val="24"/>
                  <w:szCs w:val="24"/>
                </w:rPr>
                <w:t>S</w:t>
              </w:r>
            </w:ins>
            <w:r>
              <w:rPr>
                <w:rFonts w:ascii="Arial" w:hAnsi="Arial" w:cs="Arial"/>
                <w:sz w:val="24"/>
                <w:szCs w:val="24"/>
              </w:rPr>
              <w:t>etiap</w:t>
            </w:r>
            <w:ins w:id="242" w:author="Irfan Tri Raharjo, SE" w:date="2024-12-23T13:33:00Z">
              <w:r w:rsidR="00050684">
                <w:rPr>
                  <w:rFonts w:ascii="Arial" w:hAnsi="Arial" w:cs="Arial"/>
                  <w:sz w:val="24"/>
                  <w:szCs w:val="24"/>
                </w:rPr>
                <w:t xml:space="preserve"> </w:t>
              </w:r>
            </w:ins>
            <w:ins w:id="243" w:author="Irfan Tri Raharjo, SE" w:date="2024-12-23T13:40:00Z">
              <w:r w:rsidR="00272A3C">
                <w:rPr>
                  <w:rFonts w:ascii="Arial" w:hAnsi="Arial" w:cs="Arial"/>
                  <w:sz w:val="24"/>
                  <w:szCs w:val="24"/>
                </w:rPr>
                <w:t xml:space="preserve">indikator </w:t>
              </w:r>
            </w:ins>
            <w:ins w:id="244" w:author="Irfan Tri Raharjo, SE" w:date="2024-12-23T13:33:00Z">
              <w:r w:rsidR="00050684">
                <w:rPr>
                  <w:rFonts w:ascii="Arial" w:hAnsi="Arial" w:cs="Arial"/>
                  <w:sz w:val="24"/>
                  <w:szCs w:val="24"/>
                </w:rPr>
                <w:t>k</w:t>
              </w:r>
              <w:r w:rsidR="00272A3C">
                <w:rPr>
                  <w:rFonts w:ascii="Arial" w:hAnsi="Arial" w:cs="Arial"/>
                  <w:sz w:val="24"/>
                  <w:szCs w:val="24"/>
                </w:rPr>
                <w:t>inerja yang ditetapkan melampau</w:t>
              </w:r>
              <w:r w:rsidR="00050684">
                <w:rPr>
                  <w:rFonts w:ascii="Arial" w:hAnsi="Arial" w:cs="Arial"/>
                  <w:sz w:val="24"/>
                  <w:szCs w:val="24"/>
                </w:rPr>
                <w:t xml:space="preserve">i </w:t>
              </w:r>
              <w:r w:rsidR="00050684" w:rsidRPr="00272A3C">
                <w:rPr>
                  <w:rFonts w:ascii="Arial" w:hAnsi="Arial" w:cs="Arial"/>
                  <w:b/>
                  <w:sz w:val="24"/>
                  <w:szCs w:val="24"/>
                  <w:rPrChange w:id="245" w:author="Irfan Tri Raharjo, SE" w:date="2024-12-23T13:49:00Z">
                    <w:rPr>
                      <w:rFonts w:ascii="Arial" w:hAnsi="Arial" w:cs="Arial"/>
                      <w:sz w:val="24"/>
                      <w:szCs w:val="24"/>
                    </w:rPr>
                  </w:rPrChange>
                </w:rPr>
                <w:t>SN-Dikti diukur</w:t>
              </w:r>
              <w:r w:rsidR="00050684">
                <w:rPr>
                  <w:rFonts w:ascii="Arial" w:hAnsi="Arial" w:cs="Arial"/>
                  <w:sz w:val="24"/>
                  <w:szCs w:val="24"/>
                </w:rPr>
                <w:t xml:space="preserve"> dengan menggunakan metode yang komprehensif. </w:t>
              </w:r>
            </w:ins>
            <w:ins w:id="246" w:author="Irfan Tri Raharjo, SE" w:date="2024-12-23T13:34:00Z">
              <w:r w:rsidR="00050684">
                <w:rPr>
                  <w:rFonts w:ascii="Arial" w:hAnsi="Arial" w:cs="Arial"/>
                  <w:sz w:val="24"/>
                  <w:szCs w:val="24"/>
                </w:rPr>
                <w:t>Pertama, menggunakan data kuantitatif dan kualitatif untuk mengevaluasi berbagai aspek</w:t>
              </w:r>
            </w:ins>
            <w:ins w:id="247" w:author="Irfan Tri Raharjo, SE" w:date="2024-12-23T13:35:00Z">
              <w:r w:rsidR="00050684">
                <w:rPr>
                  <w:rFonts w:ascii="Arial" w:hAnsi="Arial" w:cs="Arial"/>
                  <w:sz w:val="24"/>
                  <w:szCs w:val="24"/>
                </w:rPr>
                <w:t xml:space="preserve"> yang terkait dengan standar, seperti</w:t>
              </w:r>
            </w:ins>
            <w:ins w:id="248" w:author="Irfan Tri Raharjo, SE" w:date="2024-12-23T13:36:00Z">
              <w:r w:rsidR="00050684">
                <w:rPr>
                  <w:rFonts w:ascii="Arial" w:hAnsi="Arial" w:cs="Arial"/>
                  <w:sz w:val="24"/>
                  <w:szCs w:val="24"/>
                </w:rPr>
                <w:t xml:space="preserve"> </w:t>
              </w:r>
            </w:ins>
            <w:ins w:id="249" w:author="Irfan Tri Raharjo, SE" w:date="2024-12-24T14:33:00Z">
              <w:r w:rsidR="00E74C0A">
                <w:rPr>
                  <w:rFonts w:ascii="Arial" w:hAnsi="Arial" w:cs="Arial"/>
                  <w:sz w:val="24"/>
                  <w:szCs w:val="24"/>
                </w:rPr>
                <w:t>survei</w:t>
              </w:r>
            </w:ins>
            <w:ins w:id="250" w:author="Irfan Tri Raharjo, SE" w:date="2024-12-23T13:36:00Z">
              <w:r w:rsidR="00050684">
                <w:rPr>
                  <w:rFonts w:ascii="Arial" w:hAnsi="Arial" w:cs="Arial"/>
                  <w:sz w:val="24"/>
                  <w:szCs w:val="24"/>
                </w:rPr>
                <w:t xml:space="preserve"> kepuasan mahasiswa, alumni, dan mitra. </w:t>
              </w:r>
            </w:ins>
            <w:ins w:id="251" w:author="Irfan Tri Raharjo, SE" w:date="2024-12-23T13:37:00Z">
              <w:r w:rsidR="00050684">
                <w:rPr>
                  <w:rFonts w:ascii="Arial" w:hAnsi="Arial" w:cs="Arial"/>
                  <w:sz w:val="24"/>
                  <w:szCs w:val="24"/>
                </w:rPr>
                <w:t xml:space="preserve">Pengukuran dilakukan secara berkala </w:t>
              </w:r>
            </w:ins>
            <w:ins w:id="252" w:author="Irfan Tri Raharjo, SE" w:date="2024-12-23T13:43:00Z">
              <w:r w:rsidR="00272A3C">
                <w:rPr>
                  <w:rFonts w:ascii="Arial" w:hAnsi="Arial" w:cs="Arial"/>
                  <w:sz w:val="24"/>
                  <w:szCs w:val="24"/>
                </w:rPr>
                <w:t>guna mendapatkan</w:t>
              </w:r>
            </w:ins>
            <w:ins w:id="253" w:author="Irfan Tri Raharjo, SE" w:date="2024-12-23T13:37:00Z">
              <w:r w:rsidR="00050684">
                <w:rPr>
                  <w:rFonts w:ascii="Arial" w:hAnsi="Arial" w:cs="Arial"/>
                  <w:sz w:val="24"/>
                  <w:szCs w:val="24"/>
                </w:rPr>
                <w:t xml:space="preserve"> perbandingan hasil yang dicapai dengan indikator standar yang telah ditetapkan. </w:t>
              </w:r>
            </w:ins>
            <w:ins w:id="254" w:author="Irfan Tri Raharjo, SE" w:date="2024-12-23T14:05:00Z">
              <w:r w:rsidR="00B03546">
                <w:rPr>
                  <w:rFonts w:ascii="Arial" w:hAnsi="Arial" w:cs="Arial"/>
                  <w:sz w:val="24"/>
                  <w:szCs w:val="24"/>
                </w:rPr>
                <w:t xml:space="preserve">Data hasil pengukuran beberapa disajikan melalui dashboard </w:t>
              </w:r>
              <w:r w:rsidR="00B03546">
                <w:rPr>
                  <w:rFonts w:ascii="Arial" w:hAnsi="Arial" w:cs="Arial"/>
                  <w:sz w:val="24"/>
                  <w:szCs w:val="24"/>
                </w:rPr>
                <w:fldChar w:fldCharType="begin"/>
              </w:r>
              <w:r w:rsidR="00B03546">
                <w:rPr>
                  <w:rFonts w:ascii="Arial" w:hAnsi="Arial" w:cs="Arial"/>
                  <w:sz w:val="24"/>
                  <w:szCs w:val="24"/>
                </w:rPr>
                <w:instrText xml:space="preserve"> HYPERLINK "</w:instrText>
              </w:r>
              <w:r w:rsidR="00B03546" w:rsidRPr="00B03546">
                <w:rPr>
                  <w:rFonts w:ascii="Arial" w:hAnsi="Arial" w:cs="Arial"/>
                  <w:sz w:val="24"/>
                  <w:szCs w:val="24"/>
                </w:rPr>
                <w:instrText>http://data.machung.ac.id/</w:instrText>
              </w:r>
              <w:r w:rsidR="00B03546">
                <w:rPr>
                  <w:rFonts w:ascii="Arial" w:hAnsi="Arial" w:cs="Arial"/>
                  <w:sz w:val="24"/>
                  <w:szCs w:val="24"/>
                </w:rPr>
                <w:instrText xml:space="preserve">" </w:instrText>
              </w:r>
              <w:r w:rsidR="00B03546">
                <w:rPr>
                  <w:rFonts w:ascii="Arial" w:hAnsi="Arial" w:cs="Arial"/>
                  <w:sz w:val="24"/>
                  <w:szCs w:val="24"/>
                </w:rPr>
              </w:r>
              <w:r w:rsidR="00B03546">
                <w:rPr>
                  <w:rFonts w:ascii="Arial" w:hAnsi="Arial" w:cs="Arial"/>
                  <w:sz w:val="24"/>
                  <w:szCs w:val="24"/>
                </w:rPr>
                <w:fldChar w:fldCharType="separate"/>
              </w:r>
              <w:r w:rsidR="00B03546" w:rsidRPr="000C20F4">
                <w:rPr>
                  <w:rStyle w:val="Hyperlink"/>
                  <w:rFonts w:ascii="Arial" w:hAnsi="Arial" w:cs="Arial"/>
                  <w:sz w:val="24"/>
                  <w:szCs w:val="24"/>
                </w:rPr>
                <w:t>http://data.machung.ac.id/</w:t>
              </w:r>
              <w:r w:rsidR="00B03546">
                <w:rPr>
                  <w:rFonts w:ascii="Arial" w:hAnsi="Arial" w:cs="Arial"/>
                  <w:sz w:val="24"/>
                  <w:szCs w:val="24"/>
                </w:rPr>
                <w:fldChar w:fldCharType="end"/>
              </w:r>
              <w:r w:rsidR="00B03546">
                <w:rPr>
                  <w:rFonts w:ascii="Arial" w:hAnsi="Arial" w:cs="Arial"/>
                  <w:sz w:val="24"/>
                  <w:szCs w:val="24"/>
                </w:rPr>
                <w:t xml:space="preserve">. </w:t>
              </w:r>
            </w:ins>
          </w:p>
          <w:p w14:paraId="7EA585B2" w14:textId="77777777" w:rsidR="00272A3C" w:rsidRDefault="00272A3C" w:rsidP="00855DAC">
            <w:pPr>
              <w:spacing w:line="200" w:lineRule="exact"/>
              <w:rPr>
                <w:ins w:id="255" w:author="Irfan Tri Raharjo, SE" w:date="2024-12-23T13:43:00Z"/>
                <w:rFonts w:ascii="Arial" w:hAnsi="Arial" w:cs="Arial"/>
                <w:sz w:val="24"/>
                <w:szCs w:val="24"/>
              </w:rPr>
            </w:pPr>
          </w:p>
          <w:p w14:paraId="2F07097B" w14:textId="77777777" w:rsidR="00272A3C" w:rsidRDefault="00272A3C" w:rsidP="00855DAC">
            <w:pPr>
              <w:spacing w:line="200" w:lineRule="exact"/>
              <w:rPr>
                <w:ins w:id="256" w:author="Irfan Tri Raharjo, SE" w:date="2024-12-23T13:48:00Z"/>
                <w:rFonts w:ascii="Arial" w:hAnsi="Arial" w:cs="Arial"/>
                <w:sz w:val="24"/>
                <w:szCs w:val="24"/>
              </w:rPr>
            </w:pPr>
            <w:ins w:id="257" w:author="Irfan Tri Raharjo, SE" w:date="2024-12-23T13:43:00Z">
              <w:r>
                <w:rPr>
                  <w:rFonts w:ascii="Arial" w:hAnsi="Arial" w:cs="Arial"/>
                  <w:sz w:val="24"/>
                  <w:szCs w:val="24"/>
                </w:rPr>
                <w:t xml:space="preserve">Setelah pengukuran dilakukan, selanjutnya adalah </w:t>
              </w:r>
              <w:r w:rsidRPr="00272A3C">
                <w:rPr>
                  <w:rFonts w:ascii="Arial" w:hAnsi="Arial" w:cs="Arial"/>
                  <w:b/>
                  <w:sz w:val="24"/>
                  <w:szCs w:val="24"/>
                  <w:rPrChange w:id="258" w:author="Irfan Tri Raharjo, SE" w:date="2024-12-23T13:49:00Z">
                    <w:rPr>
                      <w:rFonts w:ascii="Arial" w:hAnsi="Arial" w:cs="Arial"/>
                      <w:sz w:val="24"/>
                      <w:szCs w:val="24"/>
                    </w:rPr>
                  </w:rPrChange>
                </w:rPr>
                <w:t>proses monitoring</w:t>
              </w:r>
              <w:r>
                <w:rPr>
                  <w:rFonts w:ascii="Arial" w:hAnsi="Arial" w:cs="Arial"/>
                  <w:sz w:val="24"/>
                  <w:szCs w:val="24"/>
                </w:rPr>
                <w:t xml:space="preserve"> secara berkelanjutan terhadap indikator kinerja tersebut. </w:t>
              </w:r>
            </w:ins>
            <w:ins w:id="259" w:author="Irfan Tri Raharjo, SE" w:date="2024-12-23T13:44:00Z">
              <w:r>
                <w:rPr>
                  <w:rFonts w:ascii="Arial" w:hAnsi="Arial" w:cs="Arial"/>
                  <w:sz w:val="24"/>
                  <w:szCs w:val="24"/>
                </w:rPr>
                <w:t xml:space="preserve">Kegiatan monitoring dilakukan oleh tim LPMPI yang dibantu oleh unit </w:t>
              </w:r>
            </w:ins>
            <w:ins w:id="260" w:author="Irfan Tri Raharjo, SE" w:date="2024-12-23T13:45:00Z">
              <w:r>
                <w:rPr>
                  <w:rFonts w:ascii="Arial" w:hAnsi="Arial" w:cs="Arial"/>
                  <w:sz w:val="24"/>
                  <w:szCs w:val="24"/>
                </w:rPr>
                <w:t xml:space="preserve">Sistem Informasi dan Pusat Data serta Koordinator Penjaminan Mutu Fakultas. Tim ini bertugas melakukan pemantauan perkembangan kinerja secara rutin setiap 3 bulan sekali. </w:t>
              </w:r>
            </w:ins>
            <w:ins w:id="261" w:author="Irfan Tri Raharjo, SE" w:date="2024-12-23T13:47:00Z">
              <w:r>
                <w:rPr>
                  <w:rFonts w:ascii="Arial" w:hAnsi="Arial" w:cs="Arial"/>
                  <w:sz w:val="24"/>
                  <w:szCs w:val="24"/>
                </w:rPr>
                <w:t xml:space="preserve">Dengan sistem monitoring berkala, manajemen Universitas Ma Chung akan dapat mengakses data secara </w:t>
              </w:r>
              <w:r w:rsidRPr="00272A3C">
                <w:rPr>
                  <w:rFonts w:ascii="Arial" w:hAnsi="Arial" w:cs="Arial"/>
                  <w:i/>
                  <w:sz w:val="24"/>
                  <w:szCs w:val="24"/>
                  <w:rPrChange w:id="262" w:author="Irfan Tri Raharjo, SE" w:date="2024-12-23T13:48:00Z">
                    <w:rPr>
                      <w:rFonts w:ascii="Arial" w:hAnsi="Arial" w:cs="Arial"/>
                      <w:sz w:val="24"/>
                      <w:szCs w:val="24"/>
                    </w:rPr>
                  </w:rPrChange>
                </w:rPr>
                <w:t>real time</w:t>
              </w:r>
            </w:ins>
            <w:ins w:id="263" w:author="Irfan Tri Raharjo, SE" w:date="2024-12-23T13:48:00Z">
              <w:r>
                <w:rPr>
                  <w:rFonts w:ascii="Arial" w:hAnsi="Arial" w:cs="Arial"/>
                  <w:i/>
                  <w:sz w:val="24"/>
                  <w:szCs w:val="24"/>
                </w:rPr>
                <w:t xml:space="preserve">, </w:t>
              </w:r>
              <w:r>
                <w:rPr>
                  <w:rFonts w:ascii="Arial" w:hAnsi="Arial" w:cs="Arial"/>
                  <w:sz w:val="24"/>
                  <w:szCs w:val="24"/>
                </w:rPr>
                <w:t>Sehingga memudahkan dalam melakukan evaluasi dan penyesuaian strategi/program jika diperlukan.</w:t>
              </w:r>
            </w:ins>
            <w:ins w:id="264" w:author="Irfan Tri Raharjo, SE" w:date="2024-12-23T14:02:00Z">
              <w:r w:rsidR="00B03546">
                <w:rPr>
                  <w:rFonts w:ascii="Arial" w:hAnsi="Arial" w:cs="Arial"/>
                  <w:sz w:val="24"/>
                  <w:szCs w:val="24"/>
                </w:rPr>
                <w:t xml:space="preserve"> </w:t>
              </w:r>
            </w:ins>
            <w:ins w:id="265" w:author="Irfan Tri Raharjo, SE" w:date="2024-12-23T14:06:00Z">
              <w:r w:rsidR="00B03546">
                <w:rPr>
                  <w:rFonts w:ascii="Arial" w:hAnsi="Arial" w:cs="Arial"/>
                  <w:sz w:val="24"/>
                  <w:szCs w:val="24"/>
                </w:rPr>
                <w:t xml:space="preserve">Hasil monitoring dan evaluasi selain dikirimkan melalui email kepada setiap pimpinan unit terkait, juga dapat diakses melalui dashboard </w:t>
              </w:r>
              <w:r w:rsidR="00B03546">
                <w:rPr>
                  <w:rFonts w:ascii="Arial" w:hAnsi="Arial" w:cs="Arial"/>
                  <w:sz w:val="24"/>
                  <w:szCs w:val="24"/>
                </w:rPr>
                <w:fldChar w:fldCharType="begin"/>
              </w:r>
              <w:r w:rsidR="00B03546">
                <w:rPr>
                  <w:rFonts w:ascii="Arial" w:hAnsi="Arial" w:cs="Arial"/>
                  <w:sz w:val="24"/>
                  <w:szCs w:val="24"/>
                </w:rPr>
                <w:instrText xml:space="preserve"> HYPERLINK "</w:instrText>
              </w:r>
              <w:r w:rsidR="00B03546" w:rsidRPr="00B03546">
                <w:rPr>
                  <w:rFonts w:ascii="Arial" w:hAnsi="Arial" w:cs="Arial"/>
                  <w:sz w:val="24"/>
                  <w:szCs w:val="24"/>
                </w:rPr>
                <w:instrText>http://eksekutif.machung.ac.id/</w:instrText>
              </w:r>
              <w:r w:rsidR="00B03546">
                <w:rPr>
                  <w:rFonts w:ascii="Arial" w:hAnsi="Arial" w:cs="Arial"/>
                  <w:sz w:val="24"/>
                  <w:szCs w:val="24"/>
                </w:rPr>
                <w:instrText xml:space="preserve">" </w:instrText>
              </w:r>
              <w:r w:rsidR="00B03546">
                <w:rPr>
                  <w:rFonts w:ascii="Arial" w:hAnsi="Arial" w:cs="Arial"/>
                  <w:sz w:val="24"/>
                  <w:szCs w:val="24"/>
                </w:rPr>
              </w:r>
              <w:r w:rsidR="00B03546">
                <w:rPr>
                  <w:rFonts w:ascii="Arial" w:hAnsi="Arial" w:cs="Arial"/>
                  <w:sz w:val="24"/>
                  <w:szCs w:val="24"/>
                </w:rPr>
                <w:fldChar w:fldCharType="separate"/>
              </w:r>
              <w:r w:rsidR="00B03546" w:rsidRPr="000C20F4">
                <w:rPr>
                  <w:rStyle w:val="Hyperlink"/>
                  <w:rFonts w:ascii="Arial" w:hAnsi="Arial" w:cs="Arial"/>
                  <w:sz w:val="24"/>
                  <w:szCs w:val="24"/>
                </w:rPr>
                <w:t>http://eksekutif.machung.ac.id/</w:t>
              </w:r>
              <w:r w:rsidR="00B03546">
                <w:rPr>
                  <w:rFonts w:ascii="Arial" w:hAnsi="Arial" w:cs="Arial"/>
                  <w:sz w:val="24"/>
                  <w:szCs w:val="24"/>
                </w:rPr>
                <w:fldChar w:fldCharType="end"/>
              </w:r>
              <w:r w:rsidR="00B03546">
                <w:rPr>
                  <w:rFonts w:ascii="Arial" w:hAnsi="Arial" w:cs="Arial"/>
                  <w:sz w:val="24"/>
                  <w:szCs w:val="24"/>
                </w:rPr>
                <w:t xml:space="preserve">. </w:t>
              </w:r>
            </w:ins>
          </w:p>
          <w:p w14:paraId="3C038B6D" w14:textId="77777777" w:rsidR="00272A3C" w:rsidRDefault="00272A3C" w:rsidP="00855DAC">
            <w:pPr>
              <w:spacing w:line="200" w:lineRule="exact"/>
              <w:rPr>
                <w:ins w:id="266" w:author="Irfan Tri Raharjo, SE" w:date="2024-12-23T13:48:00Z"/>
                <w:rFonts w:ascii="Arial" w:hAnsi="Arial" w:cs="Arial"/>
                <w:sz w:val="24"/>
                <w:szCs w:val="24"/>
              </w:rPr>
            </w:pPr>
          </w:p>
          <w:p w14:paraId="6F08A2F8" w14:textId="77777777" w:rsidR="00272A3C" w:rsidRDefault="00272A3C" w:rsidP="00855DAC">
            <w:pPr>
              <w:spacing w:line="200" w:lineRule="exact"/>
              <w:rPr>
                <w:ins w:id="267" w:author="Irfan Tri Raharjo, SE" w:date="2024-12-23T13:55:00Z"/>
                <w:rFonts w:ascii="Arial" w:hAnsi="Arial" w:cs="Arial"/>
                <w:i/>
                <w:sz w:val="24"/>
                <w:szCs w:val="24"/>
              </w:rPr>
            </w:pPr>
            <w:ins w:id="268" w:author="Irfan Tri Raharjo, SE" w:date="2024-12-23T13:49:00Z">
              <w:r>
                <w:rPr>
                  <w:rFonts w:ascii="Arial" w:hAnsi="Arial" w:cs="Arial"/>
                  <w:sz w:val="24"/>
                  <w:szCs w:val="24"/>
                </w:rPr>
                <w:t>Kajian mendalam terhadap indikator kinerja dilakukan oleh LPMPI</w:t>
              </w:r>
            </w:ins>
            <w:ins w:id="269" w:author="Irfan Tri Raharjo, SE" w:date="2024-12-23T13:50:00Z">
              <w:r w:rsidR="00BE7535">
                <w:rPr>
                  <w:rFonts w:ascii="Arial" w:hAnsi="Arial" w:cs="Arial"/>
                  <w:sz w:val="24"/>
                  <w:szCs w:val="24"/>
                </w:rPr>
                <w:t xml:space="preserve"> bersama dengan pimpinan universitas guna memahami faktor-faktor yang mempengaruhi pencapaian hasil tersebut. </w:t>
              </w:r>
            </w:ins>
            <w:ins w:id="270" w:author="Irfan Tri Raharjo, SE" w:date="2024-12-23T13:52:00Z">
              <w:r w:rsidR="00BE7535">
                <w:rPr>
                  <w:rFonts w:ascii="Arial" w:hAnsi="Arial" w:cs="Arial"/>
                  <w:sz w:val="24"/>
                  <w:szCs w:val="24"/>
                </w:rPr>
                <w:t xml:space="preserve">Hasil kajian ini kemudian digunakan sebagai dasar untuk merumuskan kebijakan serta program perbaikan yang lebih efektif. </w:t>
              </w:r>
            </w:ins>
            <w:ins w:id="271" w:author="Irfan Tri Raharjo, SE" w:date="2024-12-23T13:53:00Z">
              <w:r w:rsidR="00BE7535">
                <w:rPr>
                  <w:rFonts w:ascii="Arial" w:hAnsi="Arial" w:cs="Arial"/>
                  <w:sz w:val="24"/>
                  <w:szCs w:val="24"/>
                </w:rPr>
                <w:t xml:space="preserve">Selain itu, dilakukan pula diskusi kelompok (FGD) dengan dosen, mahasiswa, dan mitra guna mendapatkan perspektif yang lebih luas. </w:t>
              </w:r>
            </w:ins>
            <w:ins w:id="272" w:author="Irfan Tri Raharjo, SE" w:date="2024-12-23T13:54:00Z">
              <w:r w:rsidR="00BE7535">
                <w:rPr>
                  <w:rFonts w:ascii="Arial" w:hAnsi="Arial" w:cs="Arial"/>
                  <w:sz w:val="24"/>
                  <w:szCs w:val="24"/>
                </w:rPr>
                <w:t xml:space="preserve">Salah satu contoh bentuk kajian bersama mahasiswa adalah kegiatan </w:t>
              </w:r>
              <w:r w:rsidR="00BE7535" w:rsidRPr="00BE7535">
                <w:rPr>
                  <w:rFonts w:ascii="Arial" w:hAnsi="Arial" w:cs="Arial"/>
                  <w:i/>
                  <w:sz w:val="24"/>
                  <w:szCs w:val="24"/>
                  <w:rPrChange w:id="273" w:author="Irfan Tri Raharjo, SE" w:date="2024-12-23T13:55:00Z">
                    <w:rPr>
                      <w:rFonts w:ascii="Arial" w:hAnsi="Arial" w:cs="Arial"/>
                      <w:sz w:val="24"/>
                      <w:szCs w:val="24"/>
                    </w:rPr>
                  </w:rPrChange>
                </w:rPr>
                <w:t>open forum</w:t>
              </w:r>
            </w:ins>
            <w:ins w:id="274" w:author="Irfan Tri Raharjo, SE" w:date="2024-12-23T13:55:00Z">
              <w:r w:rsidR="00BE7535">
                <w:rPr>
                  <w:rFonts w:ascii="Arial" w:hAnsi="Arial" w:cs="Arial"/>
                  <w:i/>
                  <w:sz w:val="24"/>
                  <w:szCs w:val="24"/>
                </w:rPr>
                <w:t>.</w:t>
              </w:r>
            </w:ins>
          </w:p>
          <w:p w14:paraId="39610426" w14:textId="77777777" w:rsidR="00BE7535" w:rsidRDefault="00BE7535" w:rsidP="00855DAC">
            <w:pPr>
              <w:spacing w:line="200" w:lineRule="exact"/>
              <w:rPr>
                <w:ins w:id="275" w:author="Irfan Tri Raharjo, SE" w:date="2024-12-23T13:55:00Z"/>
                <w:rFonts w:ascii="Arial" w:hAnsi="Arial" w:cs="Arial"/>
                <w:i/>
                <w:sz w:val="24"/>
                <w:szCs w:val="24"/>
              </w:rPr>
            </w:pPr>
          </w:p>
          <w:p w14:paraId="59E8E99D" w14:textId="77777777" w:rsidR="00BE7535" w:rsidRDefault="00BE7535" w:rsidP="00855DAC">
            <w:pPr>
              <w:spacing w:line="200" w:lineRule="exact"/>
              <w:rPr>
                <w:ins w:id="276" w:author="Irfan Tri Raharjo, SE" w:date="2024-12-23T13:59:00Z"/>
                <w:rFonts w:ascii="Arial" w:hAnsi="Arial" w:cs="Arial"/>
                <w:sz w:val="24"/>
                <w:szCs w:val="24"/>
              </w:rPr>
            </w:pPr>
            <w:ins w:id="277" w:author="Irfan Tri Raharjo, SE" w:date="2024-12-23T13:55:00Z">
              <w:r>
                <w:rPr>
                  <w:rFonts w:ascii="Arial" w:hAnsi="Arial" w:cs="Arial"/>
                  <w:sz w:val="24"/>
                  <w:szCs w:val="24"/>
                </w:rPr>
                <w:t xml:space="preserve">Dengan menggunakan prinsip </w:t>
              </w:r>
            </w:ins>
            <w:ins w:id="278" w:author="Irfan Tri Raharjo, SE" w:date="2024-12-23T13:56:00Z">
              <w:r>
                <w:rPr>
                  <w:rFonts w:ascii="Arial" w:hAnsi="Arial" w:cs="Arial"/>
                  <w:sz w:val="24"/>
                  <w:szCs w:val="24"/>
                </w:rPr>
                <w:t xml:space="preserve">PDCA (Plan, Do, Check, Act), Universitas Ma Chung merencanakan langkah-langkah perbaikan berdasarkan hasil analisis sebelumnya. </w:t>
              </w:r>
            </w:ins>
            <w:ins w:id="279" w:author="Irfan Tri Raharjo, SE" w:date="2024-12-23T13:57:00Z">
              <w:r>
                <w:rPr>
                  <w:rFonts w:ascii="Arial" w:hAnsi="Arial" w:cs="Arial"/>
                  <w:sz w:val="24"/>
                  <w:szCs w:val="24"/>
                </w:rPr>
                <w:t xml:space="preserve">Upaya perbaikan didokumentasikan dan dievaluasi hasilnya. </w:t>
              </w:r>
            </w:ins>
            <w:ins w:id="280" w:author="Irfan Tri Raharjo, SE" w:date="2024-12-23T13:58:00Z">
              <w:r>
                <w:rPr>
                  <w:rFonts w:ascii="Arial" w:hAnsi="Arial" w:cs="Arial"/>
                  <w:sz w:val="24"/>
                  <w:szCs w:val="24"/>
                </w:rPr>
                <w:t>Upaya tindaklanjut perbaikan yang telah dilakukan diinformasikan kepada para pemangku kepentingan, contoh melalui kegiatan open forum</w:t>
              </w:r>
            </w:ins>
            <w:ins w:id="281" w:author="Irfan Tri Raharjo, SE" w:date="2024-12-23T14:07:00Z">
              <w:r w:rsidR="002A724A">
                <w:rPr>
                  <w:rFonts w:ascii="Arial" w:hAnsi="Arial" w:cs="Arial"/>
                  <w:sz w:val="24"/>
                  <w:szCs w:val="24"/>
                </w:rPr>
                <w:t xml:space="preserve"> mahasiswa dan rapat koordinasi</w:t>
              </w:r>
            </w:ins>
            <w:ins w:id="282" w:author="Irfan Tri Raharjo, SE" w:date="2024-12-23T13:58:00Z">
              <w:r>
                <w:rPr>
                  <w:rFonts w:ascii="Arial" w:hAnsi="Arial" w:cs="Arial"/>
                  <w:sz w:val="24"/>
                  <w:szCs w:val="24"/>
                </w:rPr>
                <w:t xml:space="preserve">. </w:t>
              </w:r>
            </w:ins>
          </w:p>
          <w:p w14:paraId="575714A2" w14:textId="77777777" w:rsidR="00BE7535" w:rsidRDefault="00BE7535" w:rsidP="00855DAC">
            <w:pPr>
              <w:spacing w:line="200" w:lineRule="exact"/>
              <w:rPr>
                <w:ins w:id="283" w:author="Irfan Tri Raharjo, SE" w:date="2024-12-23T13:59:00Z"/>
                <w:rFonts w:ascii="Arial" w:hAnsi="Arial" w:cs="Arial"/>
                <w:sz w:val="24"/>
                <w:szCs w:val="24"/>
              </w:rPr>
            </w:pPr>
          </w:p>
          <w:p w14:paraId="42BF7A92" w14:textId="77777777" w:rsidR="00BE7535" w:rsidRPr="00BE7535" w:rsidRDefault="00BE7535" w:rsidP="00855DAC">
            <w:pPr>
              <w:spacing w:line="200" w:lineRule="exact"/>
              <w:rPr>
                <w:rFonts w:ascii="Arial" w:hAnsi="Arial" w:cs="Arial"/>
                <w:sz w:val="24"/>
                <w:szCs w:val="24"/>
              </w:rPr>
            </w:pPr>
            <w:ins w:id="284" w:author="Irfan Tri Raharjo, SE" w:date="2024-12-23T13:59:00Z">
              <w:r>
                <w:rPr>
                  <w:rFonts w:ascii="Arial" w:hAnsi="Arial" w:cs="Arial"/>
                  <w:sz w:val="24"/>
                  <w:szCs w:val="24"/>
                </w:rPr>
                <w:t>Melalui pendekatan ini, Universitas Ma Chung diharapkan tidak hanya berfokus pada pencapaian angka</w:t>
              </w:r>
            </w:ins>
            <w:ins w:id="285" w:author="Irfan Tri Raharjo, SE" w:date="2024-12-23T14:00:00Z">
              <w:r w:rsidR="00B03546">
                <w:rPr>
                  <w:rFonts w:ascii="Arial" w:hAnsi="Arial" w:cs="Arial"/>
                  <w:sz w:val="24"/>
                  <w:szCs w:val="24"/>
                </w:rPr>
                <w:t>/target indikator semata, tetapi juga pada peningkatan kualitas pendidikan secara keseluruhan. Dengan demikian, upaya untuk melampaui standar yang telah ditetapkan juga akan berkontribusi terhadap pengembangan sumber daya manusia dan pendidikan tinggi yang berkualitas.</w:t>
              </w:r>
            </w:ins>
          </w:p>
          <w:p w14:paraId="46CE0636" w14:textId="77777777" w:rsidR="000275AF" w:rsidRPr="000275AF" w:rsidRDefault="000275AF" w:rsidP="00855DAC">
            <w:pPr>
              <w:spacing w:line="200" w:lineRule="exact"/>
              <w:rPr>
                <w:rFonts w:ascii="Arial" w:hAnsi="Arial" w:cs="Arial"/>
                <w:sz w:val="24"/>
                <w:szCs w:val="24"/>
              </w:rPr>
            </w:pPr>
          </w:p>
        </w:tc>
      </w:tr>
    </w:tbl>
    <w:p w14:paraId="3782F644" w14:textId="77777777" w:rsidR="00855DAC" w:rsidRDefault="00855DAC" w:rsidP="00855DAC">
      <w:pPr>
        <w:spacing w:line="200" w:lineRule="exact"/>
      </w:pPr>
    </w:p>
    <w:p w14:paraId="362E61F3" w14:textId="77777777" w:rsidR="00855DAC" w:rsidDel="002A724A" w:rsidRDefault="00855DAC" w:rsidP="00855DAC">
      <w:pPr>
        <w:spacing w:line="200" w:lineRule="exact"/>
        <w:rPr>
          <w:del w:id="286" w:author="Irfan Tri Raharjo, SE" w:date="2024-12-23T14:08:00Z"/>
        </w:rPr>
      </w:pPr>
    </w:p>
    <w:p w14:paraId="2C70798D" w14:textId="77777777" w:rsidR="00855DAC" w:rsidDel="002A724A" w:rsidRDefault="00855DAC" w:rsidP="00855DAC">
      <w:pPr>
        <w:spacing w:line="200" w:lineRule="exact"/>
        <w:rPr>
          <w:del w:id="287" w:author="Irfan Tri Raharjo, SE" w:date="2024-12-23T14:08:00Z"/>
        </w:rPr>
      </w:pPr>
    </w:p>
    <w:p w14:paraId="71F3DAA1" w14:textId="77777777" w:rsidR="00855DAC" w:rsidDel="00E268DF" w:rsidRDefault="00855DAC" w:rsidP="00855DAC">
      <w:pPr>
        <w:spacing w:line="200" w:lineRule="exact"/>
        <w:rPr>
          <w:del w:id="288" w:author="Irfan Tri Raharjo, SE" w:date="2024-12-23T08:58:00Z"/>
        </w:rPr>
      </w:pPr>
    </w:p>
    <w:p w14:paraId="33174C79" w14:textId="77777777" w:rsidR="00855DAC" w:rsidDel="00E268DF" w:rsidRDefault="00855DAC" w:rsidP="00855DAC">
      <w:pPr>
        <w:spacing w:line="200" w:lineRule="exact"/>
        <w:rPr>
          <w:del w:id="289" w:author="Irfan Tri Raharjo, SE" w:date="2024-12-23T08:58:00Z"/>
        </w:rPr>
      </w:pPr>
    </w:p>
    <w:p w14:paraId="1FDD8CB5" w14:textId="77777777" w:rsidR="002A724A" w:rsidRDefault="002A724A" w:rsidP="00855DAC">
      <w:pPr>
        <w:spacing w:line="200" w:lineRule="exact"/>
        <w:rPr>
          <w:ins w:id="290" w:author="Irfan Tri Raharjo, SE" w:date="2024-12-23T14:08:00Z"/>
        </w:rPr>
        <w:sectPr w:rsidR="002A724A">
          <w:pgSz w:w="11920" w:h="16840"/>
          <w:pgMar w:top="1560" w:right="1140" w:bottom="280" w:left="1440" w:header="0" w:footer="821" w:gutter="0"/>
          <w:cols w:space="720"/>
        </w:sectPr>
      </w:pPr>
    </w:p>
    <w:p w14:paraId="116BD1ED" w14:textId="77777777" w:rsidR="00855DAC" w:rsidDel="00E268DF" w:rsidRDefault="00855DAC" w:rsidP="00855DAC">
      <w:pPr>
        <w:spacing w:line="200" w:lineRule="exact"/>
        <w:rPr>
          <w:del w:id="291" w:author="Irfan Tri Raharjo, SE" w:date="2024-12-23T08:58:00Z"/>
        </w:rPr>
      </w:pPr>
    </w:p>
    <w:p w14:paraId="7061203A" w14:textId="77777777" w:rsidR="00855DAC" w:rsidDel="00E268DF" w:rsidRDefault="00855DAC" w:rsidP="00855DAC">
      <w:pPr>
        <w:spacing w:line="200" w:lineRule="exact"/>
        <w:rPr>
          <w:del w:id="292" w:author="Irfan Tri Raharjo, SE" w:date="2024-12-23T08:58:00Z"/>
        </w:rPr>
      </w:pPr>
    </w:p>
    <w:p w14:paraId="591E3493" w14:textId="77777777" w:rsidR="00855DAC" w:rsidDel="00E268DF" w:rsidRDefault="00855DAC" w:rsidP="00855DAC">
      <w:pPr>
        <w:spacing w:line="200" w:lineRule="exact"/>
        <w:rPr>
          <w:del w:id="293" w:author="Irfan Tri Raharjo, SE" w:date="2024-12-23T08:58:00Z"/>
        </w:rPr>
      </w:pPr>
    </w:p>
    <w:p w14:paraId="76D3CDA1" w14:textId="77777777" w:rsidR="00855DAC" w:rsidDel="002A724A" w:rsidRDefault="00855DAC" w:rsidP="00855DAC">
      <w:pPr>
        <w:spacing w:line="200" w:lineRule="exact"/>
        <w:rPr>
          <w:del w:id="294" w:author="Irfan Tri Raharjo, SE" w:date="2024-12-23T14:08:00Z"/>
        </w:rPr>
      </w:pPr>
    </w:p>
    <w:p w14:paraId="36849EB6" w14:textId="77777777" w:rsidR="00855DAC" w:rsidRDefault="00855DAC" w:rsidP="00855DAC">
      <w:pPr>
        <w:spacing w:line="200" w:lineRule="exact"/>
      </w:pPr>
    </w:p>
    <w:p w14:paraId="18C98476" w14:textId="77777777" w:rsidR="00855DAC" w:rsidRDefault="00855DAC" w:rsidP="00855DAC">
      <w:pPr>
        <w:spacing w:line="200" w:lineRule="exact"/>
      </w:pPr>
    </w:p>
    <w:p w14:paraId="05EB5C44" w14:textId="77777777" w:rsidR="00855DAC" w:rsidRDefault="00855DAC" w:rsidP="00855DAC">
      <w:pPr>
        <w:spacing w:before="29"/>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.4</w:t>
      </w:r>
      <w:r>
        <w:rPr>
          <w:rFonts w:ascii="Arial" w:eastAsia="Arial" w:hAnsi="Arial" w:cs="Arial"/>
          <w:spacing w:val="2"/>
          <w:sz w:val="24"/>
          <w:szCs w:val="24"/>
        </w:rPr>
        <w:t xml:space="preserve"> </w:t>
      </w:r>
      <w:r>
        <w:rPr>
          <w:rFonts w:ascii="Arial" w:eastAsia="Arial" w:hAnsi="Arial" w:cs="Arial"/>
          <w:spacing w:val="-1"/>
          <w:sz w:val="24"/>
          <w:szCs w:val="24"/>
        </w:rPr>
        <w:t>M</w:t>
      </w:r>
      <w:r>
        <w:rPr>
          <w:rFonts w:ascii="Arial" w:eastAsia="Arial" w:hAnsi="Arial" w:cs="Arial"/>
          <w:spacing w:val="1"/>
          <w:sz w:val="24"/>
          <w:szCs w:val="24"/>
        </w:rPr>
        <w:t>e</w:t>
      </w:r>
      <w:r>
        <w:rPr>
          <w:rFonts w:ascii="Arial" w:eastAsia="Arial" w:hAnsi="Arial" w:cs="Arial"/>
          <w:spacing w:val="-2"/>
          <w:sz w:val="24"/>
          <w:szCs w:val="24"/>
        </w:rPr>
        <w:t>k</w:t>
      </w:r>
      <w:r>
        <w:rPr>
          <w:rFonts w:ascii="Arial" w:eastAsia="Arial" w:hAnsi="Arial" w:cs="Arial"/>
          <w:spacing w:val="1"/>
          <w:sz w:val="24"/>
          <w:szCs w:val="24"/>
        </w:rPr>
        <w:t>an</w:t>
      </w:r>
      <w:r>
        <w:rPr>
          <w:rFonts w:ascii="Arial" w:eastAsia="Arial" w:hAnsi="Arial" w:cs="Arial"/>
          <w:sz w:val="24"/>
          <w:szCs w:val="24"/>
        </w:rPr>
        <w:t>is</w:t>
      </w:r>
      <w:r>
        <w:rPr>
          <w:rFonts w:ascii="Arial" w:eastAsia="Arial" w:hAnsi="Arial" w:cs="Arial"/>
          <w:spacing w:val="-1"/>
          <w:sz w:val="24"/>
          <w:szCs w:val="24"/>
        </w:rPr>
        <w:t>m</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pacing w:val="-1"/>
          <w:sz w:val="24"/>
          <w:szCs w:val="24"/>
        </w:rPr>
        <w:t>P</w:t>
      </w:r>
      <w:r>
        <w:rPr>
          <w:rFonts w:ascii="Arial" w:eastAsia="Arial" w:hAnsi="Arial" w:cs="Arial"/>
          <w:spacing w:val="1"/>
          <w:sz w:val="24"/>
          <w:szCs w:val="24"/>
        </w:rPr>
        <w:t>en</w:t>
      </w:r>
      <w:r>
        <w:rPr>
          <w:rFonts w:ascii="Arial" w:eastAsia="Arial" w:hAnsi="Arial" w:cs="Arial"/>
          <w:sz w:val="24"/>
          <w:szCs w:val="24"/>
        </w:rPr>
        <w:t>j</w:t>
      </w:r>
      <w:r>
        <w:rPr>
          <w:rFonts w:ascii="Arial" w:eastAsia="Arial" w:hAnsi="Arial" w:cs="Arial"/>
          <w:spacing w:val="-2"/>
          <w:sz w:val="24"/>
          <w:szCs w:val="24"/>
        </w:rPr>
        <w:t>a</w:t>
      </w:r>
      <w:r>
        <w:rPr>
          <w:rFonts w:ascii="Arial" w:eastAsia="Arial" w:hAnsi="Arial" w:cs="Arial"/>
          <w:spacing w:val="1"/>
          <w:sz w:val="24"/>
          <w:szCs w:val="24"/>
        </w:rPr>
        <w:t>m</w:t>
      </w:r>
      <w:r>
        <w:rPr>
          <w:rFonts w:ascii="Arial" w:eastAsia="Arial" w:hAnsi="Arial" w:cs="Arial"/>
          <w:sz w:val="24"/>
          <w:szCs w:val="24"/>
        </w:rPr>
        <w:t>in</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Mutu</w:t>
      </w:r>
      <w:r>
        <w:rPr>
          <w:rFonts w:ascii="Arial" w:eastAsia="Arial" w:hAnsi="Arial" w:cs="Arial"/>
          <w:spacing w:val="-1"/>
          <w:sz w:val="24"/>
          <w:szCs w:val="24"/>
        </w:rPr>
        <w:t xml:space="preserve"> </w:t>
      </w:r>
      <w:r>
        <w:rPr>
          <w:rFonts w:ascii="Arial" w:eastAsia="Arial" w:hAnsi="Arial" w:cs="Arial"/>
          <w:sz w:val="24"/>
          <w:szCs w:val="24"/>
        </w:rPr>
        <w:t>Me</w:t>
      </w:r>
      <w:r>
        <w:rPr>
          <w:rFonts w:ascii="Arial" w:eastAsia="Arial" w:hAnsi="Arial" w:cs="Arial"/>
          <w:spacing w:val="-1"/>
          <w:sz w:val="24"/>
          <w:szCs w:val="24"/>
        </w:rPr>
        <w:t>n</w:t>
      </w:r>
      <w:r>
        <w:rPr>
          <w:rFonts w:ascii="Arial" w:eastAsia="Arial" w:hAnsi="Arial" w:cs="Arial"/>
          <w:spacing w:val="1"/>
          <w:sz w:val="24"/>
          <w:szCs w:val="24"/>
        </w:rPr>
        <w:t>u</w:t>
      </w:r>
      <w:r>
        <w:rPr>
          <w:rFonts w:ascii="Arial" w:eastAsia="Arial" w:hAnsi="Arial" w:cs="Arial"/>
          <w:sz w:val="24"/>
          <w:szCs w:val="24"/>
        </w:rPr>
        <w:t>ju</w:t>
      </w:r>
      <w:r>
        <w:rPr>
          <w:rFonts w:ascii="Arial" w:eastAsia="Arial" w:hAnsi="Arial" w:cs="Arial"/>
          <w:spacing w:val="1"/>
          <w:sz w:val="24"/>
          <w:szCs w:val="24"/>
        </w:rPr>
        <w:t xml:space="preserve"> </w:t>
      </w:r>
      <w:r>
        <w:rPr>
          <w:rFonts w:ascii="Arial" w:eastAsia="Arial" w:hAnsi="Arial" w:cs="Arial"/>
          <w:spacing w:val="-2"/>
          <w:sz w:val="24"/>
          <w:szCs w:val="24"/>
        </w:rPr>
        <w:t>O</w:t>
      </w:r>
      <w:r>
        <w:rPr>
          <w:rFonts w:ascii="Arial" w:eastAsia="Arial" w:hAnsi="Arial" w:cs="Arial"/>
          <w:spacing w:val="1"/>
          <w:sz w:val="24"/>
          <w:szCs w:val="24"/>
        </w:rPr>
        <w:t>u</w:t>
      </w:r>
      <w:r>
        <w:rPr>
          <w:rFonts w:ascii="Arial" w:eastAsia="Arial" w:hAnsi="Arial" w:cs="Arial"/>
          <w:sz w:val="24"/>
          <w:szCs w:val="24"/>
        </w:rPr>
        <w:t>tc</w:t>
      </w:r>
      <w:r>
        <w:rPr>
          <w:rFonts w:ascii="Arial" w:eastAsia="Arial" w:hAnsi="Arial" w:cs="Arial"/>
          <w:spacing w:val="-1"/>
          <w:sz w:val="24"/>
          <w:szCs w:val="24"/>
        </w:rPr>
        <w:t>o</w:t>
      </w:r>
      <w:r>
        <w:rPr>
          <w:rFonts w:ascii="Arial" w:eastAsia="Arial" w:hAnsi="Arial" w:cs="Arial"/>
          <w:spacing w:val="1"/>
          <w:sz w:val="24"/>
          <w:szCs w:val="24"/>
        </w:rPr>
        <w:t>m</w:t>
      </w:r>
      <w:r>
        <w:rPr>
          <w:rFonts w:ascii="Arial" w:eastAsia="Arial" w:hAnsi="Arial" w:cs="Arial"/>
          <w:sz w:val="24"/>
          <w:szCs w:val="24"/>
        </w:rPr>
        <w:t>e</w:t>
      </w:r>
      <w:r>
        <w:rPr>
          <w:rFonts w:ascii="Arial" w:eastAsia="Arial" w:hAnsi="Arial" w:cs="Arial"/>
          <w:spacing w:val="-1"/>
          <w:sz w:val="24"/>
          <w:szCs w:val="24"/>
        </w:rPr>
        <w:t xml:space="preserve"> </w:t>
      </w:r>
      <w:r>
        <w:rPr>
          <w:rFonts w:ascii="Arial" w:eastAsia="Arial" w:hAnsi="Arial" w:cs="Arial"/>
          <w:sz w:val="24"/>
          <w:szCs w:val="24"/>
        </w:rPr>
        <w:t>B</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e</w:t>
      </w:r>
      <w:r>
        <w:rPr>
          <w:rFonts w:ascii="Arial" w:eastAsia="Arial" w:hAnsi="Arial" w:cs="Arial"/>
          <w:sz w:val="24"/>
          <w:szCs w:val="24"/>
        </w:rPr>
        <w:t>d</w:t>
      </w:r>
      <w:r>
        <w:rPr>
          <w:rFonts w:ascii="Arial" w:eastAsia="Arial" w:hAnsi="Arial" w:cs="Arial"/>
          <w:spacing w:val="1"/>
          <w:sz w:val="24"/>
          <w:szCs w:val="24"/>
        </w:rPr>
        <w:t xml:space="preserve"> A</w:t>
      </w:r>
      <w:r>
        <w:rPr>
          <w:rFonts w:ascii="Arial" w:eastAsia="Arial" w:hAnsi="Arial" w:cs="Arial"/>
          <w:sz w:val="24"/>
          <w:szCs w:val="24"/>
        </w:rPr>
        <w:t>ccr</w:t>
      </w:r>
      <w:r>
        <w:rPr>
          <w:rFonts w:ascii="Arial" w:eastAsia="Arial" w:hAnsi="Arial" w:cs="Arial"/>
          <w:spacing w:val="-2"/>
          <w:sz w:val="24"/>
          <w:szCs w:val="24"/>
        </w:rPr>
        <w:t>e</w:t>
      </w:r>
      <w:r>
        <w:rPr>
          <w:rFonts w:ascii="Arial" w:eastAsia="Arial" w:hAnsi="Arial" w:cs="Arial"/>
          <w:spacing w:val="1"/>
          <w:sz w:val="24"/>
          <w:szCs w:val="24"/>
        </w:rPr>
        <w:t>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ti</w:t>
      </w:r>
      <w:r>
        <w:rPr>
          <w:rFonts w:ascii="Arial" w:eastAsia="Arial" w:hAnsi="Arial" w:cs="Arial"/>
          <w:spacing w:val="1"/>
          <w:sz w:val="24"/>
          <w:szCs w:val="24"/>
        </w:rPr>
        <w:t>o</w:t>
      </w:r>
      <w:r>
        <w:rPr>
          <w:rFonts w:ascii="Arial" w:eastAsia="Arial" w:hAnsi="Arial" w:cs="Arial"/>
          <w:sz w:val="24"/>
          <w:szCs w:val="24"/>
        </w:rPr>
        <w:t>n</w:t>
      </w:r>
    </w:p>
    <w:p w14:paraId="313F556D" w14:textId="77777777" w:rsidR="00855DAC" w:rsidRDefault="00855DAC" w:rsidP="00855DAC">
      <w:pPr>
        <w:spacing w:before="8" w:line="140" w:lineRule="exact"/>
        <w:rPr>
          <w:sz w:val="15"/>
          <w:szCs w:val="15"/>
        </w:rPr>
      </w:pPr>
    </w:p>
    <w:p w14:paraId="65BCFD54" w14:textId="77777777" w:rsidR="00855DAC" w:rsidRDefault="00855DAC" w:rsidP="00855DAC">
      <w:pPr>
        <w:spacing w:line="200" w:lineRule="exact"/>
      </w:pPr>
    </w:p>
    <w:p w14:paraId="1E4F6B57" w14:textId="77777777" w:rsidR="00855DAC" w:rsidRDefault="00855DAC" w:rsidP="00855DAC">
      <w:pPr>
        <w:spacing w:line="276" w:lineRule="auto"/>
        <w:ind w:left="574" w:right="99"/>
        <w:rPr>
          <w:rFonts w:ascii="Arial" w:eastAsia="Arial" w:hAnsi="Arial" w:cs="Arial"/>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ta </w:t>
      </w:r>
      <w:r w:rsidRPr="00DB0FF4">
        <w:rPr>
          <w:rFonts w:ascii="Arial" w:eastAsia="Arial" w:hAnsi="Arial" w:cs="Arial"/>
          <w:i/>
          <w:color w:val="5B9BD5" w:themeColor="accent1"/>
          <w:spacing w:val="1"/>
          <w:sz w:val="24"/>
          <w:szCs w:val="24"/>
        </w:rPr>
        <w:t>ha</w:t>
      </w:r>
      <w:r w:rsidRPr="00DB0FF4">
        <w:rPr>
          <w:rFonts w:ascii="Arial" w:eastAsia="Arial" w:hAnsi="Arial" w:cs="Arial"/>
          <w:i/>
          <w:color w:val="5B9BD5" w:themeColor="accent1"/>
          <w:sz w:val="24"/>
          <w:szCs w:val="24"/>
        </w:rPr>
        <w:t>sil</w:t>
      </w:r>
      <w:r w:rsidRPr="00DB0FF4">
        <w:rPr>
          <w:rFonts w:ascii="Arial" w:eastAsia="Arial" w:hAnsi="Arial" w:cs="Arial"/>
          <w:i/>
          <w:color w:val="5B9BD5" w:themeColor="accent1"/>
          <w:spacing w:val="-1"/>
          <w:sz w:val="24"/>
          <w:szCs w:val="24"/>
        </w:rPr>
        <w:t xml:space="preserve"> 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pua</w:t>
      </w:r>
      <w:r w:rsidRPr="00DB0FF4">
        <w:rPr>
          <w:rFonts w:ascii="Arial" w:eastAsia="Arial" w:hAnsi="Arial" w:cs="Arial"/>
          <w:i/>
          <w:color w:val="5B9BD5" w:themeColor="accent1"/>
          <w:spacing w:val="-2"/>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man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ku</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 lul</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5"/>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pad</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3"/>
          <w:sz w:val="24"/>
          <w:szCs w:val="24"/>
        </w:rPr>
        <w:t>S</w:t>
      </w:r>
      <w:r w:rsidRPr="00DB0FF4">
        <w:rPr>
          <w:rFonts w:ascii="Arial" w:eastAsia="Arial" w:hAnsi="Arial" w:cs="Arial"/>
          <w:i/>
          <w:color w:val="5B9BD5" w:themeColor="accent1"/>
          <w:spacing w:val="-1"/>
          <w:sz w:val="24"/>
          <w:szCs w:val="24"/>
        </w:rPr>
        <w:t>-</w:t>
      </w:r>
      <w:r w:rsidRPr="00DB0FF4">
        <w:rPr>
          <w:rFonts w:ascii="Arial" w:eastAsia="Arial" w:hAnsi="Arial" w:cs="Arial"/>
          <w:i/>
          <w:color w:val="5B9BD5" w:themeColor="accent1"/>
          <w:sz w:val="24"/>
          <w:szCs w:val="24"/>
        </w:rPr>
        <w:t>1</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eng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4</w:t>
      </w:r>
      <w:r>
        <w:rPr>
          <w:rFonts w:ascii="Arial" w:eastAsia="Arial" w:hAnsi="Arial" w:cs="Arial"/>
          <w:sz w:val="24"/>
          <w:szCs w:val="24"/>
        </w:rPr>
        <w:t>.</w:t>
      </w:r>
    </w:p>
    <w:p w14:paraId="67D5AAB1" w14:textId="77777777" w:rsidR="00855DAC" w:rsidRDefault="00855DAC" w:rsidP="00855DAC">
      <w:pPr>
        <w:spacing w:before="7" w:line="100" w:lineRule="exact"/>
        <w:rPr>
          <w:sz w:val="11"/>
          <w:szCs w:val="11"/>
        </w:rPr>
      </w:pPr>
    </w:p>
    <w:p w14:paraId="0B022A16" w14:textId="77777777" w:rsidR="00855DAC" w:rsidRDefault="00855DAC" w:rsidP="00855DAC">
      <w:pPr>
        <w:spacing w:line="200" w:lineRule="exact"/>
      </w:pPr>
    </w:p>
    <w:p w14:paraId="6D15430A" w14:textId="77777777" w:rsidR="00855DAC" w:rsidRDefault="00855DAC" w:rsidP="00855DAC">
      <w:pPr>
        <w:ind w:left="574"/>
        <w:rPr>
          <w:rFonts w:ascii="Arial" w:eastAsia="Arial" w:hAnsi="Arial" w:cs="Arial"/>
          <w:sz w:val="24"/>
          <w:szCs w:val="24"/>
        </w:rPr>
      </w:pPr>
      <w:r>
        <w:rPr>
          <w:rFonts w:ascii="Arial" w:eastAsia="Arial" w:hAnsi="Arial" w:cs="Arial"/>
          <w:spacing w:val="2"/>
          <w:sz w:val="24"/>
          <w:szCs w:val="24"/>
        </w:rPr>
        <w:t>T</w:t>
      </w:r>
      <w:r>
        <w:rPr>
          <w:rFonts w:ascii="Arial" w:eastAsia="Arial" w:hAnsi="Arial" w:cs="Arial"/>
          <w:spacing w:val="-1"/>
          <w:sz w:val="24"/>
          <w:szCs w:val="24"/>
        </w:rPr>
        <w:t>a</w:t>
      </w:r>
      <w:r>
        <w:rPr>
          <w:rFonts w:ascii="Arial" w:eastAsia="Arial" w:hAnsi="Arial" w:cs="Arial"/>
          <w:spacing w:val="1"/>
          <w:sz w:val="24"/>
          <w:szCs w:val="24"/>
        </w:rPr>
        <w:t>be</w:t>
      </w:r>
      <w:r>
        <w:rPr>
          <w:rFonts w:ascii="Arial" w:eastAsia="Arial" w:hAnsi="Arial" w:cs="Arial"/>
          <w:sz w:val="24"/>
          <w:szCs w:val="24"/>
        </w:rPr>
        <w:t>l</w:t>
      </w:r>
      <w:r>
        <w:rPr>
          <w:rFonts w:ascii="Arial" w:eastAsia="Arial" w:hAnsi="Arial" w:cs="Arial"/>
          <w:spacing w:val="1"/>
          <w:sz w:val="24"/>
          <w:szCs w:val="24"/>
        </w:rPr>
        <w:t xml:space="preserve"> </w:t>
      </w:r>
      <w:r>
        <w:rPr>
          <w:rFonts w:ascii="Arial" w:eastAsia="Arial" w:hAnsi="Arial" w:cs="Arial"/>
          <w:sz w:val="24"/>
          <w:szCs w:val="24"/>
        </w:rPr>
        <w:t>4</w:t>
      </w:r>
      <w:r>
        <w:rPr>
          <w:rFonts w:ascii="Arial" w:eastAsia="Arial" w:hAnsi="Arial" w:cs="Arial"/>
          <w:spacing w:val="66"/>
          <w:sz w:val="24"/>
          <w:szCs w:val="24"/>
        </w:rPr>
        <w:t xml:space="preserve"> </w:t>
      </w:r>
      <w:r>
        <w:rPr>
          <w:rFonts w:ascii="Arial" w:eastAsia="Arial" w:hAnsi="Arial" w:cs="Arial"/>
          <w:spacing w:val="-2"/>
          <w:sz w:val="24"/>
          <w:szCs w:val="24"/>
        </w:rPr>
        <w:t>P</w:t>
      </w:r>
      <w:r>
        <w:rPr>
          <w:rFonts w:ascii="Arial" w:eastAsia="Arial" w:hAnsi="Arial" w:cs="Arial"/>
          <w:spacing w:val="1"/>
          <w:sz w:val="24"/>
          <w:szCs w:val="24"/>
        </w:rPr>
        <w:t>en</w:t>
      </w:r>
      <w:r>
        <w:rPr>
          <w:rFonts w:ascii="Arial" w:eastAsia="Arial" w:hAnsi="Arial" w:cs="Arial"/>
          <w:spacing w:val="-1"/>
          <w:sz w:val="24"/>
          <w:szCs w:val="24"/>
        </w:rPr>
        <w:t>g</w:t>
      </w:r>
      <w:r>
        <w:rPr>
          <w:rFonts w:ascii="Arial" w:eastAsia="Arial" w:hAnsi="Arial" w:cs="Arial"/>
          <w:spacing w:val="1"/>
          <w:sz w:val="24"/>
          <w:szCs w:val="24"/>
        </w:rPr>
        <w:t>u</w:t>
      </w:r>
      <w:r>
        <w:rPr>
          <w:rFonts w:ascii="Arial" w:eastAsia="Arial" w:hAnsi="Arial" w:cs="Arial"/>
          <w:sz w:val="24"/>
          <w:szCs w:val="24"/>
        </w:rPr>
        <w:t>k</w:t>
      </w:r>
      <w:r>
        <w:rPr>
          <w:rFonts w:ascii="Arial" w:eastAsia="Arial" w:hAnsi="Arial" w:cs="Arial"/>
          <w:spacing w:val="1"/>
          <w:sz w:val="24"/>
          <w:szCs w:val="24"/>
        </w:rPr>
        <w:t>u</w:t>
      </w:r>
      <w:r>
        <w:rPr>
          <w:rFonts w:ascii="Arial" w:eastAsia="Arial" w:hAnsi="Arial" w:cs="Arial"/>
          <w:sz w:val="24"/>
          <w:szCs w:val="24"/>
        </w:rPr>
        <w:t>r</w:t>
      </w:r>
      <w:r>
        <w:rPr>
          <w:rFonts w:ascii="Arial" w:eastAsia="Arial" w:hAnsi="Arial" w:cs="Arial"/>
          <w:spacing w:val="-2"/>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K</w:t>
      </w:r>
      <w:r>
        <w:rPr>
          <w:rFonts w:ascii="Arial" w:eastAsia="Arial" w:hAnsi="Arial" w:cs="Arial"/>
          <w:spacing w:val="1"/>
          <w:sz w:val="24"/>
          <w:szCs w:val="24"/>
        </w:rPr>
        <w:t>ep</w:t>
      </w:r>
      <w:r>
        <w:rPr>
          <w:rFonts w:ascii="Arial" w:eastAsia="Arial" w:hAnsi="Arial" w:cs="Arial"/>
          <w:spacing w:val="-1"/>
          <w:sz w:val="24"/>
          <w:szCs w:val="24"/>
        </w:rPr>
        <w:t>u</w:t>
      </w:r>
      <w:r>
        <w:rPr>
          <w:rFonts w:ascii="Arial" w:eastAsia="Arial" w:hAnsi="Arial" w:cs="Arial"/>
          <w:spacing w:val="1"/>
          <w:sz w:val="24"/>
          <w:szCs w:val="24"/>
        </w:rPr>
        <w:t>a</w:t>
      </w:r>
      <w:r>
        <w:rPr>
          <w:rFonts w:ascii="Arial" w:eastAsia="Arial" w:hAnsi="Arial" w:cs="Arial"/>
          <w:sz w:val="24"/>
          <w:szCs w:val="24"/>
        </w:rPr>
        <w:t>s</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z w:val="24"/>
          <w:szCs w:val="24"/>
        </w:rPr>
        <w:t>P</w:t>
      </w:r>
      <w:r>
        <w:rPr>
          <w:rFonts w:ascii="Arial" w:eastAsia="Arial" w:hAnsi="Arial" w:cs="Arial"/>
          <w:spacing w:val="-1"/>
          <w:sz w:val="24"/>
          <w:szCs w:val="24"/>
        </w:rPr>
        <w:t>e</w:t>
      </w:r>
      <w:r>
        <w:rPr>
          <w:rFonts w:ascii="Arial" w:eastAsia="Arial" w:hAnsi="Arial" w:cs="Arial"/>
          <w:spacing w:val="1"/>
          <w:sz w:val="24"/>
          <w:szCs w:val="24"/>
        </w:rPr>
        <w:t>m</w:t>
      </w:r>
      <w:r>
        <w:rPr>
          <w:rFonts w:ascii="Arial" w:eastAsia="Arial" w:hAnsi="Arial" w:cs="Arial"/>
          <w:spacing w:val="-1"/>
          <w:sz w:val="24"/>
          <w:szCs w:val="24"/>
        </w:rPr>
        <w:t>a</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z w:val="24"/>
          <w:szCs w:val="24"/>
        </w:rPr>
        <w:t>ku</w:t>
      </w:r>
      <w:r>
        <w:rPr>
          <w:rFonts w:ascii="Arial" w:eastAsia="Arial" w:hAnsi="Arial" w:cs="Arial"/>
          <w:spacing w:val="1"/>
          <w:sz w:val="24"/>
          <w:szCs w:val="24"/>
        </w:rPr>
        <w:t xml:space="preserve"> </w:t>
      </w:r>
      <w:r>
        <w:rPr>
          <w:rFonts w:ascii="Arial" w:eastAsia="Arial" w:hAnsi="Arial" w:cs="Arial"/>
          <w:spacing w:val="-1"/>
          <w:sz w:val="24"/>
          <w:szCs w:val="24"/>
        </w:rPr>
        <w:t>K</w:t>
      </w:r>
      <w:r>
        <w:rPr>
          <w:rFonts w:ascii="Arial" w:eastAsia="Arial" w:hAnsi="Arial" w:cs="Arial"/>
          <w:spacing w:val="1"/>
          <w:sz w:val="24"/>
          <w:szCs w:val="24"/>
        </w:rPr>
        <w:t>ep</w:t>
      </w:r>
      <w:r>
        <w:rPr>
          <w:rFonts w:ascii="Arial" w:eastAsia="Arial" w:hAnsi="Arial" w:cs="Arial"/>
          <w:spacing w:val="-1"/>
          <w:sz w:val="24"/>
          <w:szCs w:val="24"/>
        </w:rPr>
        <w:t>e</w:t>
      </w:r>
      <w:r>
        <w:rPr>
          <w:rFonts w:ascii="Arial" w:eastAsia="Arial" w:hAnsi="Arial" w:cs="Arial"/>
          <w:spacing w:val="1"/>
          <w:sz w:val="24"/>
          <w:szCs w:val="24"/>
        </w:rPr>
        <w:t>n</w:t>
      </w:r>
      <w:r>
        <w:rPr>
          <w:rFonts w:ascii="Arial" w:eastAsia="Arial" w:hAnsi="Arial" w:cs="Arial"/>
          <w:sz w:val="24"/>
          <w:szCs w:val="24"/>
        </w:rPr>
        <w:t>ti</w:t>
      </w:r>
      <w:r>
        <w:rPr>
          <w:rFonts w:ascii="Arial" w:eastAsia="Arial" w:hAnsi="Arial" w:cs="Arial"/>
          <w:spacing w:val="1"/>
          <w:sz w:val="24"/>
          <w:szCs w:val="24"/>
        </w:rPr>
        <w:t>n</w:t>
      </w:r>
      <w:r>
        <w:rPr>
          <w:rFonts w:ascii="Arial" w:eastAsia="Arial" w:hAnsi="Arial" w:cs="Arial"/>
          <w:spacing w:val="-1"/>
          <w:sz w:val="24"/>
          <w:szCs w:val="24"/>
        </w:rPr>
        <w:t>g</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da</w:t>
      </w:r>
      <w:r>
        <w:rPr>
          <w:rFonts w:ascii="Arial" w:eastAsia="Arial" w:hAnsi="Arial" w:cs="Arial"/>
          <w:sz w:val="24"/>
          <w:szCs w:val="24"/>
        </w:rPr>
        <w:t>n</w:t>
      </w:r>
      <w:r>
        <w:rPr>
          <w:rFonts w:ascii="Arial" w:eastAsia="Arial" w:hAnsi="Arial" w:cs="Arial"/>
          <w:spacing w:val="-1"/>
          <w:sz w:val="24"/>
          <w:szCs w:val="24"/>
        </w:rPr>
        <w:t xml:space="preserve"> </w:t>
      </w:r>
      <w:r>
        <w:rPr>
          <w:rFonts w:ascii="Arial" w:eastAsia="Arial" w:hAnsi="Arial" w:cs="Arial"/>
          <w:spacing w:val="1"/>
          <w:sz w:val="24"/>
          <w:szCs w:val="24"/>
        </w:rPr>
        <w:t>Pe</w:t>
      </w:r>
      <w:r>
        <w:rPr>
          <w:rFonts w:ascii="Arial" w:eastAsia="Arial" w:hAnsi="Arial" w:cs="Arial"/>
          <w:sz w:val="24"/>
          <w:szCs w:val="24"/>
        </w:rPr>
        <w:t>la</w:t>
      </w:r>
      <w:r>
        <w:rPr>
          <w:rFonts w:ascii="Arial" w:eastAsia="Arial" w:hAnsi="Arial" w:cs="Arial"/>
          <w:spacing w:val="-2"/>
          <w:sz w:val="24"/>
          <w:szCs w:val="24"/>
        </w:rPr>
        <w:t>c</w:t>
      </w:r>
      <w:r>
        <w:rPr>
          <w:rFonts w:ascii="Arial" w:eastAsia="Arial" w:hAnsi="Arial" w:cs="Arial"/>
          <w:spacing w:val="-1"/>
          <w:sz w:val="24"/>
          <w:szCs w:val="24"/>
        </w:rPr>
        <w:t>a</w:t>
      </w:r>
      <w:r>
        <w:rPr>
          <w:rFonts w:ascii="Arial" w:eastAsia="Arial" w:hAnsi="Arial" w:cs="Arial"/>
          <w:sz w:val="24"/>
          <w:szCs w:val="24"/>
        </w:rPr>
        <w:t>k</w:t>
      </w:r>
      <w:r>
        <w:rPr>
          <w:rFonts w:ascii="Arial" w:eastAsia="Arial" w:hAnsi="Arial" w:cs="Arial"/>
          <w:spacing w:val="1"/>
          <w:sz w:val="24"/>
          <w:szCs w:val="24"/>
        </w:rPr>
        <w:t>a</w:t>
      </w:r>
      <w:r>
        <w:rPr>
          <w:rFonts w:ascii="Arial" w:eastAsia="Arial" w:hAnsi="Arial" w:cs="Arial"/>
          <w:sz w:val="24"/>
          <w:szCs w:val="24"/>
        </w:rPr>
        <w:t>n</w:t>
      </w:r>
      <w:r>
        <w:rPr>
          <w:rFonts w:ascii="Arial" w:eastAsia="Arial" w:hAnsi="Arial" w:cs="Arial"/>
          <w:spacing w:val="1"/>
          <w:sz w:val="24"/>
          <w:szCs w:val="24"/>
        </w:rPr>
        <w:t xml:space="preserve"> K</w:t>
      </w:r>
      <w:r>
        <w:rPr>
          <w:rFonts w:ascii="Arial" w:eastAsia="Arial" w:hAnsi="Arial" w:cs="Arial"/>
          <w:sz w:val="24"/>
          <w:szCs w:val="24"/>
        </w:rPr>
        <w:t>i</w:t>
      </w:r>
      <w:r>
        <w:rPr>
          <w:rFonts w:ascii="Arial" w:eastAsia="Arial" w:hAnsi="Arial" w:cs="Arial"/>
          <w:spacing w:val="-2"/>
          <w:sz w:val="24"/>
          <w:szCs w:val="24"/>
        </w:rPr>
        <w:t>n</w:t>
      </w:r>
      <w:r>
        <w:rPr>
          <w:rFonts w:ascii="Arial" w:eastAsia="Arial" w:hAnsi="Arial" w:cs="Arial"/>
          <w:spacing w:val="1"/>
          <w:sz w:val="24"/>
          <w:szCs w:val="24"/>
        </w:rPr>
        <w:t>e</w:t>
      </w:r>
      <w:r>
        <w:rPr>
          <w:rFonts w:ascii="Arial" w:eastAsia="Arial" w:hAnsi="Arial" w:cs="Arial"/>
          <w:sz w:val="24"/>
          <w:szCs w:val="24"/>
        </w:rPr>
        <w:t>r</w:t>
      </w:r>
      <w:r>
        <w:rPr>
          <w:rFonts w:ascii="Arial" w:eastAsia="Arial" w:hAnsi="Arial" w:cs="Arial"/>
          <w:spacing w:val="-1"/>
          <w:sz w:val="24"/>
          <w:szCs w:val="24"/>
        </w:rPr>
        <w:t>j</w:t>
      </w:r>
      <w:r>
        <w:rPr>
          <w:rFonts w:ascii="Arial" w:eastAsia="Arial" w:hAnsi="Arial" w:cs="Arial"/>
          <w:sz w:val="24"/>
          <w:szCs w:val="24"/>
        </w:rPr>
        <w:t>a</w:t>
      </w:r>
    </w:p>
    <w:p w14:paraId="63B9C78C" w14:textId="77777777" w:rsidR="00855DAC" w:rsidRDefault="00855DAC" w:rsidP="00855DAC">
      <w:pPr>
        <w:spacing w:before="43" w:line="260" w:lineRule="exact"/>
        <w:ind w:left="574"/>
        <w:rPr>
          <w:rFonts w:ascii="Arial" w:eastAsia="Arial" w:hAnsi="Arial" w:cs="Arial"/>
          <w:sz w:val="24"/>
          <w:szCs w:val="24"/>
        </w:rPr>
      </w:pPr>
      <w:r>
        <w:rPr>
          <w:rFonts w:ascii="Arial" w:eastAsia="Arial" w:hAnsi="Arial" w:cs="Arial"/>
          <w:spacing w:val="1"/>
          <w:position w:val="-1"/>
          <w:sz w:val="24"/>
          <w:szCs w:val="24"/>
        </w:rPr>
        <w:t>Lu</w:t>
      </w:r>
      <w:r>
        <w:rPr>
          <w:rFonts w:ascii="Arial" w:eastAsia="Arial" w:hAnsi="Arial" w:cs="Arial"/>
          <w:position w:val="-1"/>
          <w:sz w:val="24"/>
          <w:szCs w:val="24"/>
        </w:rPr>
        <w:t>lus</w:t>
      </w:r>
      <w:r>
        <w:rPr>
          <w:rFonts w:ascii="Arial" w:eastAsia="Arial" w:hAnsi="Arial" w:cs="Arial"/>
          <w:spacing w:val="-1"/>
          <w:position w:val="-1"/>
          <w:sz w:val="24"/>
          <w:szCs w:val="24"/>
        </w:rPr>
        <w:t>a</w:t>
      </w:r>
      <w:r>
        <w:rPr>
          <w:rFonts w:ascii="Arial" w:eastAsia="Arial" w:hAnsi="Arial" w:cs="Arial"/>
          <w:position w:val="-1"/>
          <w:sz w:val="24"/>
          <w:szCs w:val="24"/>
        </w:rPr>
        <w:t>n</w:t>
      </w:r>
    </w:p>
    <w:p w14:paraId="69293BDF" w14:textId="77777777" w:rsidR="00855DAC" w:rsidRDefault="00855DAC" w:rsidP="00855DAC">
      <w:pPr>
        <w:spacing w:before="2" w:line="40" w:lineRule="exact"/>
        <w:rPr>
          <w:sz w:val="4"/>
          <w:szCs w:val="4"/>
        </w:rPr>
      </w:pPr>
    </w:p>
    <w:tbl>
      <w:tblPr>
        <w:tblW w:w="0" w:type="auto"/>
        <w:tblInd w:w="683" w:type="dxa"/>
        <w:tblLayout w:type="fixed"/>
        <w:tblCellMar>
          <w:left w:w="0" w:type="dxa"/>
          <w:right w:w="0" w:type="dxa"/>
        </w:tblCellMar>
        <w:tblLook w:val="01E0" w:firstRow="1" w:lastRow="1" w:firstColumn="1" w:lastColumn="1" w:noHBand="0" w:noVBand="0"/>
      </w:tblPr>
      <w:tblGrid>
        <w:gridCol w:w="566"/>
        <w:gridCol w:w="1729"/>
        <w:gridCol w:w="850"/>
        <w:gridCol w:w="852"/>
        <w:gridCol w:w="1133"/>
        <w:gridCol w:w="1136"/>
        <w:gridCol w:w="2268"/>
        <w:tblGridChange w:id="295">
          <w:tblGrid>
            <w:gridCol w:w="6"/>
            <w:gridCol w:w="560"/>
            <w:gridCol w:w="6"/>
            <w:gridCol w:w="1723"/>
            <w:gridCol w:w="6"/>
            <w:gridCol w:w="844"/>
            <w:gridCol w:w="6"/>
            <w:gridCol w:w="846"/>
            <w:gridCol w:w="6"/>
            <w:gridCol w:w="1127"/>
            <w:gridCol w:w="6"/>
            <w:gridCol w:w="1130"/>
            <w:gridCol w:w="6"/>
            <w:gridCol w:w="2262"/>
            <w:gridCol w:w="6"/>
          </w:tblGrid>
        </w:tblGridChange>
      </w:tblGrid>
      <w:tr w:rsidR="00855DAC" w14:paraId="080BD651" w14:textId="77777777" w:rsidTr="00124CB6">
        <w:trPr>
          <w:trHeight w:hRule="exact" w:val="274"/>
        </w:trPr>
        <w:tc>
          <w:tcPr>
            <w:tcW w:w="566" w:type="dxa"/>
            <w:vMerge w:val="restart"/>
            <w:tcBorders>
              <w:top w:val="single" w:sz="5" w:space="0" w:color="000000"/>
              <w:left w:val="single" w:sz="5" w:space="0" w:color="000000"/>
              <w:right w:val="single" w:sz="5" w:space="0" w:color="000000"/>
            </w:tcBorders>
            <w:shd w:val="clear" w:color="auto" w:fill="CCCCCC"/>
          </w:tcPr>
          <w:p w14:paraId="6DEAB712" w14:textId="77777777" w:rsidR="00855DAC" w:rsidRDefault="00855DAC" w:rsidP="00124CB6">
            <w:pPr>
              <w:spacing w:before="5" w:line="260" w:lineRule="exact"/>
              <w:rPr>
                <w:sz w:val="26"/>
                <w:szCs w:val="26"/>
              </w:rPr>
            </w:pPr>
          </w:p>
          <w:p w14:paraId="607E1E4E" w14:textId="77777777" w:rsidR="00855DAC" w:rsidRDefault="00855DAC" w:rsidP="00124CB6">
            <w:pPr>
              <w:ind w:left="114"/>
              <w:rPr>
                <w:rFonts w:ascii="Arial" w:eastAsia="Arial" w:hAnsi="Arial" w:cs="Arial"/>
              </w:rPr>
            </w:pPr>
            <w:r>
              <w:rPr>
                <w:rFonts w:ascii="Arial" w:eastAsia="Arial" w:hAnsi="Arial" w:cs="Arial"/>
                <w:b/>
              </w:rPr>
              <w:t>N</w:t>
            </w:r>
            <w:r>
              <w:rPr>
                <w:rFonts w:ascii="Arial" w:eastAsia="Arial" w:hAnsi="Arial" w:cs="Arial"/>
                <w:b/>
                <w:spacing w:val="1"/>
              </w:rPr>
              <w:t>o</w:t>
            </w:r>
            <w:r>
              <w:rPr>
                <w:rFonts w:ascii="Arial" w:eastAsia="Arial" w:hAnsi="Arial" w:cs="Arial"/>
                <w:b/>
              </w:rPr>
              <w:t>.</w:t>
            </w:r>
          </w:p>
        </w:tc>
        <w:tc>
          <w:tcPr>
            <w:tcW w:w="1729" w:type="dxa"/>
            <w:vMerge w:val="restart"/>
            <w:tcBorders>
              <w:top w:val="single" w:sz="5" w:space="0" w:color="000000"/>
              <w:left w:val="single" w:sz="5" w:space="0" w:color="000000"/>
              <w:right w:val="single" w:sz="5" w:space="0" w:color="000000"/>
            </w:tcBorders>
            <w:shd w:val="clear" w:color="auto" w:fill="CCCCCC"/>
          </w:tcPr>
          <w:p w14:paraId="615D7E69" w14:textId="77777777" w:rsidR="00855DAC" w:rsidRDefault="00855DAC" w:rsidP="00124CB6">
            <w:pPr>
              <w:spacing w:before="3" w:line="120" w:lineRule="exact"/>
              <w:rPr>
                <w:sz w:val="13"/>
                <w:szCs w:val="13"/>
              </w:rPr>
            </w:pPr>
          </w:p>
          <w:p w14:paraId="5AC76772" w14:textId="77777777" w:rsidR="00855DAC" w:rsidRDefault="00855DAC" w:rsidP="00124CB6">
            <w:pPr>
              <w:ind w:left="514" w:right="518"/>
              <w:jc w:val="center"/>
              <w:rPr>
                <w:rFonts w:ascii="Arial" w:eastAsia="Arial" w:hAnsi="Arial" w:cs="Arial"/>
              </w:rPr>
            </w:pPr>
            <w:r>
              <w:rPr>
                <w:rFonts w:ascii="Arial" w:eastAsia="Arial" w:hAnsi="Arial" w:cs="Arial"/>
                <w:b/>
                <w:spacing w:val="3"/>
                <w:w w:val="99"/>
              </w:rPr>
              <w:t>T</w:t>
            </w:r>
            <w:r>
              <w:rPr>
                <w:rFonts w:ascii="Arial" w:eastAsia="Arial" w:hAnsi="Arial" w:cs="Arial"/>
                <w:b/>
                <w:w w:val="99"/>
              </w:rPr>
              <w:t>a</w:t>
            </w:r>
            <w:r>
              <w:rPr>
                <w:rFonts w:ascii="Arial" w:eastAsia="Arial" w:hAnsi="Arial" w:cs="Arial"/>
                <w:b/>
                <w:spacing w:val="-1"/>
                <w:w w:val="99"/>
              </w:rPr>
              <w:t>r</w:t>
            </w:r>
            <w:r>
              <w:rPr>
                <w:rFonts w:ascii="Arial" w:eastAsia="Arial" w:hAnsi="Arial" w:cs="Arial"/>
                <w:b/>
                <w:w w:val="99"/>
              </w:rPr>
              <w:t>get</w:t>
            </w:r>
          </w:p>
          <w:p w14:paraId="2ED8706F" w14:textId="77777777" w:rsidR="00855DAC" w:rsidRDefault="00855DAC" w:rsidP="00124CB6">
            <w:pPr>
              <w:spacing w:before="34"/>
              <w:ind w:left="334" w:right="337"/>
              <w:jc w:val="center"/>
              <w:rPr>
                <w:rFonts w:ascii="Arial" w:eastAsia="Arial" w:hAnsi="Arial" w:cs="Arial"/>
              </w:rPr>
            </w:pPr>
            <w:r>
              <w:rPr>
                <w:rFonts w:ascii="Arial" w:eastAsia="Arial" w:hAnsi="Arial" w:cs="Arial"/>
                <w:b/>
                <w:spacing w:val="-1"/>
                <w:w w:val="99"/>
              </w:rPr>
              <w:t>P</w:t>
            </w:r>
            <w:r>
              <w:rPr>
                <w:rFonts w:ascii="Arial" w:eastAsia="Arial" w:hAnsi="Arial" w:cs="Arial"/>
                <w:b/>
                <w:w w:val="99"/>
              </w:rPr>
              <w:t>el</w:t>
            </w:r>
            <w:r>
              <w:rPr>
                <w:rFonts w:ascii="Arial" w:eastAsia="Arial" w:hAnsi="Arial" w:cs="Arial"/>
                <w:b/>
                <w:spacing w:val="1"/>
                <w:w w:val="99"/>
              </w:rPr>
              <w:t>a</w:t>
            </w:r>
            <w:r>
              <w:rPr>
                <w:rFonts w:ascii="Arial" w:eastAsia="Arial" w:hAnsi="Arial" w:cs="Arial"/>
                <w:b/>
                <w:w w:val="99"/>
              </w:rPr>
              <w:t>c</w:t>
            </w:r>
            <w:r>
              <w:rPr>
                <w:rFonts w:ascii="Arial" w:eastAsia="Arial" w:hAnsi="Arial" w:cs="Arial"/>
                <w:b/>
                <w:spacing w:val="-1"/>
                <w:w w:val="99"/>
              </w:rPr>
              <w:t>a</w:t>
            </w:r>
            <w:r>
              <w:rPr>
                <w:rFonts w:ascii="Arial" w:eastAsia="Arial" w:hAnsi="Arial" w:cs="Arial"/>
                <w:b/>
                <w:spacing w:val="2"/>
                <w:w w:val="99"/>
              </w:rPr>
              <w:t>k</w:t>
            </w:r>
            <w:r>
              <w:rPr>
                <w:rFonts w:ascii="Arial" w:eastAsia="Arial" w:hAnsi="Arial" w:cs="Arial"/>
                <w:b/>
                <w:w w:val="99"/>
              </w:rPr>
              <w:t>an</w:t>
            </w:r>
          </w:p>
        </w:tc>
        <w:tc>
          <w:tcPr>
            <w:tcW w:w="1702" w:type="dxa"/>
            <w:gridSpan w:val="2"/>
            <w:tcBorders>
              <w:top w:val="single" w:sz="5" w:space="0" w:color="000000"/>
              <w:left w:val="single" w:sz="5" w:space="0" w:color="000000"/>
              <w:bottom w:val="nil"/>
              <w:right w:val="single" w:sz="5" w:space="0" w:color="000000"/>
            </w:tcBorders>
            <w:shd w:val="clear" w:color="auto" w:fill="CCCCCC"/>
          </w:tcPr>
          <w:p w14:paraId="405E1B01" w14:textId="77777777" w:rsidR="00855DAC" w:rsidRDefault="00855DAC" w:rsidP="00124CB6">
            <w:pPr>
              <w:spacing w:line="220" w:lineRule="exact"/>
              <w:ind w:left="364"/>
              <w:rPr>
                <w:rFonts w:ascii="Arial" w:eastAsia="Arial" w:hAnsi="Arial" w:cs="Arial"/>
              </w:rPr>
            </w:pPr>
            <w:r>
              <w:rPr>
                <w:rFonts w:ascii="Arial" w:eastAsia="Arial" w:hAnsi="Arial" w:cs="Arial"/>
                <w:b/>
              </w:rPr>
              <w:t>Ins</w:t>
            </w:r>
            <w:r>
              <w:rPr>
                <w:rFonts w:ascii="Arial" w:eastAsia="Arial" w:hAnsi="Arial" w:cs="Arial"/>
                <w:b/>
                <w:spacing w:val="1"/>
              </w:rPr>
              <w:t>t</w:t>
            </w:r>
            <w:r>
              <w:rPr>
                <w:rFonts w:ascii="Arial" w:eastAsia="Arial" w:hAnsi="Arial" w:cs="Arial"/>
                <w:b/>
                <w:spacing w:val="-1"/>
              </w:rPr>
              <w:t>r</w:t>
            </w:r>
            <w:r>
              <w:rPr>
                <w:rFonts w:ascii="Arial" w:eastAsia="Arial" w:hAnsi="Arial" w:cs="Arial"/>
                <w:b/>
              </w:rPr>
              <w:t>umen</w:t>
            </w:r>
          </w:p>
        </w:tc>
        <w:tc>
          <w:tcPr>
            <w:tcW w:w="2269" w:type="dxa"/>
            <w:gridSpan w:val="2"/>
            <w:tcBorders>
              <w:top w:val="single" w:sz="5" w:space="0" w:color="000000"/>
              <w:left w:val="single" w:sz="5" w:space="0" w:color="000000"/>
              <w:bottom w:val="nil"/>
              <w:right w:val="single" w:sz="5" w:space="0" w:color="000000"/>
            </w:tcBorders>
            <w:shd w:val="clear" w:color="auto" w:fill="CCCCCC"/>
          </w:tcPr>
          <w:p w14:paraId="753ED68B" w14:textId="77777777" w:rsidR="00855DAC" w:rsidRDefault="00855DAC" w:rsidP="00124CB6">
            <w:pPr>
              <w:spacing w:line="220" w:lineRule="exact"/>
              <w:ind w:left="208"/>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r>
              <w:rPr>
                <w:rFonts w:ascii="Arial" w:eastAsia="Arial" w:hAnsi="Arial" w:cs="Arial"/>
                <w:b/>
                <w:spacing w:val="-7"/>
              </w:rPr>
              <w:t xml:space="preserve"> </w:t>
            </w:r>
            <w:r>
              <w:rPr>
                <w:rFonts w:ascii="Arial" w:eastAsia="Arial" w:hAnsi="Arial" w:cs="Arial"/>
                <w:b/>
              </w:rPr>
              <w:t>R</w:t>
            </w:r>
            <w:r>
              <w:rPr>
                <w:rFonts w:ascii="Arial" w:eastAsia="Arial" w:hAnsi="Arial" w:cs="Arial"/>
                <w:b/>
                <w:spacing w:val="2"/>
              </w:rPr>
              <w:t>e</w:t>
            </w:r>
            <w:r>
              <w:rPr>
                <w:rFonts w:ascii="Arial" w:eastAsia="Arial" w:hAnsi="Arial" w:cs="Arial"/>
                <w:b/>
              </w:rPr>
              <w:t>sp</w:t>
            </w:r>
            <w:r>
              <w:rPr>
                <w:rFonts w:ascii="Arial" w:eastAsia="Arial" w:hAnsi="Arial" w:cs="Arial"/>
                <w:b/>
                <w:spacing w:val="1"/>
              </w:rPr>
              <w:t>o</w:t>
            </w:r>
            <w:r>
              <w:rPr>
                <w:rFonts w:ascii="Arial" w:eastAsia="Arial" w:hAnsi="Arial" w:cs="Arial"/>
                <w:b/>
              </w:rPr>
              <w:t>nden</w:t>
            </w:r>
          </w:p>
        </w:tc>
        <w:tc>
          <w:tcPr>
            <w:tcW w:w="2268" w:type="dxa"/>
            <w:vMerge w:val="restart"/>
            <w:tcBorders>
              <w:top w:val="single" w:sz="5" w:space="0" w:color="000000"/>
              <w:left w:val="single" w:sz="5" w:space="0" w:color="000000"/>
              <w:right w:val="single" w:sz="5" w:space="0" w:color="000000"/>
            </w:tcBorders>
            <w:shd w:val="clear" w:color="auto" w:fill="CCCCCC"/>
          </w:tcPr>
          <w:p w14:paraId="06B982E4" w14:textId="77777777" w:rsidR="00855DAC" w:rsidRDefault="00855DAC" w:rsidP="00124CB6">
            <w:pPr>
              <w:spacing w:before="3" w:line="120" w:lineRule="exact"/>
              <w:rPr>
                <w:sz w:val="13"/>
                <w:szCs w:val="13"/>
              </w:rPr>
            </w:pPr>
          </w:p>
          <w:p w14:paraId="15DF29FD" w14:textId="77777777" w:rsidR="00855DAC" w:rsidRDefault="00855DAC" w:rsidP="00124CB6">
            <w:pPr>
              <w:ind w:left="175" w:right="176"/>
              <w:jc w:val="center"/>
              <w:rPr>
                <w:rFonts w:ascii="Arial" w:eastAsia="Arial" w:hAnsi="Arial" w:cs="Arial"/>
              </w:rPr>
            </w:pPr>
            <w:r>
              <w:rPr>
                <w:rFonts w:ascii="Arial" w:eastAsia="Arial" w:hAnsi="Arial" w:cs="Arial"/>
                <w:b/>
                <w:spacing w:val="3"/>
              </w:rPr>
              <w:t>T</w:t>
            </w:r>
            <w:r>
              <w:rPr>
                <w:rFonts w:ascii="Arial" w:eastAsia="Arial" w:hAnsi="Arial" w:cs="Arial"/>
                <w:b/>
              </w:rPr>
              <w:t>in</w:t>
            </w:r>
            <w:r>
              <w:rPr>
                <w:rFonts w:ascii="Arial" w:eastAsia="Arial" w:hAnsi="Arial" w:cs="Arial"/>
                <w:b/>
                <w:spacing w:val="1"/>
              </w:rPr>
              <w:t>d</w:t>
            </w:r>
            <w:r>
              <w:rPr>
                <w:rFonts w:ascii="Arial" w:eastAsia="Arial" w:hAnsi="Arial" w:cs="Arial"/>
                <w:b/>
              </w:rPr>
              <w:t>ak</w:t>
            </w:r>
            <w:r>
              <w:rPr>
                <w:rFonts w:ascii="Arial" w:eastAsia="Arial" w:hAnsi="Arial" w:cs="Arial"/>
                <w:b/>
                <w:spacing w:val="-7"/>
              </w:rPr>
              <w:t xml:space="preserve"> </w:t>
            </w:r>
            <w:r>
              <w:rPr>
                <w:rFonts w:ascii="Arial" w:eastAsia="Arial" w:hAnsi="Arial" w:cs="Arial"/>
                <w:b/>
              </w:rPr>
              <w:t>La</w:t>
            </w:r>
            <w:r>
              <w:rPr>
                <w:rFonts w:ascii="Arial" w:eastAsia="Arial" w:hAnsi="Arial" w:cs="Arial"/>
                <w:b/>
                <w:spacing w:val="1"/>
              </w:rPr>
              <w:t>n</w:t>
            </w:r>
            <w:r>
              <w:rPr>
                <w:rFonts w:ascii="Arial" w:eastAsia="Arial" w:hAnsi="Arial" w:cs="Arial"/>
                <w:b/>
              </w:rPr>
              <w:t>jut</w:t>
            </w:r>
            <w:r>
              <w:rPr>
                <w:rFonts w:ascii="Arial" w:eastAsia="Arial" w:hAnsi="Arial" w:cs="Arial"/>
                <w:b/>
                <w:spacing w:val="-5"/>
              </w:rPr>
              <w:t xml:space="preserve"> </w:t>
            </w:r>
            <w:r>
              <w:rPr>
                <w:rFonts w:ascii="Arial" w:eastAsia="Arial" w:hAnsi="Arial" w:cs="Arial"/>
                <w:b/>
                <w:w w:val="99"/>
              </w:rPr>
              <w:t>Ha</w:t>
            </w:r>
            <w:r>
              <w:rPr>
                <w:rFonts w:ascii="Arial" w:eastAsia="Arial" w:hAnsi="Arial" w:cs="Arial"/>
                <w:b/>
                <w:spacing w:val="-1"/>
                <w:w w:val="99"/>
              </w:rPr>
              <w:t>s</w:t>
            </w:r>
            <w:r>
              <w:rPr>
                <w:rFonts w:ascii="Arial" w:eastAsia="Arial" w:hAnsi="Arial" w:cs="Arial"/>
                <w:b/>
                <w:w w:val="99"/>
              </w:rPr>
              <w:t>il</w:t>
            </w:r>
          </w:p>
          <w:p w14:paraId="2D5A9B7D" w14:textId="77777777" w:rsidR="00855DAC" w:rsidRDefault="00855DAC" w:rsidP="00124CB6">
            <w:pPr>
              <w:spacing w:before="34"/>
              <w:ind w:left="602" w:right="608"/>
              <w:jc w:val="center"/>
              <w:rPr>
                <w:rFonts w:ascii="Arial" w:eastAsia="Arial" w:hAnsi="Arial" w:cs="Arial"/>
              </w:rPr>
            </w:pPr>
            <w:r>
              <w:rPr>
                <w:rFonts w:ascii="Arial" w:eastAsia="Arial" w:hAnsi="Arial" w:cs="Arial"/>
                <w:b/>
                <w:spacing w:val="-1"/>
                <w:w w:val="99"/>
              </w:rPr>
              <w:t>P</w:t>
            </w:r>
            <w:r>
              <w:rPr>
                <w:rFonts w:ascii="Arial" w:eastAsia="Arial" w:hAnsi="Arial" w:cs="Arial"/>
                <w:b/>
                <w:w w:val="99"/>
              </w:rPr>
              <w:t>el</w:t>
            </w:r>
            <w:r>
              <w:rPr>
                <w:rFonts w:ascii="Arial" w:eastAsia="Arial" w:hAnsi="Arial" w:cs="Arial"/>
                <w:b/>
                <w:spacing w:val="1"/>
                <w:w w:val="99"/>
              </w:rPr>
              <w:t>a</w:t>
            </w:r>
            <w:r>
              <w:rPr>
                <w:rFonts w:ascii="Arial" w:eastAsia="Arial" w:hAnsi="Arial" w:cs="Arial"/>
                <w:b/>
                <w:w w:val="99"/>
              </w:rPr>
              <w:t>c</w:t>
            </w:r>
            <w:r>
              <w:rPr>
                <w:rFonts w:ascii="Arial" w:eastAsia="Arial" w:hAnsi="Arial" w:cs="Arial"/>
                <w:b/>
                <w:spacing w:val="-1"/>
                <w:w w:val="99"/>
              </w:rPr>
              <w:t>a</w:t>
            </w:r>
            <w:r>
              <w:rPr>
                <w:rFonts w:ascii="Arial" w:eastAsia="Arial" w:hAnsi="Arial" w:cs="Arial"/>
                <w:b/>
                <w:spacing w:val="2"/>
                <w:w w:val="99"/>
              </w:rPr>
              <w:t>k</w:t>
            </w:r>
            <w:r>
              <w:rPr>
                <w:rFonts w:ascii="Arial" w:eastAsia="Arial" w:hAnsi="Arial" w:cs="Arial"/>
                <w:b/>
                <w:w w:val="99"/>
              </w:rPr>
              <w:t>an</w:t>
            </w:r>
          </w:p>
        </w:tc>
      </w:tr>
      <w:tr w:rsidR="00855DAC" w14:paraId="7EB79F0D" w14:textId="77777777" w:rsidTr="00124CB6">
        <w:trPr>
          <w:trHeight w:hRule="exact" w:val="550"/>
        </w:trPr>
        <w:tc>
          <w:tcPr>
            <w:tcW w:w="566" w:type="dxa"/>
            <w:vMerge/>
            <w:tcBorders>
              <w:left w:val="single" w:sz="5" w:space="0" w:color="000000"/>
              <w:bottom w:val="single" w:sz="5" w:space="0" w:color="000000"/>
              <w:right w:val="single" w:sz="5" w:space="0" w:color="000000"/>
            </w:tcBorders>
            <w:shd w:val="clear" w:color="auto" w:fill="CCCCCC"/>
          </w:tcPr>
          <w:p w14:paraId="492994FA" w14:textId="77777777" w:rsidR="00855DAC" w:rsidRDefault="00855DAC" w:rsidP="00124CB6"/>
        </w:tc>
        <w:tc>
          <w:tcPr>
            <w:tcW w:w="1729" w:type="dxa"/>
            <w:vMerge/>
            <w:tcBorders>
              <w:left w:val="single" w:sz="5" w:space="0" w:color="000000"/>
              <w:bottom w:val="single" w:sz="5" w:space="0" w:color="000000"/>
              <w:right w:val="single" w:sz="5" w:space="0" w:color="000000"/>
            </w:tcBorders>
            <w:shd w:val="clear" w:color="auto" w:fill="CCCCCC"/>
          </w:tcPr>
          <w:p w14:paraId="5B451376" w14:textId="77777777" w:rsidR="00855DAC" w:rsidRDefault="00855DAC" w:rsidP="00124CB6"/>
        </w:tc>
        <w:tc>
          <w:tcPr>
            <w:tcW w:w="850" w:type="dxa"/>
            <w:tcBorders>
              <w:top w:val="single" w:sz="5" w:space="0" w:color="000000"/>
              <w:left w:val="single" w:sz="5" w:space="0" w:color="000000"/>
              <w:bottom w:val="single" w:sz="5" w:space="0" w:color="000000"/>
              <w:right w:val="single" w:sz="5" w:space="0" w:color="000000"/>
            </w:tcBorders>
            <w:shd w:val="clear" w:color="auto" w:fill="CCCCCC"/>
          </w:tcPr>
          <w:p w14:paraId="04086B24" w14:textId="77777777" w:rsidR="00855DAC" w:rsidRDefault="00855DAC" w:rsidP="00124CB6">
            <w:pPr>
              <w:spacing w:before="1" w:line="120" w:lineRule="exact"/>
              <w:rPr>
                <w:sz w:val="13"/>
                <w:szCs w:val="13"/>
              </w:rPr>
            </w:pPr>
          </w:p>
          <w:p w14:paraId="5202EC50" w14:textId="77777777" w:rsidR="00855DAC" w:rsidRDefault="00855DAC" w:rsidP="00124CB6">
            <w:pPr>
              <w:ind w:left="229"/>
              <w:rPr>
                <w:rFonts w:ascii="Arial" w:eastAsia="Arial" w:hAnsi="Arial" w:cs="Arial"/>
              </w:rPr>
            </w:pPr>
            <w:r>
              <w:rPr>
                <w:rFonts w:ascii="Arial" w:eastAsia="Arial" w:hAnsi="Arial" w:cs="Arial"/>
                <w:b/>
                <w:spacing w:val="-5"/>
              </w:rPr>
              <w:t>A</w:t>
            </w:r>
            <w:r>
              <w:rPr>
                <w:rFonts w:ascii="Arial" w:eastAsia="Arial" w:hAnsi="Arial" w:cs="Arial"/>
                <w:b/>
                <w:spacing w:val="3"/>
              </w:rPr>
              <w:t>d</w:t>
            </w:r>
            <w:r>
              <w:rPr>
                <w:rFonts w:ascii="Arial" w:eastAsia="Arial" w:hAnsi="Arial" w:cs="Arial"/>
                <w:b/>
              </w:rPr>
              <w:t>a</w:t>
            </w:r>
          </w:p>
        </w:tc>
        <w:tc>
          <w:tcPr>
            <w:tcW w:w="852" w:type="dxa"/>
            <w:tcBorders>
              <w:top w:val="single" w:sz="5" w:space="0" w:color="000000"/>
              <w:left w:val="single" w:sz="5" w:space="0" w:color="000000"/>
              <w:bottom w:val="single" w:sz="9" w:space="0" w:color="CCCCCC"/>
              <w:right w:val="single" w:sz="5" w:space="0" w:color="000000"/>
            </w:tcBorders>
            <w:shd w:val="clear" w:color="auto" w:fill="CCCCCC"/>
          </w:tcPr>
          <w:p w14:paraId="5530A7A8" w14:textId="77777777" w:rsidR="00855DAC" w:rsidRDefault="00855DAC" w:rsidP="00124CB6">
            <w:pPr>
              <w:spacing w:line="220" w:lineRule="exact"/>
              <w:ind w:left="157"/>
              <w:rPr>
                <w:rFonts w:ascii="Arial" w:eastAsia="Arial" w:hAnsi="Arial" w:cs="Arial"/>
              </w:rPr>
            </w:pPr>
            <w:r>
              <w:rPr>
                <w:rFonts w:ascii="Arial" w:eastAsia="Arial" w:hAnsi="Arial" w:cs="Arial"/>
                <w:b/>
                <w:spacing w:val="3"/>
              </w:rPr>
              <w:t>T</w:t>
            </w:r>
            <w:r>
              <w:rPr>
                <w:rFonts w:ascii="Arial" w:eastAsia="Arial" w:hAnsi="Arial" w:cs="Arial"/>
                <w:b/>
              </w:rPr>
              <w:t>idak</w:t>
            </w:r>
          </w:p>
          <w:p w14:paraId="469CB5C4" w14:textId="77777777" w:rsidR="00855DAC" w:rsidRDefault="00855DAC" w:rsidP="00124CB6">
            <w:pPr>
              <w:spacing w:before="37"/>
              <w:ind w:left="246"/>
              <w:rPr>
                <w:rFonts w:ascii="Arial" w:eastAsia="Arial" w:hAnsi="Arial" w:cs="Arial"/>
              </w:rPr>
            </w:pPr>
            <w:r>
              <w:rPr>
                <w:rFonts w:ascii="Arial" w:eastAsia="Arial" w:hAnsi="Arial" w:cs="Arial"/>
                <w:b/>
              </w:rPr>
              <w:t>ada</w:t>
            </w:r>
          </w:p>
        </w:tc>
        <w:tc>
          <w:tcPr>
            <w:tcW w:w="1133" w:type="dxa"/>
            <w:tcBorders>
              <w:top w:val="single" w:sz="5" w:space="0" w:color="000000"/>
              <w:left w:val="single" w:sz="5" w:space="0" w:color="000000"/>
              <w:bottom w:val="single" w:sz="9" w:space="0" w:color="CCCCCC"/>
              <w:right w:val="single" w:sz="5" w:space="0" w:color="000000"/>
            </w:tcBorders>
            <w:shd w:val="clear" w:color="auto" w:fill="CCCCCC"/>
          </w:tcPr>
          <w:p w14:paraId="04F602F6" w14:textId="77777777" w:rsidR="00855DAC" w:rsidRDefault="00855DAC" w:rsidP="00124CB6">
            <w:pPr>
              <w:spacing w:before="1" w:line="120" w:lineRule="exact"/>
              <w:rPr>
                <w:sz w:val="13"/>
                <w:szCs w:val="13"/>
              </w:rPr>
            </w:pPr>
          </w:p>
          <w:p w14:paraId="6CDC5A47" w14:textId="77777777" w:rsidR="00855DAC" w:rsidRDefault="00855DAC" w:rsidP="00124CB6">
            <w:pPr>
              <w:ind w:left="340"/>
              <w:rPr>
                <w:rFonts w:ascii="Arial" w:eastAsia="Arial" w:hAnsi="Arial" w:cs="Arial"/>
              </w:rPr>
            </w:pPr>
            <w:r>
              <w:rPr>
                <w:rFonts w:ascii="Arial" w:eastAsia="Arial" w:hAnsi="Arial" w:cs="Arial"/>
                <w:b/>
                <w:spacing w:val="3"/>
              </w:rPr>
              <w:t>T</w:t>
            </w:r>
            <w:r>
              <w:rPr>
                <w:rFonts w:ascii="Arial" w:eastAsia="Arial" w:hAnsi="Arial" w:cs="Arial"/>
                <w:b/>
                <w:spacing w:val="-1"/>
              </w:rPr>
              <w:t>S</w:t>
            </w:r>
            <w:r>
              <w:rPr>
                <w:rFonts w:ascii="Arial" w:eastAsia="Arial" w:hAnsi="Arial" w:cs="Arial"/>
                <w:b/>
                <w:spacing w:val="1"/>
              </w:rPr>
              <w:t>-</w:t>
            </w:r>
            <w:r>
              <w:rPr>
                <w:rFonts w:ascii="Arial" w:eastAsia="Arial" w:hAnsi="Arial" w:cs="Arial"/>
                <w:b/>
              </w:rPr>
              <w:t>1</w:t>
            </w:r>
          </w:p>
        </w:tc>
        <w:tc>
          <w:tcPr>
            <w:tcW w:w="1136" w:type="dxa"/>
            <w:tcBorders>
              <w:top w:val="single" w:sz="5" w:space="0" w:color="000000"/>
              <w:left w:val="single" w:sz="5" w:space="0" w:color="000000"/>
              <w:bottom w:val="single" w:sz="9" w:space="0" w:color="CCCCCC"/>
              <w:right w:val="single" w:sz="5" w:space="0" w:color="000000"/>
            </w:tcBorders>
            <w:shd w:val="clear" w:color="auto" w:fill="CCCCCC"/>
          </w:tcPr>
          <w:p w14:paraId="5C80377F" w14:textId="77777777" w:rsidR="00855DAC" w:rsidRDefault="00855DAC" w:rsidP="00124CB6">
            <w:pPr>
              <w:spacing w:before="1" w:line="120" w:lineRule="exact"/>
              <w:rPr>
                <w:sz w:val="13"/>
                <w:szCs w:val="13"/>
              </w:rPr>
            </w:pPr>
          </w:p>
          <w:p w14:paraId="3DDDFDF2" w14:textId="77777777" w:rsidR="00855DAC" w:rsidRDefault="00855DAC" w:rsidP="00124CB6">
            <w:pPr>
              <w:ind w:left="398" w:right="395"/>
              <w:jc w:val="center"/>
              <w:rPr>
                <w:rFonts w:ascii="Arial" w:eastAsia="Arial" w:hAnsi="Arial" w:cs="Arial"/>
              </w:rPr>
            </w:pPr>
            <w:r>
              <w:rPr>
                <w:rFonts w:ascii="Arial" w:eastAsia="Arial" w:hAnsi="Arial" w:cs="Arial"/>
                <w:b/>
                <w:spacing w:val="3"/>
                <w:w w:val="99"/>
              </w:rPr>
              <w:t>TS</w:t>
            </w:r>
          </w:p>
        </w:tc>
        <w:tc>
          <w:tcPr>
            <w:tcW w:w="2268" w:type="dxa"/>
            <w:vMerge/>
            <w:tcBorders>
              <w:left w:val="single" w:sz="5" w:space="0" w:color="000000"/>
              <w:bottom w:val="single" w:sz="9" w:space="0" w:color="CCCCCC"/>
              <w:right w:val="single" w:sz="5" w:space="0" w:color="000000"/>
            </w:tcBorders>
            <w:shd w:val="clear" w:color="auto" w:fill="CCCCCC"/>
          </w:tcPr>
          <w:p w14:paraId="0863FB98" w14:textId="77777777" w:rsidR="00855DAC" w:rsidRDefault="00855DAC" w:rsidP="00124CB6"/>
        </w:tc>
      </w:tr>
      <w:tr w:rsidR="00855DAC" w14:paraId="201815F4" w14:textId="77777777" w:rsidTr="00124CB6">
        <w:trPr>
          <w:trHeight w:hRule="exact" w:val="254"/>
        </w:trPr>
        <w:tc>
          <w:tcPr>
            <w:tcW w:w="566" w:type="dxa"/>
            <w:tcBorders>
              <w:top w:val="single" w:sz="5" w:space="0" w:color="000000"/>
              <w:left w:val="single" w:sz="5" w:space="0" w:color="000000"/>
              <w:bottom w:val="single" w:sz="5" w:space="0" w:color="000000"/>
              <w:right w:val="single" w:sz="5" w:space="0" w:color="000000"/>
            </w:tcBorders>
            <w:shd w:val="clear" w:color="auto" w:fill="CCCCCC"/>
          </w:tcPr>
          <w:p w14:paraId="655DB5B3" w14:textId="77777777" w:rsidR="00855DAC" w:rsidRDefault="00855DAC" w:rsidP="00124CB6">
            <w:pPr>
              <w:spacing w:before="7"/>
              <w:ind w:left="165"/>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1</w:t>
            </w:r>
            <w:r>
              <w:rPr>
                <w:rFonts w:ascii="Arial" w:eastAsia="Arial" w:hAnsi="Arial" w:cs="Arial"/>
                <w:sz w:val="18"/>
                <w:szCs w:val="18"/>
              </w:rPr>
              <w:t>)</w:t>
            </w:r>
          </w:p>
        </w:tc>
        <w:tc>
          <w:tcPr>
            <w:tcW w:w="1729" w:type="dxa"/>
            <w:tcBorders>
              <w:top w:val="single" w:sz="5" w:space="0" w:color="000000"/>
              <w:left w:val="single" w:sz="5" w:space="0" w:color="000000"/>
              <w:bottom w:val="single" w:sz="5" w:space="0" w:color="000000"/>
              <w:right w:val="single" w:sz="5" w:space="0" w:color="000000"/>
            </w:tcBorders>
            <w:shd w:val="clear" w:color="auto" w:fill="CCCCCC"/>
          </w:tcPr>
          <w:p w14:paraId="57107728" w14:textId="77777777" w:rsidR="00855DAC" w:rsidRDefault="00855DAC" w:rsidP="00124CB6">
            <w:pPr>
              <w:spacing w:before="7"/>
              <w:ind w:left="714" w:right="715"/>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2</w:t>
            </w:r>
            <w:r>
              <w:rPr>
                <w:rFonts w:ascii="Arial" w:eastAsia="Arial" w:hAnsi="Arial" w:cs="Arial"/>
                <w:sz w:val="18"/>
                <w:szCs w:val="18"/>
              </w:rPr>
              <w:t>)</w:t>
            </w:r>
          </w:p>
        </w:tc>
        <w:tc>
          <w:tcPr>
            <w:tcW w:w="850" w:type="dxa"/>
            <w:tcBorders>
              <w:top w:val="single" w:sz="5" w:space="0" w:color="000000"/>
              <w:left w:val="single" w:sz="5" w:space="0" w:color="000000"/>
              <w:bottom w:val="single" w:sz="5" w:space="0" w:color="000000"/>
              <w:right w:val="single" w:sz="5" w:space="0" w:color="000000"/>
            </w:tcBorders>
            <w:shd w:val="clear" w:color="auto" w:fill="CCCCCC"/>
          </w:tcPr>
          <w:p w14:paraId="2DB81F49" w14:textId="77777777" w:rsidR="00855DAC" w:rsidRDefault="00855DAC" w:rsidP="00124CB6">
            <w:pPr>
              <w:spacing w:before="7"/>
              <w:ind w:left="275" w:right="275"/>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3</w:t>
            </w:r>
            <w:r>
              <w:rPr>
                <w:rFonts w:ascii="Arial" w:eastAsia="Arial" w:hAnsi="Arial" w:cs="Arial"/>
                <w:sz w:val="18"/>
                <w:szCs w:val="18"/>
              </w:rPr>
              <w:t>)</w:t>
            </w:r>
          </w:p>
        </w:tc>
        <w:tc>
          <w:tcPr>
            <w:tcW w:w="852" w:type="dxa"/>
            <w:tcBorders>
              <w:top w:val="single" w:sz="9" w:space="0" w:color="CCCCCC"/>
              <w:left w:val="single" w:sz="5" w:space="0" w:color="000000"/>
              <w:bottom w:val="single" w:sz="5" w:space="0" w:color="000000"/>
              <w:right w:val="single" w:sz="5" w:space="0" w:color="000000"/>
            </w:tcBorders>
            <w:shd w:val="clear" w:color="auto" w:fill="CCCCCC"/>
          </w:tcPr>
          <w:p w14:paraId="0B9500A0" w14:textId="77777777" w:rsidR="00855DAC" w:rsidRDefault="00855DAC" w:rsidP="00124CB6">
            <w:pPr>
              <w:spacing w:before="1"/>
              <w:ind w:left="275" w:right="278"/>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4</w:t>
            </w:r>
            <w:r>
              <w:rPr>
                <w:rFonts w:ascii="Arial" w:eastAsia="Arial" w:hAnsi="Arial" w:cs="Arial"/>
                <w:sz w:val="18"/>
                <w:szCs w:val="18"/>
              </w:rPr>
              <w:t>)</w:t>
            </w:r>
          </w:p>
        </w:tc>
        <w:tc>
          <w:tcPr>
            <w:tcW w:w="1133" w:type="dxa"/>
            <w:tcBorders>
              <w:top w:val="single" w:sz="9" w:space="0" w:color="CCCCCC"/>
              <w:left w:val="single" w:sz="5" w:space="0" w:color="000000"/>
              <w:bottom w:val="single" w:sz="5" w:space="0" w:color="000000"/>
              <w:right w:val="single" w:sz="5" w:space="0" w:color="000000"/>
            </w:tcBorders>
            <w:shd w:val="clear" w:color="auto" w:fill="CCCCCC"/>
          </w:tcPr>
          <w:p w14:paraId="6E45AA14" w14:textId="77777777" w:rsidR="00855DAC" w:rsidRDefault="00855DAC" w:rsidP="00124CB6">
            <w:pPr>
              <w:spacing w:before="1"/>
              <w:ind w:left="414" w:right="419"/>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5</w:t>
            </w:r>
            <w:r>
              <w:rPr>
                <w:rFonts w:ascii="Arial" w:eastAsia="Arial" w:hAnsi="Arial" w:cs="Arial"/>
                <w:sz w:val="18"/>
                <w:szCs w:val="18"/>
              </w:rPr>
              <w:t>)</w:t>
            </w:r>
          </w:p>
        </w:tc>
        <w:tc>
          <w:tcPr>
            <w:tcW w:w="1136" w:type="dxa"/>
            <w:tcBorders>
              <w:top w:val="single" w:sz="9" w:space="0" w:color="CCCCCC"/>
              <w:left w:val="single" w:sz="5" w:space="0" w:color="000000"/>
              <w:bottom w:val="single" w:sz="5" w:space="0" w:color="000000"/>
              <w:right w:val="single" w:sz="5" w:space="0" w:color="000000"/>
            </w:tcBorders>
            <w:shd w:val="clear" w:color="auto" w:fill="CCCCCC"/>
          </w:tcPr>
          <w:p w14:paraId="019AA4B3" w14:textId="77777777" w:rsidR="00855DAC" w:rsidRDefault="00855DAC" w:rsidP="00124CB6">
            <w:pPr>
              <w:spacing w:before="1"/>
              <w:ind w:left="417" w:right="420"/>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6</w:t>
            </w:r>
            <w:r>
              <w:rPr>
                <w:rFonts w:ascii="Arial" w:eastAsia="Arial" w:hAnsi="Arial" w:cs="Arial"/>
                <w:sz w:val="18"/>
                <w:szCs w:val="18"/>
              </w:rPr>
              <w:t>)</w:t>
            </w:r>
          </w:p>
        </w:tc>
        <w:tc>
          <w:tcPr>
            <w:tcW w:w="2268" w:type="dxa"/>
            <w:tcBorders>
              <w:top w:val="single" w:sz="9" w:space="0" w:color="CCCCCC"/>
              <w:left w:val="single" w:sz="5" w:space="0" w:color="000000"/>
              <w:bottom w:val="single" w:sz="5" w:space="0" w:color="000000"/>
              <w:right w:val="single" w:sz="5" w:space="0" w:color="000000"/>
            </w:tcBorders>
            <w:shd w:val="clear" w:color="auto" w:fill="CCCCCC"/>
          </w:tcPr>
          <w:p w14:paraId="24AD1C01" w14:textId="77777777" w:rsidR="00855DAC" w:rsidRDefault="00855DAC" w:rsidP="00124CB6">
            <w:pPr>
              <w:spacing w:before="1"/>
              <w:ind w:left="983" w:right="986"/>
              <w:jc w:val="center"/>
              <w:rPr>
                <w:rFonts w:ascii="Arial" w:eastAsia="Arial" w:hAnsi="Arial" w:cs="Arial"/>
                <w:sz w:val="18"/>
                <w:szCs w:val="18"/>
              </w:rPr>
            </w:pPr>
            <w:r>
              <w:rPr>
                <w:rFonts w:ascii="Arial" w:eastAsia="Arial" w:hAnsi="Arial" w:cs="Arial"/>
                <w:sz w:val="18"/>
                <w:szCs w:val="18"/>
              </w:rPr>
              <w:t>(</w:t>
            </w:r>
            <w:r>
              <w:rPr>
                <w:rFonts w:ascii="Arial" w:eastAsia="Arial" w:hAnsi="Arial" w:cs="Arial"/>
                <w:spacing w:val="1"/>
                <w:sz w:val="18"/>
                <w:szCs w:val="18"/>
              </w:rPr>
              <w:t>7</w:t>
            </w:r>
            <w:r>
              <w:rPr>
                <w:rFonts w:ascii="Arial" w:eastAsia="Arial" w:hAnsi="Arial" w:cs="Arial"/>
                <w:sz w:val="18"/>
                <w:szCs w:val="18"/>
              </w:rPr>
              <w:t>)</w:t>
            </w:r>
          </w:p>
        </w:tc>
      </w:tr>
      <w:tr w:rsidR="00855DAC" w14:paraId="198FFAC3" w14:textId="77777777" w:rsidTr="00BC72E6">
        <w:tblPrEx>
          <w:tblW w:w="0" w:type="auto"/>
          <w:tblInd w:w="683" w:type="dxa"/>
          <w:tblLayout w:type="fixed"/>
          <w:tblCellMar>
            <w:left w:w="0" w:type="dxa"/>
            <w:right w:w="0" w:type="dxa"/>
          </w:tblCellMar>
          <w:tblLook w:val="01E0" w:firstRow="1" w:lastRow="1" w:firstColumn="1" w:lastColumn="1" w:noHBand="0" w:noVBand="0"/>
          <w:tblPrExChange w:id="296" w:author="Irfan Tri Raharjo, SE" w:date="2024-12-24T13:10:00Z">
            <w:tblPrEx>
              <w:tblW w:w="0" w:type="auto"/>
              <w:tblInd w:w="683" w:type="dxa"/>
              <w:tblLayout w:type="fixed"/>
              <w:tblCellMar>
                <w:left w:w="0" w:type="dxa"/>
                <w:right w:w="0" w:type="dxa"/>
              </w:tblCellMar>
              <w:tblLook w:val="01E0" w:firstRow="1" w:lastRow="1" w:firstColumn="1" w:lastColumn="1" w:noHBand="0" w:noVBand="0"/>
            </w:tblPrEx>
          </w:tblPrExChange>
        </w:tblPrEx>
        <w:trPr>
          <w:trHeight w:hRule="exact" w:val="3134"/>
          <w:trPrChange w:id="297" w:author="Irfan Tri Raharjo, SE" w:date="2024-12-24T13:10:00Z">
            <w:trPr>
              <w:gridAfter w:val="0"/>
              <w:trHeight w:hRule="exact" w:val="278"/>
            </w:trPr>
          </w:trPrChange>
        </w:trPr>
        <w:tc>
          <w:tcPr>
            <w:tcW w:w="566" w:type="dxa"/>
            <w:tcBorders>
              <w:top w:val="single" w:sz="5" w:space="0" w:color="000000"/>
              <w:left w:val="single" w:sz="5" w:space="0" w:color="000000"/>
              <w:bottom w:val="single" w:sz="5" w:space="0" w:color="000000"/>
              <w:right w:val="single" w:sz="5" w:space="0" w:color="000000"/>
            </w:tcBorders>
            <w:tcPrChange w:id="298" w:author="Irfan Tri Raharjo, SE" w:date="2024-12-24T13:10:00Z">
              <w:tcPr>
                <w:tcW w:w="566" w:type="dxa"/>
                <w:gridSpan w:val="2"/>
                <w:tcBorders>
                  <w:top w:val="single" w:sz="5" w:space="0" w:color="000000"/>
                  <w:left w:val="single" w:sz="5" w:space="0" w:color="000000"/>
                  <w:bottom w:val="single" w:sz="5" w:space="0" w:color="000000"/>
                  <w:right w:val="single" w:sz="5" w:space="0" w:color="000000"/>
                </w:tcBorders>
              </w:tcPr>
            </w:tcPrChange>
          </w:tcPr>
          <w:p w14:paraId="570EEA79" w14:textId="77777777" w:rsidR="00855DAC" w:rsidRDefault="00855DAC" w:rsidP="00124CB6">
            <w:pPr>
              <w:spacing w:before="3"/>
              <w:ind w:left="185" w:right="189"/>
              <w:jc w:val="center"/>
              <w:rPr>
                <w:rFonts w:ascii="Arial" w:eastAsia="Arial" w:hAnsi="Arial" w:cs="Arial"/>
              </w:rPr>
            </w:pPr>
            <w:r>
              <w:rPr>
                <w:rFonts w:ascii="Arial" w:eastAsia="Arial" w:hAnsi="Arial" w:cs="Arial"/>
                <w:w w:val="99"/>
              </w:rPr>
              <w:t>1</w:t>
            </w:r>
          </w:p>
        </w:tc>
        <w:tc>
          <w:tcPr>
            <w:tcW w:w="1729" w:type="dxa"/>
            <w:tcBorders>
              <w:top w:val="single" w:sz="5" w:space="0" w:color="000000"/>
              <w:left w:val="single" w:sz="5" w:space="0" w:color="000000"/>
              <w:bottom w:val="single" w:sz="5" w:space="0" w:color="000000"/>
              <w:right w:val="single" w:sz="5" w:space="0" w:color="000000"/>
            </w:tcBorders>
            <w:tcPrChange w:id="299" w:author="Irfan Tri Raharjo, SE" w:date="2024-12-24T13:10:00Z">
              <w:tcPr>
                <w:tcW w:w="1729" w:type="dxa"/>
                <w:gridSpan w:val="2"/>
                <w:tcBorders>
                  <w:top w:val="single" w:sz="5" w:space="0" w:color="000000"/>
                  <w:left w:val="single" w:sz="5" w:space="0" w:color="000000"/>
                  <w:bottom w:val="single" w:sz="5" w:space="0" w:color="000000"/>
                  <w:right w:val="single" w:sz="5" w:space="0" w:color="000000"/>
                </w:tcBorders>
              </w:tcPr>
            </w:tcPrChange>
          </w:tcPr>
          <w:p w14:paraId="72460852" w14:textId="77777777" w:rsidR="00855DAC" w:rsidRDefault="00855DAC" w:rsidP="00124CB6">
            <w:pPr>
              <w:spacing w:before="3"/>
              <w:ind w:left="102"/>
              <w:rPr>
                <w:rFonts w:ascii="Arial" w:eastAsia="Arial" w:hAnsi="Arial" w:cs="Arial"/>
              </w:rPr>
            </w:pPr>
            <w:r>
              <w:rPr>
                <w:rFonts w:ascii="Arial" w:eastAsia="Arial" w:hAnsi="Arial" w:cs="Arial"/>
              </w:rPr>
              <w:t>M</w:t>
            </w:r>
            <w:r>
              <w:rPr>
                <w:rFonts w:ascii="Arial" w:eastAsia="Arial" w:hAnsi="Arial" w:cs="Arial"/>
                <w:spacing w:val="-1"/>
              </w:rPr>
              <w:t>a</w:t>
            </w:r>
            <w:r>
              <w:rPr>
                <w:rFonts w:ascii="Arial" w:eastAsia="Arial" w:hAnsi="Arial" w:cs="Arial"/>
              </w:rPr>
              <w:t>h</w:t>
            </w:r>
            <w:r>
              <w:rPr>
                <w:rFonts w:ascii="Arial" w:eastAsia="Arial" w:hAnsi="Arial" w:cs="Arial"/>
                <w:spacing w:val="-1"/>
              </w:rPr>
              <w:t>a</w:t>
            </w:r>
            <w:r>
              <w:rPr>
                <w:rFonts w:ascii="Arial" w:eastAsia="Arial" w:hAnsi="Arial" w:cs="Arial"/>
                <w:spacing w:val="3"/>
              </w:rPr>
              <w:t>s</w:t>
            </w:r>
            <w:r>
              <w:rPr>
                <w:rFonts w:ascii="Arial" w:eastAsia="Arial" w:hAnsi="Arial" w:cs="Arial"/>
                <w:spacing w:val="-1"/>
              </w:rPr>
              <w:t>i</w:t>
            </w:r>
            <w:r>
              <w:rPr>
                <w:rFonts w:ascii="Arial" w:eastAsia="Arial" w:hAnsi="Arial" w:cs="Arial"/>
                <w:spacing w:val="3"/>
              </w:rPr>
              <w:t>s</w:t>
            </w:r>
            <w:r>
              <w:rPr>
                <w:rFonts w:ascii="Arial" w:eastAsia="Arial" w:hAnsi="Arial" w:cs="Arial"/>
                <w:spacing w:val="-2"/>
              </w:rPr>
              <w:t>w</w:t>
            </w:r>
            <w:r>
              <w:rPr>
                <w:rFonts w:ascii="Arial" w:eastAsia="Arial" w:hAnsi="Arial" w:cs="Arial"/>
              </w:rPr>
              <w:t>a</w:t>
            </w:r>
          </w:p>
        </w:tc>
        <w:tc>
          <w:tcPr>
            <w:tcW w:w="850" w:type="dxa"/>
            <w:tcBorders>
              <w:top w:val="single" w:sz="5" w:space="0" w:color="000000"/>
              <w:left w:val="single" w:sz="5" w:space="0" w:color="000000"/>
              <w:bottom w:val="single" w:sz="5" w:space="0" w:color="000000"/>
              <w:right w:val="single" w:sz="5" w:space="0" w:color="000000"/>
            </w:tcBorders>
            <w:tcPrChange w:id="300" w:author="Irfan Tri Raharjo, SE" w:date="2024-12-24T13:10:00Z">
              <w:tcPr>
                <w:tcW w:w="850" w:type="dxa"/>
                <w:gridSpan w:val="2"/>
                <w:tcBorders>
                  <w:top w:val="single" w:sz="5" w:space="0" w:color="000000"/>
                  <w:left w:val="single" w:sz="5" w:space="0" w:color="000000"/>
                  <w:bottom w:val="single" w:sz="5" w:space="0" w:color="000000"/>
                  <w:right w:val="single" w:sz="5" w:space="0" w:color="000000"/>
                </w:tcBorders>
              </w:tcPr>
            </w:tcPrChange>
          </w:tcPr>
          <w:p w14:paraId="03BA2A94"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Change w:id="301" w:author="Irfan Tri Raharjo, SE" w:date="2024-12-24T13:10:00Z">
              <w:tcPr>
                <w:tcW w:w="852" w:type="dxa"/>
                <w:gridSpan w:val="2"/>
                <w:tcBorders>
                  <w:top w:val="single" w:sz="5" w:space="0" w:color="000000"/>
                  <w:left w:val="single" w:sz="5" w:space="0" w:color="000000"/>
                  <w:bottom w:val="single" w:sz="5" w:space="0" w:color="000000"/>
                  <w:right w:val="single" w:sz="5" w:space="0" w:color="000000"/>
                </w:tcBorders>
              </w:tcPr>
            </w:tcPrChange>
          </w:tcPr>
          <w:p w14:paraId="18001BC0"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Change w:id="302" w:author="Irfan Tri Raharjo, SE" w:date="2024-12-24T13:10:00Z">
              <w:tcPr>
                <w:tcW w:w="1133" w:type="dxa"/>
                <w:gridSpan w:val="2"/>
                <w:tcBorders>
                  <w:top w:val="single" w:sz="5" w:space="0" w:color="000000"/>
                  <w:left w:val="single" w:sz="5" w:space="0" w:color="000000"/>
                  <w:bottom w:val="single" w:sz="5" w:space="0" w:color="000000"/>
                  <w:right w:val="single" w:sz="5" w:space="0" w:color="000000"/>
                </w:tcBorders>
              </w:tcPr>
            </w:tcPrChange>
          </w:tcPr>
          <w:p w14:paraId="57356020" w14:textId="77777777" w:rsidR="00855DAC" w:rsidRDefault="00C43A1A">
            <w:pPr>
              <w:jc w:val="center"/>
              <w:pPrChange w:id="303" w:author="Irfan Tri Raharjo, SE" w:date="2024-12-24T13:01:00Z">
                <w:pPr/>
              </w:pPrChange>
            </w:pPr>
            <w:ins w:id="304" w:author="Irfan Tri Raharjo, SE" w:date="2024-12-24T12:57:00Z">
              <w:r>
                <w:t>917</w:t>
              </w:r>
            </w:ins>
          </w:p>
        </w:tc>
        <w:tc>
          <w:tcPr>
            <w:tcW w:w="1136" w:type="dxa"/>
            <w:tcBorders>
              <w:top w:val="single" w:sz="5" w:space="0" w:color="000000"/>
              <w:left w:val="single" w:sz="5" w:space="0" w:color="000000"/>
              <w:bottom w:val="single" w:sz="5" w:space="0" w:color="000000"/>
              <w:right w:val="single" w:sz="5" w:space="0" w:color="000000"/>
            </w:tcBorders>
            <w:tcPrChange w:id="305" w:author="Irfan Tri Raharjo, SE" w:date="2024-12-24T13:10:00Z">
              <w:tcPr>
                <w:tcW w:w="1136" w:type="dxa"/>
                <w:gridSpan w:val="2"/>
                <w:tcBorders>
                  <w:top w:val="single" w:sz="5" w:space="0" w:color="000000"/>
                  <w:left w:val="single" w:sz="5" w:space="0" w:color="000000"/>
                  <w:bottom w:val="single" w:sz="5" w:space="0" w:color="000000"/>
                  <w:right w:val="single" w:sz="5" w:space="0" w:color="000000"/>
                </w:tcBorders>
              </w:tcPr>
            </w:tcPrChange>
          </w:tcPr>
          <w:p w14:paraId="35B5A17D" w14:textId="77777777" w:rsidR="00855DAC" w:rsidRDefault="00BC72E6">
            <w:pPr>
              <w:jc w:val="center"/>
              <w:pPrChange w:id="306" w:author="Irfan Tri Raharjo, SE" w:date="2024-12-24T13:01:00Z">
                <w:pPr/>
              </w:pPrChange>
            </w:pPr>
            <w:ins w:id="307" w:author="Irfan Tri Raharjo, SE" w:date="2024-12-24T13:12:00Z">
              <w:r>
                <w:t>8</w:t>
              </w:r>
            </w:ins>
            <w:ins w:id="308" w:author="Irfan Tri Raharjo, SE" w:date="2024-12-24T12:57:00Z">
              <w:r w:rsidR="00C43A1A">
                <w:t>89</w:t>
              </w:r>
            </w:ins>
          </w:p>
        </w:tc>
        <w:tc>
          <w:tcPr>
            <w:tcW w:w="2268" w:type="dxa"/>
            <w:tcBorders>
              <w:top w:val="single" w:sz="5" w:space="0" w:color="000000"/>
              <w:left w:val="single" w:sz="5" w:space="0" w:color="000000"/>
              <w:bottom w:val="single" w:sz="5" w:space="0" w:color="000000"/>
              <w:right w:val="single" w:sz="5" w:space="0" w:color="000000"/>
            </w:tcBorders>
            <w:tcPrChange w:id="309" w:author="Irfan Tri Raharjo, SE" w:date="2024-12-24T13:10:00Z">
              <w:tcPr>
                <w:tcW w:w="2268" w:type="dxa"/>
                <w:gridSpan w:val="2"/>
                <w:tcBorders>
                  <w:top w:val="single" w:sz="5" w:space="0" w:color="000000"/>
                  <w:left w:val="single" w:sz="5" w:space="0" w:color="000000"/>
                  <w:bottom w:val="single" w:sz="5" w:space="0" w:color="000000"/>
                  <w:right w:val="single" w:sz="5" w:space="0" w:color="000000"/>
                </w:tcBorders>
              </w:tcPr>
            </w:tcPrChange>
          </w:tcPr>
          <w:p w14:paraId="1401078A" w14:textId="77777777" w:rsidR="00855DAC" w:rsidRDefault="00BC72E6">
            <w:pPr>
              <w:pStyle w:val="ListParagraph"/>
              <w:numPr>
                <w:ilvl w:val="0"/>
                <w:numId w:val="36"/>
              </w:numPr>
              <w:ind w:left="416"/>
              <w:rPr>
                <w:ins w:id="310" w:author="Irfan Tri Raharjo, SE" w:date="2024-12-24T13:08:00Z"/>
              </w:rPr>
              <w:pPrChange w:id="311" w:author="Irfan Tri Raharjo, SE" w:date="2024-12-24T13:06:00Z">
                <w:pPr/>
              </w:pPrChange>
            </w:pPr>
            <w:ins w:id="312" w:author="Irfan Tri Raharjo, SE" w:date="2024-12-24T13:07:00Z">
              <w:r>
                <w:t>Program pemutakhiran dan penyediaan perangkat keras (hard</w:t>
              </w:r>
            </w:ins>
            <w:ins w:id="313" w:author="Irfan Tri Raharjo, SE" w:date="2024-12-24T13:08:00Z">
              <w:r>
                <w:t>ware) dan perangkat lunak (software) perlengkapan praktikum/laboratorium</w:t>
              </w:r>
            </w:ins>
          </w:p>
          <w:p w14:paraId="068AE56B" w14:textId="77777777" w:rsidR="00BC72E6" w:rsidRDefault="00BC72E6">
            <w:pPr>
              <w:pStyle w:val="ListParagraph"/>
              <w:numPr>
                <w:ilvl w:val="0"/>
                <w:numId w:val="36"/>
              </w:numPr>
              <w:ind w:left="416"/>
              <w:pPrChange w:id="314" w:author="Irfan Tri Raharjo, SE" w:date="2024-12-24T13:06:00Z">
                <w:pPr/>
              </w:pPrChange>
            </w:pPr>
            <w:ins w:id="315" w:author="Irfan Tri Raharjo, SE" w:date="2024-12-24T13:09:00Z">
              <w:r>
                <w:t xml:space="preserve">Peningkatan </w:t>
              </w:r>
              <w:r>
                <w:rPr>
                  <w:i/>
                </w:rPr>
                <w:t>bandwith</w:t>
              </w:r>
              <w:r>
                <w:t xml:space="preserve">/kecepatan akses internet di </w:t>
              </w:r>
            </w:ins>
            <w:ins w:id="316" w:author="Irfan Tri Raharjo, SE" w:date="2024-12-24T13:10:00Z">
              <w:r>
                <w:t>area kampus</w:t>
              </w:r>
            </w:ins>
          </w:p>
        </w:tc>
      </w:tr>
      <w:tr w:rsidR="00855DAC" w14:paraId="45B7CF35" w14:textId="77777777" w:rsidTr="0032791A">
        <w:tblPrEx>
          <w:tblW w:w="0" w:type="auto"/>
          <w:tblInd w:w="683" w:type="dxa"/>
          <w:tblLayout w:type="fixed"/>
          <w:tblCellMar>
            <w:left w:w="0" w:type="dxa"/>
            <w:right w:w="0" w:type="dxa"/>
          </w:tblCellMar>
          <w:tblLook w:val="01E0" w:firstRow="1" w:lastRow="1" w:firstColumn="1" w:lastColumn="1" w:noHBand="0" w:noVBand="0"/>
          <w:tblPrExChange w:id="317" w:author="IRFAN TRI RAHARJO" w:date="2024-12-29T02:17:00Z" w16du:dateUtc="2024-12-28T19:17:00Z">
            <w:tblPrEx>
              <w:tblW w:w="0" w:type="auto"/>
              <w:tblInd w:w="683" w:type="dxa"/>
              <w:tblLayout w:type="fixed"/>
              <w:tblCellMar>
                <w:left w:w="0" w:type="dxa"/>
                <w:right w:w="0" w:type="dxa"/>
              </w:tblCellMar>
              <w:tblLook w:val="01E0" w:firstRow="1" w:lastRow="1" w:firstColumn="1" w:lastColumn="1" w:noHBand="0" w:noVBand="0"/>
            </w:tblPrEx>
          </w:tblPrExChange>
        </w:tblPrEx>
        <w:trPr>
          <w:trHeight w:hRule="exact" w:val="1988"/>
          <w:trPrChange w:id="318" w:author="IRFAN TRI RAHARJO" w:date="2024-12-29T02:17:00Z" w16du:dateUtc="2024-12-28T19:17:00Z">
            <w:trPr>
              <w:gridBefore w:val="1"/>
              <w:trHeight w:hRule="exact" w:val="274"/>
            </w:trPr>
          </w:trPrChange>
        </w:trPr>
        <w:tc>
          <w:tcPr>
            <w:tcW w:w="566" w:type="dxa"/>
            <w:tcBorders>
              <w:top w:val="single" w:sz="5" w:space="0" w:color="000000"/>
              <w:left w:val="single" w:sz="5" w:space="0" w:color="000000"/>
              <w:bottom w:val="single" w:sz="5" w:space="0" w:color="000000"/>
              <w:right w:val="single" w:sz="5" w:space="0" w:color="000000"/>
            </w:tcBorders>
            <w:tcPrChange w:id="319" w:author="IRFAN TRI RAHARJO" w:date="2024-12-29T02:17:00Z" w16du:dateUtc="2024-12-28T19:17:00Z">
              <w:tcPr>
                <w:tcW w:w="566" w:type="dxa"/>
                <w:gridSpan w:val="2"/>
                <w:tcBorders>
                  <w:top w:val="single" w:sz="5" w:space="0" w:color="000000"/>
                  <w:left w:val="single" w:sz="5" w:space="0" w:color="000000"/>
                  <w:bottom w:val="single" w:sz="5" w:space="0" w:color="000000"/>
                  <w:right w:val="single" w:sz="5" w:space="0" w:color="000000"/>
                </w:tcBorders>
              </w:tcPr>
            </w:tcPrChange>
          </w:tcPr>
          <w:p w14:paraId="4393C9DB" w14:textId="77777777"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2</w:t>
            </w:r>
          </w:p>
        </w:tc>
        <w:tc>
          <w:tcPr>
            <w:tcW w:w="1729" w:type="dxa"/>
            <w:tcBorders>
              <w:top w:val="single" w:sz="5" w:space="0" w:color="000000"/>
              <w:left w:val="single" w:sz="5" w:space="0" w:color="000000"/>
              <w:bottom w:val="single" w:sz="5" w:space="0" w:color="000000"/>
              <w:right w:val="single" w:sz="5" w:space="0" w:color="000000"/>
            </w:tcBorders>
            <w:tcPrChange w:id="320" w:author="IRFAN TRI RAHARJO" w:date="2024-12-29T02:17:00Z" w16du:dateUtc="2024-12-28T19:17:00Z">
              <w:tcPr>
                <w:tcW w:w="1729" w:type="dxa"/>
                <w:gridSpan w:val="2"/>
                <w:tcBorders>
                  <w:top w:val="single" w:sz="5" w:space="0" w:color="000000"/>
                  <w:left w:val="single" w:sz="5" w:space="0" w:color="000000"/>
                  <w:bottom w:val="single" w:sz="5" w:space="0" w:color="000000"/>
                  <w:right w:val="single" w:sz="5" w:space="0" w:color="000000"/>
                </w:tcBorders>
              </w:tcPr>
            </w:tcPrChange>
          </w:tcPr>
          <w:p w14:paraId="17B3A72F" w14:textId="77777777" w:rsidR="00855DAC" w:rsidRDefault="00855DAC" w:rsidP="00124CB6">
            <w:pPr>
              <w:spacing w:line="220" w:lineRule="exact"/>
              <w:ind w:left="102"/>
              <w:rPr>
                <w:rFonts w:ascii="Arial" w:eastAsia="Arial" w:hAnsi="Arial" w:cs="Arial"/>
              </w:rPr>
            </w:pPr>
            <w:r>
              <w:rPr>
                <w:rFonts w:ascii="Arial" w:eastAsia="Arial" w:hAnsi="Arial" w:cs="Arial"/>
              </w:rPr>
              <w:t>Do</w:t>
            </w:r>
            <w:r>
              <w:rPr>
                <w:rFonts w:ascii="Arial" w:eastAsia="Arial" w:hAnsi="Arial" w:cs="Arial"/>
                <w:spacing w:val="1"/>
              </w:rPr>
              <w:t>s</w:t>
            </w:r>
            <w:r>
              <w:rPr>
                <w:rFonts w:ascii="Arial" w:eastAsia="Arial" w:hAnsi="Arial" w:cs="Arial"/>
              </w:rPr>
              <w:t>en</w:t>
            </w:r>
          </w:p>
        </w:tc>
        <w:tc>
          <w:tcPr>
            <w:tcW w:w="850" w:type="dxa"/>
            <w:tcBorders>
              <w:top w:val="single" w:sz="5" w:space="0" w:color="000000"/>
              <w:left w:val="single" w:sz="5" w:space="0" w:color="000000"/>
              <w:bottom w:val="single" w:sz="5" w:space="0" w:color="000000"/>
              <w:right w:val="single" w:sz="5" w:space="0" w:color="000000"/>
            </w:tcBorders>
            <w:tcPrChange w:id="321" w:author="IRFAN TRI RAHARJO" w:date="2024-12-29T02:17:00Z" w16du:dateUtc="2024-12-28T19:17:00Z">
              <w:tcPr>
                <w:tcW w:w="850" w:type="dxa"/>
                <w:gridSpan w:val="2"/>
                <w:tcBorders>
                  <w:top w:val="single" w:sz="5" w:space="0" w:color="000000"/>
                  <w:left w:val="single" w:sz="5" w:space="0" w:color="000000"/>
                  <w:bottom w:val="single" w:sz="5" w:space="0" w:color="000000"/>
                  <w:right w:val="single" w:sz="5" w:space="0" w:color="000000"/>
                </w:tcBorders>
              </w:tcPr>
            </w:tcPrChange>
          </w:tcPr>
          <w:p w14:paraId="62217AA2"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Change w:id="322" w:author="IRFAN TRI RAHARJO" w:date="2024-12-29T02:17:00Z" w16du:dateUtc="2024-12-28T19:17:00Z">
              <w:tcPr>
                <w:tcW w:w="852" w:type="dxa"/>
                <w:gridSpan w:val="2"/>
                <w:tcBorders>
                  <w:top w:val="single" w:sz="5" w:space="0" w:color="000000"/>
                  <w:left w:val="single" w:sz="5" w:space="0" w:color="000000"/>
                  <w:bottom w:val="single" w:sz="5" w:space="0" w:color="000000"/>
                  <w:right w:val="single" w:sz="5" w:space="0" w:color="000000"/>
                </w:tcBorders>
              </w:tcPr>
            </w:tcPrChange>
          </w:tcPr>
          <w:p w14:paraId="396A7A69"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Change w:id="323" w:author="IRFAN TRI RAHARJO" w:date="2024-12-29T02:17:00Z" w16du:dateUtc="2024-12-28T19:17:00Z">
              <w:tcPr>
                <w:tcW w:w="1133" w:type="dxa"/>
                <w:gridSpan w:val="2"/>
                <w:tcBorders>
                  <w:top w:val="single" w:sz="5" w:space="0" w:color="000000"/>
                  <w:left w:val="single" w:sz="5" w:space="0" w:color="000000"/>
                  <w:bottom w:val="single" w:sz="5" w:space="0" w:color="000000"/>
                  <w:right w:val="single" w:sz="5" w:space="0" w:color="000000"/>
                </w:tcBorders>
              </w:tcPr>
            </w:tcPrChange>
          </w:tcPr>
          <w:p w14:paraId="44E6D4A7" w14:textId="77777777" w:rsidR="00855DAC" w:rsidRDefault="00BC72E6">
            <w:pPr>
              <w:jc w:val="center"/>
              <w:pPrChange w:id="324" w:author="Irfan Tri Raharjo, SE" w:date="2024-12-24T13:01:00Z">
                <w:pPr/>
              </w:pPrChange>
            </w:pPr>
            <w:ins w:id="325" w:author="Irfan Tri Raharjo, SE" w:date="2024-12-24T13:14:00Z">
              <w:r>
                <w:t>20</w:t>
              </w:r>
            </w:ins>
          </w:p>
        </w:tc>
        <w:tc>
          <w:tcPr>
            <w:tcW w:w="1136" w:type="dxa"/>
            <w:tcBorders>
              <w:top w:val="single" w:sz="5" w:space="0" w:color="000000"/>
              <w:left w:val="single" w:sz="5" w:space="0" w:color="000000"/>
              <w:bottom w:val="single" w:sz="5" w:space="0" w:color="000000"/>
              <w:right w:val="single" w:sz="5" w:space="0" w:color="000000"/>
            </w:tcBorders>
            <w:tcPrChange w:id="326" w:author="IRFAN TRI RAHARJO" w:date="2024-12-29T02:17:00Z" w16du:dateUtc="2024-12-28T19:17:00Z">
              <w:tcPr>
                <w:tcW w:w="1136" w:type="dxa"/>
                <w:gridSpan w:val="2"/>
                <w:tcBorders>
                  <w:top w:val="single" w:sz="5" w:space="0" w:color="000000"/>
                  <w:left w:val="single" w:sz="5" w:space="0" w:color="000000"/>
                  <w:bottom w:val="single" w:sz="5" w:space="0" w:color="000000"/>
                  <w:right w:val="single" w:sz="5" w:space="0" w:color="000000"/>
                </w:tcBorders>
              </w:tcPr>
            </w:tcPrChange>
          </w:tcPr>
          <w:p w14:paraId="6678E195" w14:textId="77777777" w:rsidR="00855DAC" w:rsidRDefault="00BC72E6">
            <w:pPr>
              <w:jc w:val="center"/>
              <w:pPrChange w:id="327" w:author="Irfan Tri Raharjo, SE" w:date="2024-12-24T13:01:00Z">
                <w:pPr/>
              </w:pPrChange>
            </w:pPr>
            <w:ins w:id="328" w:author="Irfan Tri Raharjo, SE" w:date="2024-12-24T13:14:00Z">
              <w:r>
                <w:t>5</w:t>
              </w:r>
            </w:ins>
          </w:p>
        </w:tc>
        <w:tc>
          <w:tcPr>
            <w:tcW w:w="2268" w:type="dxa"/>
            <w:tcBorders>
              <w:top w:val="single" w:sz="5" w:space="0" w:color="000000"/>
              <w:left w:val="single" w:sz="5" w:space="0" w:color="000000"/>
              <w:bottom w:val="single" w:sz="5" w:space="0" w:color="000000"/>
              <w:right w:val="single" w:sz="5" w:space="0" w:color="000000"/>
            </w:tcBorders>
            <w:tcPrChange w:id="329" w:author="IRFAN TRI RAHARJO" w:date="2024-12-29T02:17:00Z" w16du:dateUtc="2024-12-28T19:17:00Z">
              <w:tcPr>
                <w:tcW w:w="2268" w:type="dxa"/>
                <w:gridSpan w:val="2"/>
                <w:tcBorders>
                  <w:top w:val="single" w:sz="5" w:space="0" w:color="000000"/>
                  <w:left w:val="single" w:sz="5" w:space="0" w:color="000000"/>
                  <w:bottom w:val="single" w:sz="5" w:space="0" w:color="000000"/>
                  <w:right w:val="single" w:sz="5" w:space="0" w:color="000000"/>
                </w:tcBorders>
              </w:tcPr>
            </w:tcPrChange>
          </w:tcPr>
          <w:p w14:paraId="51981066" w14:textId="77777777" w:rsidR="00855DAC" w:rsidRDefault="0032791A" w:rsidP="00BE4EDF">
            <w:pPr>
              <w:pStyle w:val="ListParagraph"/>
              <w:numPr>
                <w:ilvl w:val="0"/>
                <w:numId w:val="39"/>
              </w:numPr>
              <w:ind w:left="412"/>
              <w:rPr>
                <w:ins w:id="330" w:author="IRFAN TRI RAHARJO" w:date="2024-12-29T02:17:00Z" w16du:dateUtc="2024-12-28T19:17:00Z"/>
              </w:rPr>
            </w:pPr>
            <w:ins w:id="331" w:author="IRFAN TRI RAHARJO" w:date="2024-12-29T02:16:00Z" w16du:dateUtc="2024-12-28T19:16:00Z">
              <w:r>
                <w:t>Program penghargaan pelaksana penelitian</w:t>
              </w:r>
            </w:ins>
            <w:ins w:id="332" w:author="IRFAN TRI RAHARJO" w:date="2024-12-29T02:17:00Z" w16du:dateUtc="2024-12-28T19:17:00Z">
              <w:r>
                <w:t xml:space="preserve"> dan pengabdian kepada masyarakat</w:t>
              </w:r>
            </w:ins>
          </w:p>
          <w:p w14:paraId="0A290F34" w14:textId="77777777" w:rsidR="0032791A" w:rsidRDefault="0032791A" w:rsidP="00BE4EDF">
            <w:pPr>
              <w:pStyle w:val="ListParagraph"/>
              <w:numPr>
                <w:ilvl w:val="0"/>
                <w:numId w:val="39"/>
              </w:numPr>
              <w:ind w:left="412"/>
              <w:rPr>
                <w:ins w:id="333" w:author="IRFAN TRI RAHARJO" w:date="2024-12-29T02:18:00Z" w16du:dateUtc="2024-12-28T19:18:00Z"/>
              </w:rPr>
            </w:pPr>
            <w:ins w:id="334" w:author="IRFAN TRI RAHARJO" w:date="2024-12-29T02:18:00Z" w16du:dateUtc="2024-12-28T19:18:00Z">
              <w:r>
                <w:t>Program peningkatan dana hibah internal</w:t>
              </w:r>
            </w:ins>
          </w:p>
          <w:p w14:paraId="467305F1" w14:textId="4B3FB813" w:rsidR="0032791A" w:rsidRDefault="0032791A" w:rsidP="00BE4EDF">
            <w:pPr>
              <w:pStyle w:val="ListParagraph"/>
              <w:numPr>
                <w:ilvl w:val="0"/>
                <w:numId w:val="39"/>
              </w:numPr>
              <w:ind w:left="412"/>
              <w:pPrChange w:id="335" w:author="IRFAN TRI RAHARJO" w:date="2024-12-29T02:11:00Z" w16du:dateUtc="2024-12-28T19:11:00Z">
                <w:pPr/>
              </w:pPrChange>
            </w:pPr>
            <w:ins w:id="336" w:author="IRFAN TRI RAHARJO" w:date="2024-12-29T02:19:00Z" w16du:dateUtc="2024-12-28T19:19:00Z">
              <w:r>
                <w:t>(kepuasan kepegawaian)</w:t>
              </w:r>
            </w:ins>
          </w:p>
        </w:tc>
      </w:tr>
      <w:tr w:rsidR="00855DAC" w14:paraId="57327A4D" w14:textId="77777777" w:rsidTr="00124CB6">
        <w:trPr>
          <w:trHeight w:hRule="exact" w:val="540"/>
        </w:trPr>
        <w:tc>
          <w:tcPr>
            <w:tcW w:w="566" w:type="dxa"/>
            <w:tcBorders>
              <w:top w:val="single" w:sz="5" w:space="0" w:color="000000"/>
              <w:left w:val="single" w:sz="5" w:space="0" w:color="000000"/>
              <w:bottom w:val="single" w:sz="5" w:space="0" w:color="000000"/>
              <w:right w:val="single" w:sz="5" w:space="0" w:color="000000"/>
            </w:tcBorders>
          </w:tcPr>
          <w:p w14:paraId="37950A3B" w14:textId="77777777" w:rsidR="00855DAC" w:rsidRDefault="00855DAC" w:rsidP="00124CB6">
            <w:pPr>
              <w:spacing w:before="1" w:line="120" w:lineRule="exact"/>
              <w:rPr>
                <w:sz w:val="13"/>
                <w:szCs w:val="13"/>
              </w:rPr>
            </w:pPr>
          </w:p>
          <w:p w14:paraId="6BB65B70" w14:textId="77777777" w:rsidR="00855DAC" w:rsidRDefault="00855DAC" w:rsidP="00124CB6">
            <w:pPr>
              <w:ind w:left="185" w:right="189"/>
              <w:jc w:val="center"/>
              <w:rPr>
                <w:rFonts w:ascii="Arial" w:eastAsia="Arial" w:hAnsi="Arial" w:cs="Arial"/>
              </w:rPr>
            </w:pPr>
            <w:r>
              <w:rPr>
                <w:rFonts w:ascii="Arial" w:eastAsia="Arial" w:hAnsi="Arial" w:cs="Arial"/>
                <w:w w:val="99"/>
              </w:rPr>
              <w:t>3</w:t>
            </w:r>
          </w:p>
        </w:tc>
        <w:tc>
          <w:tcPr>
            <w:tcW w:w="1729" w:type="dxa"/>
            <w:tcBorders>
              <w:top w:val="single" w:sz="5" w:space="0" w:color="000000"/>
              <w:left w:val="single" w:sz="5" w:space="0" w:color="000000"/>
              <w:bottom w:val="single" w:sz="5" w:space="0" w:color="000000"/>
              <w:right w:val="single" w:sz="5" w:space="0" w:color="000000"/>
            </w:tcBorders>
          </w:tcPr>
          <w:p w14:paraId="4DDEC801" w14:textId="77777777" w:rsidR="00855DAC" w:rsidRDefault="00855DAC" w:rsidP="00124CB6">
            <w:pPr>
              <w:spacing w:line="220" w:lineRule="exact"/>
              <w:ind w:left="102"/>
              <w:rPr>
                <w:rFonts w:ascii="Arial" w:eastAsia="Arial" w:hAnsi="Arial" w:cs="Arial"/>
              </w:rPr>
            </w:pPr>
            <w:r>
              <w:rPr>
                <w:rFonts w:ascii="Arial" w:eastAsia="Arial" w:hAnsi="Arial" w:cs="Arial"/>
                <w:spacing w:val="3"/>
              </w:rPr>
              <w:t>T</w:t>
            </w:r>
            <w:r>
              <w:rPr>
                <w:rFonts w:ascii="Arial" w:eastAsia="Arial" w:hAnsi="Arial" w:cs="Arial"/>
              </w:rPr>
              <w:t>e</w:t>
            </w:r>
            <w:r>
              <w:rPr>
                <w:rFonts w:ascii="Arial" w:eastAsia="Arial" w:hAnsi="Arial" w:cs="Arial"/>
                <w:spacing w:val="-1"/>
              </w:rPr>
              <w:t>n</w:t>
            </w:r>
            <w:r>
              <w:rPr>
                <w:rFonts w:ascii="Arial" w:eastAsia="Arial" w:hAnsi="Arial" w:cs="Arial"/>
              </w:rPr>
              <w:t>a</w:t>
            </w:r>
            <w:r>
              <w:rPr>
                <w:rFonts w:ascii="Arial" w:eastAsia="Arial" w:hAnsi="Arial" w:cs="Arial"/>
                <w:spacing w:val="-1"/>
              </w:rPr>
              <w:t>g</w:t>
            </w:r>
            <w:r>
              <w:rPr>
                <w:rFonts w:ascii="Arial" w:eastAsia="Arial" w:hAnsi="Arial" w:cs="Arial"/>
              </w:rPr>
              <w:t>a</w:t>
            </w:r>
          </w:p>
          <w:p w14:paraId="76ABB2FD" w14:textId="77777777" w:rsidR="00855DAC" w:rsidRDefault="00855DAC" w:rsidP="00124CB6">
            <w:pPr>
              <w:spacing w:before="36"/>
              <w:ind w:left="102"/>
              <w:rPr>
                <w:rFonts w:ascii="Arial" w:eastAsia="Arial" w:hAnsi="Arial" w:cs="Arial"/>
              </w:rPr>
            </w:pPr>
            <w:r>
              <w:rPr>
                <w:rFonts w:ascii="Arial" w:eastAsia="Arial" w:hAnsi="Arial" w:cs="Arial"/>
                <w:spacing w:val="-1"/>
              </w:rPr>
              <w:t>K</w:t>
            </w:r>
            <w:r>
              <w:rPr>
                <w:rFonts w:ascii="Arial" w:eastAsia="Arial" w:hAnsi="Arial" w:cs="Arial"/>
              </w:rPr>
              <w:t>e</w:t>
            </w:r>
            <w:r>
              <w:rPr>
                <w:rFonts w:ascii="Arial" w:eastAsia="Arial" w:hAnsi="Arial" w:cs="Arial"/>
                <w:spacing w:val="1"/>
              </w:rPr>
              <w:t>p</w:t>
            </w:r>
            <w:r>
              <w:rPr>
                <w:rFonts w:ascii="Arial" w:eastAsia="Arial" w:hAnsi="Arial" w:cs="Arial"/>
              </w:rPr>
              <w:t>e</w:t>
            </w:r>
            <w:r>
              <w:rPr>
                <w:rFonts w:ascii="Arial" w:eastAsia="Arial" w:hAnsi="Arial" w:cs="Arial"/>
                <w:spacing w:val="-1"/>
              </w:rPr>
              <w:t>n</w:t>
            </w:r>
            <w:r>
              <w:rPr>
                <w:rFonts w:ascii="Arial" w:eastAsia="Arial" w:hAnsi="Arial" w:cs="Arial"/>
                <w:spacing w:val="2"/>
              </w:rPr>
              <w:t>d</w:t>
            </w:r>
            <w:r>
              <w:rPr>
                <w:rFonts w:ascii="Arial" w:eastAsia="Arial" w:hAnsi="Arial" w:cs="Arial"/>
                <w:spacing w:val="-1"/>
              </w:rPr>
              <w:t>i</w:t>
            </w:r>
            <w:r>
              <w:rPr>
                <w:rFonts w:ascii="Arial" w:eastAsia="Arial" w:hAnsi="Arial" w:cs="Arial"/>
                <w:spacing w:val="2"/>
              </w:rPr>
              <w:t>d</w:t>
            </w:r>
            <w:r>
              <w:rPr>
                <w:rFonts w:ascii="Arial" w:eastAsia="Arial" w:hAnsi="Arial" w:cs="Arial"/>
                <w:spacing w:val="-1"/>
              </w:rPr>
              <w:t>i</w:t>
            </w:r>
            <w:r>
              <w:rPr>
                <w:rFonts w:ascii="Arial" w:eastAsia="Arial" w:hAnsi="Arial" w:cs="Arial"/>
                <w:spacing w:val="3"/>
              </w:rPr>
              <w:t>k</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
          <w:p w14:paraId="33FE91F1"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14:paraId="4831921B"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30BF018F" w14:textId="77777777" w:rsidR="00855DAC" w:rsidRDefault="00855DAC">
            <w:pPr>
              <w:jc w:val="center"/>
              <w:pPrChange w:id="337" w:author="Irfan Tri Raharjo, SE" w:date="2024-12-24T13:01:00Z">
                <w:pPr/>
              </w:pPrChange>
            </w:pPr>
          </w:p>
        </w:tc>
        <w:tc>
          <w:tcPr>
            <w:tcW w:w="1136" w:type="dxa"/>
            <w:tcBorders>
              <w:top w:val="single" w:sz="5" w:space="0" w:color="000000"/>
              <w:left w:val="single" w:sz="5" w:space="0" w:color="000000"/>
              <w:bottom w:val="single" w:sz="5" w:space="0" w:color="000000"/>
              <w:right w:val="single" w:sz="5" w:space="0" w:color="000000"/>
            </w:tcBorders>
          </w:tcPr>
          <w:p w14:paraId="2AAB8612" w14:textId="77777777" w:rsidR="00855DAC" w:rsidRDefault="00855DAC">
            <w:pPr>
              <w:jc w:val="center"/>
              <w:pPrChange w:id="338" w:author="Irfan Tri Raharjo, SE" w:date="2024-12-24T13:01:00Z">
                <w:pPr/>
              </w:pPrChange>
            </w:pPr>
          </w:p>
        </w:tc>
        <w:tc>
          <w:tcPr>
            <w:tcW w:w="2268" w:type="dxa"/>
            <w:tcBorders>
              <w:top w:val="single" w:sz="5" w:space="0" w:color="000000"/>
              <w:left w:val="single" w:sz="5" w:space="0" w:color="000000"/>
              <w:bottom w:val="single" w:sz="5" w:space="0" w:color="000000"/>
              <w:right w:val="single" w:sz="5" w:space="0" w:color="000000"/>
            </w:tcBorders>
          </w:tcPr>
          <w:p w14:paraId="11432015" w14:textId="77777777" w:rsidR="00855DAC" w:rsidRDefault="00855DAC" w:rsidP="00124CB6"/>
        </w:tc>
      </w:tr>
      <w:tr w:rsidR="00855DAC" w14:paraId="4029132C" w14:textId="77777777" w:rsidTr="00124CB6">
        <w:trPr>
          <w:trHeight w:hRule="exact" w:val="274"/>
        </w:trPr>
        <w:tc>
          <w:tcPr>
            <w:tcW w:w="566" w:type="dxa"/>
            <w:tcBorders>
              <w:top w:val="single" w:sz="5" w:space="0" w:color="000000"/>
              <w:left w:val="single" w:sz="5" w:space="0" w:color="000000"/>
              <w:bottom w:val="single" w:sz="5" w:space="0" w:color="000000"/>
              <w:right w:val="single" w:sz="5" w:space="0" w:color="000000"/>
            </w:tcBorders>
          </w:tcPr>
          <w:p w14:paraId="468AD069" w14:textId="77777777"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4</w:t>
            </w:r>
          </w:p>
        </w:tc>
        <w:tc>
          <w:tcPr>
            <w:tcW w:w="1729" w:type="dxa"/>
            <w:tcBorders>
              <w:top w:val="single" w:sz="5" w:space="0" w:color="000000"/>
              <w:left w:val="single" w:sz="5" w:space="0" w:color="000000"/>
              <w:bottom w:val="single" w:sz="5" w:space="0" w:color="000000"/>
              <w:right w:val="single" w:sz="5" w:space="0" w:color="000000"/>
            </w:tcBorders>
          </w:tcPr>
          <w:p w14:paraId="566A3053" w14:textId="77777777" w:rsidR="00855DAC" w:rsidRDefault="00855DAC" w:rsidP="00124CB6">
            <w:pPr>
              <w:spacing w:line="220" w:lineRule="exact"/>
              <w:ind w:left="102"/>
              <w:rPr>
                <w:rFonts w:ascii="Arial" w:eastAsia="Arial" w:hAnsi="Arial" w:cs="Arial"/>
              </w:rPr>
            </w:pPr>
            <w:r>
              <w:rPr>
                <w:rFonts w:ascii="Arial" w:eastAsia="Arial" w:hAnsi="Arial" w:cs="Arial"/>
              </w:rPr>
              <w:t>M</w:t>
            </w:r>
            <w:r>
              <w:rPr>
                <w:rFonts w:ascii="Arial" w:eastAsia="Arial" w:hAnsi="Arial" w:cs="Arial"/>
                <w:spacing w:val="-1"/>
              </w:rPr>
              <w:t>i</w:t>
            </w:r>
            <w:r>
              <w:rPr>
                <w:rFonts w:ascii="Arial" w:eastAsia="Arial" w:hAnsi="Arial" w:cs="Arial"/>
              </w:rPr>
              <w:t>tra</w:t>
            </w:r>
            <w:r>
              <w:rPr>
                <w:rFonts w:ascii="Arial" w:eastAsia="Arial" w:hAnsi="Arial" w:cs="Arial"/>
                <w:spacing w:val="-4"/>
              </w:rPr>
              <w:t xml:space="preserve"> </w:t>
            </w:r>
            <w:r>
              <w:rPr>
                <w:rFonts w:ascii="Arial" w:eastAsia="Arial" w:hAnsi="Arial" w:cs="Arial"/>
                <w:spacing w:val="2"/>
              </w:rPr>
              <w:t>T</w:t>
            </w:r>
            <w:r>
              <w:rPr>
                <w:rFonts w:ascii="Arial" w:eastAsia="Arial" w:hAnsi="Arial" w:cs="Arial"/>
                <w:spacing w:val="1"/>
              </w:rPr>
              <w:t>r</w:t>
            </w:r>
            <w:r>
              <w:rPr>
                <w:rFonts w:ascii="Arial" w:eastAsia="Arial" w:hAnsi="Arial" w:cs="Arial"/>
                <w:spacing w:val="-1"/>
              </w:rPr>
              <w:t>i</w:t>
            </w:r>
            <w:r>
              <w:rPr>
                <w:rFonts w:ascii="Arial" w:eastAsia="Arial" w:hAnsi="Arial" w:cs="Arial"/>
              </w:rPr>
              <w:t>d</w:t>
            </w:r>
            <w:r>
              <w:rPr>
                <w:rFonts w:ascii="Arial" w:eastAsia="Arial" w:hAnsi="Arial" w:cs="Arial"/>
                <w:spacing w:val="1"/>
              </w:rPr>
              <w:t>h</w:t>
            </w:r>
            <w:r>
              <w:rPr>
                <w:rFonts w:ascii="Arial" w:eastAsia="Arial" w:hAnsi="Arial" w:cs="Arial"/>
              </w:rPr>
              <w:t>ar</w:t>
            </w:r>
            <w:r>
              <w:rPr>
                <w:rFonts w:ascii="Arial" w:eastAsia="Arial" w:hAnsi="Arial" w:cs="Arial"/>
                <w:spacing w:val="5"/>
              </w:rPr>
              <w:t>m</w:t>
            </w:r>
            <w:r>
              <w:rPr>
                <w:rFonts w:ascii="Arial" w:eastAsia="Arial" w:hAnsi="Arial" w:cs="Arial"/>
              </w:rPr>
              <w:t>a</w:t>
            </w:r>
          </w:p>
        </w:tc>
        <w:tc>
          <w:tcPr>
            <w:tcW w:w="850" w:type="dxa"/>
            <w:tcBorders>
              <w:top w:val="single" w:sz="5" w:space="0" w:color="000000"/>
              <w:left w:val="single" w:sz="5" w:space="0" w:color="000000"/>
              <w:bottom w:val="single" w:sz="5" w:space="0" w:color="000000"/>
              <w:right w:val="single" w:sz="5" w:space="0" w:color="000000"/>
            </w:tcBorders>
          </w:tcPr>
          <w:p w14:paraId="42CCB45F"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
          <w:p w14:paraId="423080A5"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59C41581" w14:textId="77777777" w:rsidR="00855DAC" w:rsidRDefault="00BC72E6">
            <w:pPr>
              <w:jc w:val="center"/>
              <w:pPrChange w:id="339" w:author="Irfan Tri Raharjo, SE" w:date="2024-12-24T13:01:00Z">
                <w:pPr/>
              </w:pPrChange>
            </w:pPr>
            <w:ins w:id="340" w:author="Irfan Tri Raharjo, SE" w:date="2024-12-24T13:16:00Z">
              <w:r>
                <w:t>40</w:t>
              </w:r>
            </w:ins>
          </w:p>
        </w:tc>
        <w:tc>
          <w:tcPr>
            <w:tcW w:w="1136" w:type="dxa"/>
            <w:tcBorders>
              <w:top w:val="single" w:sz="5" w:space="0" w:color="000000"/>
              <w:left w:val="single" w:sz="5" w:space="0" w:color="000000"/>
              <w:bottom w:val="single" w:sz="5" w:space="0" w:color="000000"/>
              <w:right w:val="single" w:sz="5" w:space="0" w:color="000000"/>
            </w:tcBorders>
          </w:tcPr>
          <w:p w14:paraId="5279CE5A" w14:textId="77777777" w:rsidR="00855DAC" w:rsidRDefault="00BC72E6">
            <w:pPr>
              <w:jc w:val="center"/>
              <w:pPrChange w:id="341" w:author="Irfan Tri Raharjo, SE" w:date="2024-12-24T13:01:00Z">
                <w:pPr/>
              </w:pPrChange>
            </w:pPr>
            <w:ins w:id="342" w:author="Irfan Tri Raharjo, SE" w:date="2024-12-24T13:16:00Z">
              <w:r>
                <w:t>45</w:t>
              </w:r>
            </w:ins>
          </w:p>
        </w:tc>
        <w:tc>
          <w:tcPr>
            <w:tcW w:w="2268" w:type="dxa"/>
            <w:tcBorders>
              <w:top w:val="single" w:sz="5" w:space="0" w:color="000000"/>
              <w:left w:val="single" w:sz="5" w:space="0" w:color="000000"/>
              <w:bottom w:val="single" w:sz="5" w:space="0" w:color="000000"/>
              <w:right w:val="single" w:sz="5" w:space="0" w:color="000000"/>
            </w:tcBorders>
          </w:tcPr>
          <w:p w14:paraId="25EE4064" w14:textId="77777777" w:rsidR="00855DAC" w:rsidRDefault="00855DAC" w:rsidP="00124CB6"/>
        </w:tc>
      </w:tr>
      <w:tr w:rsidR="00855DAC" w14:paraId="077FFC3F" w14:textId="77777777" w:rsidTr="00B728BE">
        <w:tblPrEx>
          <w:tblW w:w="0" w:type="auto"/>
          <w:tblInd w:w="683" w:type="dxa"/>
          <w:tblLayout w:type="fixed"/>
          <w:tblCellMar>
            <w:left w:w="0" w:type="dxa"/>
            <w:right w:w="0" w:type="dxa"/>
          </w:tblCellMar>
          <w:tblLook w:val="01E0" w:firstRow="1" w:lastRow="1" w:firstColumn="1" w:lastColumn="1" w:noHBand="0" w:noVBand="0"/>
          <w:tblPrExChange w:id="343" w:author="Irfan Tri Raharjo, SE" w:date="2024-12-24T13:17:00Z">
            <w:tblPrEx>
              <w:tblW w:w="0" w:type="auto"/>
              <w:tblInd w:w="683" w:type="dxa"/>
              <w:tblLayout w:type="fixed"/>
              <w:tblCellMar>
                <w:left w:w="0" w:type="dxa"/>
                <w:right w:w="0" w:type="dxa"/>
              </w:tblCellMar>
              <w:tblLook w:val="01E0" w:firstRow="1" w:lastRow="1" w:firstColumn="1" w:lastColumn="1" w:noHBand="0" w:noVBand="0"/>
            </w:tblPrEx>
          </w:tblPrExChange>
        </w:tblPrEx>
        <w:trPr>
          <w:trHeight w:hRule="exact" w:val="770"/>
          <w:trPrChange w:id="344" w:author="Irfan Tri Raharjo, SE" w:date="2024-12-24T13:17:00Z">
            <w:trPr>
              <w:gridAfter w:val="0"/>
              <w:trHeight w:hRule="exact" w:val="276"/>
            </w:trPr>
          </w:trPrChange>
        </w:trPr>
        <w:tc>
          <w:tcPr>
            <w:tcW w:w="566" w:type="dxa"/>
            <w:tcBorders>
              <w:top w:val="single" w:sz="5" w:space="0" w:color="000000"/>
              <w:left w:val="single" w:sz="5" w:space="0" w:color="000000"/>
              <w:bottom w:val="single" w:sz="5" w:space="0" w:color="000000"/>
              <w:right w:val="single" w:sz="5" w:space="0" w:color="000000"/>
            </w:tcBorders>
            <w:tcPrChange w:id="345" w:author="Irfan Tri Raharjo, SE" w:date="2024-12-24T13:17:00Z">
              <w:tcPr>
                <w:tcW w:w="566" w:type="dxa"/>
                <w:gridSpan w:val="2"/>
                <w:tcBorders>
                  <w:top w:val="single" w:sz="5" w:space="0" w:color="000000"/>
                  <w:left w:val="single" w:sz="5" w:space="0" w:color="000000"/>
                  <w:bottom w:val="single" w:sz="5" w:space="0" w:color="000000"/>
                  <w:right w:val="single" w:sz="5" w:space="0" w:color="000000"/>
                </w:tcBorders>
              </w:tcPr>
            </w:tcPrChange>
          </w:tcPr>
          <w:p w14:paraId="02D14678" w14:textId="77777777"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5</w:t>
            </w:r>
          </w:p>
        </w:tc>
        <w:tc>
          <w:tcPr>
            <w:tcW w:w="1729" w:type="dxa"/>
            <w:tcBorders>
              <w:top w:val="single" w:sz="5" w:space="0" w:color="000000"/>
              <w:left w:val="single" w:sz="5" w:space="0" w:color="000000"/>
              <w:bottom w:val="single" w:sz="5" w:space="0" w:color="000000"/>
              <w:right w:val="single" w:sz="5" w:space="0" w:color="000000"/>
            </w:tcBorders>
            <w:tcPrChange w:id="346" w:author="Irfan Tri Raharjo, SE" w:date="2024-12-24T13:17:00Z">
              <w:tcPr>
                <w:tcW w:w="1729" w:type="dxa"/>
                <w:gridSpan w:val="2"/>
                <w:tcBorders>
                  <w:top w:val="single" w:sz="5" w:space="0" w:color="000000"/>
                  <w:left w:val="single" w:sz="5" w:space="0" w:color="000000"/>
                  <w:bottom w:val="single" w:sz="5" w:space="0" w:color="000000"/>
                  <w:right w:val="single" w:sz="5" w:space="0" w:color="000000"/>
                </w:tcBorders>
              </w:tcPr>
            </w:tcPrChange>
          </w:tcPr>
          <w:p w14:paraId="31892803" w14:textId="77777777" w:rsidR="00855DAC" w:rsidRDefault="00855DAC" w:rsidP="00124CB6">
            <w:pPr>
              <w:spacing w:line="220" w:lineRule="exact"/>
              <w:ind w:left="102"/>
              <w:rPr>
                <w:rFonts w:ascii="Arial" w:eastAsia="Arial" w:hAnsi="Arial" w:cs="Arial"/>
              </w:rPr>
            </w:pPr>
            <w:r>
              <w:rPr>
                <w:rFonts w:ascii="Arial" w:eastAsia="Arial" w:hAnsi="Arial" w:cs="Arial"/>
              </w:rPr>
              <w:t>L</w:t>
            </w:r>
            <w:r>
              <w:rPr>
                <w:rFonts w:ascii="Arial" w:eastAsia="Arial" w:hAnsi="Arial" w:cs="Arial"/>
                <w:spacing w:val="-1"/>
              </w:rPr>
              <w:t>u</w:t>
            </w:r>
            <w:r>
              <w:rPr>
                <w:rFonts w:ascii="Arial" w:eastAsia="Arial" w:hAnsi="Arial" w:cs="Arial"/>
                <w:spacing w:val="1"/>
              </w:rPr>
              <w:t>l</w:t>
            </w:r>
            <w:r>
              <w:rPr>
                <w:rFonts w:ascii="Arial" w:eastAsia="Arial" w:hAnsi="Arial" w:cs="Arial"/>
              </w:rPr>
              <w:t>u</w:t>
            </w:r>
            <w:r>
              <w:rPr>
                <w:rFonts w:ascii="Arial" w:eastAsia="Arial" w:hAnsi="Arial" w:cs="Arial"/>
                <w:spacing w:val="1"/>
              </w:rPr>
              <w:t>s</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Change w:id="347" w:author="Irfan Tri Raharjo, SE" w:date="2024-12-24T13:17:00Z">
              <w:tcPr>
                <w:tcW w:w="850" w:type="dxa"/>
                <w:gridSpan w:val="2"/>
                <w:tcBorders>
                  <w:top w:val="single" w:sz="5" w:space="0" w:color="000000"/>
                  <w:left w:val="single" w:sz="5" w:space="0" w:color="000000"/>
                  <w:bottom w:val="single" w:sz="5" w:space="0" w:color="000000"/>
                  <w:right w:val="single" w:sz="5" w:space="0" w:color="000000"/>
                </w:tcBorders>
              </w:tcPr>
            </w:tcPrChange>
          </w:tcPr>
          <w:p w14:paraId="75D0BA54"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Change w:id="348" w:author="Irfan Tri Raharjo, SE" w:date="2024-12-24T13:17:00Z">
              <w:tcPr>
                <w:tcW w:w="852" w:type="dxa"/>
                <w:gridSpan w:val="2"/>
                <w:tcBorders>
                  <w:top w:val="single" w:sz="5" w:space="0" w:color="000000"/>
                  <w:left w:val="single" w:sz="5" w:space="0" w:color="000000"/>
                  <w:bottom w:val="single" w:sz="5" w:space="0" w:color="000000"/>
                  <w:right w:val="single" w:sz="5" w:space="0" w:color="000000"/>
                </w:tcBorders>
              </w:tcPr>
            </w:tcPrChange>
          </w:tcPr>
          <w:p w14:paraId="6389250B"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Change w:id="349" w:author="Irfan Tri Raharjo, SE" w:date="2024-12-24T13:17:00Z">
              <w:tcPr>
                <w:tcW w:w="1133" w:type="dxa"/>
                <w:gridSpan w:val="2"/>
                <w:tcBorders>
                  <w:top w:val="single" w:sz="5" w:space="0" w:color="000000"/>
                  <w:left w:val="single" w:sz="5" w:space="0" w:color="000000"/>
                  <w:bottom w:val="single" w:sz="5" w:space="0" w:color="000000"/>
                  <w:right w:val="single" w:sz="5" w:space="0" w:color="000000"/>
                </w:tcBorders>
              </w:tcPr>
            </w:tcPrChange>
          </w:tcPr>
          <w:p w14:paraId="1F5F1301" w14:textId="77777777" w:rsidR="00855DAC" w:rsidRDefault="00B728BE">
            <w:pPr>
              <w:jc w:val="center"/>
              <w:pPrChange w:id="350" w:author="Irfan Tri Raharjo, SE" w:date="2024-12-24T13:01:00Z">
                <w:pPr/>
              </w:pPrChange>
            </w:pPr>
            <w:ins w:id="351" w:author="Irfan Tri Raharjo, SE" w:date="2024-12-24T13:17:00Z">
              <w:r>
                <w:t>287</w:t>
              </w:r>
            </w:ins>
          </w:p>
        </w:tc>
        <w:tc>
          <w:tcPr>
            <w:tcW w:w="1136" w:type="dxa"/>
            <w:tcBorders>
              <w:top w:val="single" w:sz="5" w:space="0" w:color="000000"/>
              <w:left w:val="single" w:sz="5" w:space="0" w:color="000000"/>
              <w:bottom w:val="single" w:sz="5" w:space="0" w:color="000000"/>
              <w:right w:val="single" w:sz="5" w:space="0" w:color="000000"/>
            </w:tcBorders>
            <w:tcPrChange w:id="352" w:author="Irfan Tri Raharjo, SE" w:date="2024-12-24T13:17:00Z">
              <w:tcPr>
                <w:tcW w:w="1136" w:type="dxa"/>
                <w:gridSpan w:val="2"/>
                <w:tcBorders>
                  <w:top w:val="single" w:sz="5" w:space="0" w:color="000000"/>
                  <w:left w:val="single" w:sz="5" w:space="0" w:color="000000"/>
                  <w:bottom w:val="single" w:sz="5" w:space="0" w:color="000000"/>
                  <w:right w:val="single" w:sz="5" w:space="0" w:color="000000"/>
                </w:tcBorders>
              </w:tcPr>
            </w:tcPrChange>
          </w:tcPr>
          <w:p w14:paraId="1D68D872" w14:textId="77777777" w:rsidR="00855DAC" w:rsidRDefault="00B728BE">
            <w:pPr>
              <w:jc w:val="center"/>
              <w:pPrChange w:id="353" w:author="Irfan Tri Raharjo, SE" w:date="2024-12-24T13:01:00Z">
                <w:pPr/>
              </w:pPrChange>
            </w:pPr>
            <w:ins w:id="354" w:author="Irfan Tri Raharjo, SE" w:date="2024-12-24T13:17:00Z">
              <w:r>
                <w:t>569</w:t>
              </w:r>
            </w:ins>
          </w:p>
        </w:tc>
        <w:tc>
          <w:tcPr>
            <w:tcW w:w="2268" w:type="dxa"/>
            <w:tcBorders>
              <w:top w:val="single" w:sz="5" w:space="0" w:color="000000"/>
              <w:left w:val="single" w:sz="5" w:space="0" w:color="000000"/>
              <w:bottom w:val="single" w:sz="5" w:space="0" w:color="000000"/>
              <w:right w:val="single" w:sz="5" w:space="0" w:color="000000"/>
            </w:tcBorders>
            <w:tcPrChange w:id="355" w:author="Irfan Tri Raharjo, SE" w:date="2024-12-24T13:17:00Z">
              <w:tcPr>
                <w:tcW w:w="2268" w:type="dxa"/>
                <w:gridSpan w:val="2"/>
                <w:tcBorders>
                  <w:top w:val="single" w:sz="5" w:space="0" w:color="000000"/>
                  <w:left w:val="single" w:sz="5" w:space="0" w:color="000000"/>
                  <w:bottom w:val="single" w:sz="5" w:space="0" w:color="000000"/>
                  <w:right w:val="single" w:sz="5" w:space="0" w:color="000000"/>
                </w:tcBorders>
              </w:tcPr>
            </w:tcPrChange>
          </w:tcPr>
          <w:p w14:paraId="5A44410A" w14:textId="77777777" w:rsidR="00855DAC" w:rsidRDefault="00B728BE" w:rsidP="00124CB6">
            <w:ins w:id="356" w:author="Irfan Tri Raharjo, SE" w:date="2024-12-24T13:17:00Z">
              <w:r w:rsidRPr="00B728BE">
                <w:t>Sosialisasi hasil tracer study ke dosen dan pimpinan</w:t>
              </w:r>
            </w:ins>
          </w:p>
        </w:tc>
      </w:tr>
      <w:tr w:rsidR="00855DAC" w14:paraId="085E02F1" w14:textId="77777777" w:rsidTr="00B728BE">
        <w:tblPrEx>
          <w:tblW w:w="0" w:type="auto"/>
          <w:tblInd w:w="683" w:type="dxa"/>
          <w:tblLayout w:type="fixed"/>
          <w:tblCellMar>
            <w:left w:w="0" w:type="dxa"/>
            <w:right w:w="0" w:type="dxa"/>
          </w:tblCellMar>
          <w:tblLook w:val="01E0" w:firstRow="1" w:lastRow="1" w:firstColumn="1" w:lastColumn="1" w:noHBand="0" w:noVBand="0"/>
          <w:tblPrExChange w:id="357" w:author="Irfan Tri Raharjo, SE" w:date="2024-12-24T13:18:00Z">
            <w:tblPrEx>
              <w:tblW w:w="0" w:type="auto"/>
              <w:tblInd w:w="683" w:type="dxa"/>
              <w:tblLayout w:type="fixed"/>
              <w:tblCellMar>
                <w:left w:w="0" w:type="dxa"/>
                <w:right w:w="0" w:type="dxa"/>
              </w:tblCellMar>
              <w:tblLook w:val="01E0" w:firstRow="1" w:lastRow="1" w:firstColumn="1" w:lastColumn="1" w:noHBand="0" w:noVBand="0"/>
            </w:tblPrEx>
          </w:tblPrExChange>
        </w:tblPrEx>
        <w:trPr>
          <w:trHeight w:hRule="exact" w:val="696"/>
          <w:trPrChange w:id="358" w:author="Irfan Tri Raharjo, SE" w:date="2024-12-24T13:18:00Z">
            <w:trPr>
              <w:gridAfter w:val="0"/>
              <w:trHeight w:hRule="exact" w:val="538"/>
            </w:trPr>
          </w:trPrChange>
        </w:trPr>
        <w:tc>
          <w:tcPr>
            <w:tcW w:w="566" w:type="dxa"/>
            <w:tcBorders>
              <w:top w:val="single" w:sz="5" w:space="0" w:color="000000"/>
              <w:left w:val="single" w:sz="5" w:space="0" w:color="000000"/>
              <w:bottom w:val="single" w:sz="5" w:space="0" w:color="000000"/>
              <w:right w:val="single" w:sz="5" w:space="0" w:color="000000"/>
            </w:tcBorders>
            <w:tcPrChange w:id="359" w:author="Irfan Tri Raharjo, SE" w:date="2024-12-24T13:18:00Z">
              <w:tcPr>
                <w:tcW w:w="566" w:type="dxa"/>
                <w:gridSpan w:val="2"/>
                <w:tcBorders>
                  <w:top w:val="single" w:sz="5" w:space="0" w:color="000000"/>
                  <w:left w:val="single" w:sz="5" w:space="0" w:color="000000"/>
                  <w:bottom w:val="single" w:sz="5" w:space="0" w:color="000000"/>
                  <w:right w:val="single" w:sz="5" w:space="0" w:color="000000"/>
                </w:tcBorders>
              </w:tcPr>
            </w:tcPrChange>
          </w:tcPr>
          <w:p w14:paraId="53FCA7AB" w14:textId="77777777" w:rsidR="00855DAC" w:rsidRDefault="00855DAC" w:rsidP="00124CB6">
            <w:pPr>
              <w:spacing w:before="1" w:line="120" w:lineRule="exact"/>
              <w:rPr>
                <w:sz w:val="13"/>
                <w:szCs w:val="13"/>
              </w:rPr>
            </w:pPr>
          </w:p>
          <w:p w14:paraId="1EB94076" w14:textId="77777777" w:rsidR="00855DAC" w:rsidRDefault="00855DAC" w:rsidP="00124CB6">
            <w:pPr>
              <w:ind w:left="185" w:right="189"/>
              <w:jc w:val="center"/>
              <w:rPr>
                <w:rFonts w:ascii="Arial" w:eastAsia="Arial" w:hAnsi="Arial" w:cs="Arial"/>
              </w:rPr>
            </w:pPr>
            <w:r>
              <w:rPr>
                <w:rFonts w:ascii="Arial" w:eastAsia="Arial" w:hAnsi="Arial" w:cs="Arial"/>
                <w:w w:val="99"/>
              </w:rPr>
              <w:t>6</w:t>
            </w:r>
          </w:p>
        </w:tc>
        <w:tc>
          <w:tcPr>
            <w:tcW w:w="1729" w:type="dxa"/>
            <w:tcBorders>
              <w:top w:val="single" w:sz="5" w:space="0" w:color="000000"/>
              <w:left w:val="single" w:sz="5" w:space="0" w:color="000000"/>
              <w:bottom w:val="single" w:sz="5" w:space="0" w:color="000000"/>
              <w:right w:val="single" w:sz="5" w:space="0" w:color="000000"/>
            </w:tcBorders>
            <w:tcPrChange w:id="360" w:author="Irfan Tri Raharjo, SE" w:date="2024-12-24T13:18:00Z">
              <w:tcPr>
                <w:tcW w:w="1729" w:type="dxa"/>
                <w:gridSpan w:val="2"/>
                <w:tcBorders>
                  <w:top w:val="single" w:sz="5" w:space="0" w:color="000000"/>
                  <w:left w:val="single" w:sz="5" w:space="0" w:color="000000"/>
                  <w:bottom w:val="single" w:sz="5" w:space="0" w:color="000000"/>
                  <w:right w:val="single" w:sz="5" w:space="0" w:color="000000"/>
                </w:tcBorders>
              </w:tcPr>
            </w:tcPrChange>
          </w:tcPr>
          <w:p w14:paraId="43EAB394" w14:textId="77777777" w:rsidR="00855DAC" w:rsidRDefault="00855DAC" w:rsidP="00124CB6">
            <w:pPr>
              <w:spacing w:line="220" w:lineRule="exact"/>
              <w:ind w:left="102"/>
              <w:rPr>
                <w:rFonts w:ascii="Arial" w:eastAsia="Arial" w:hAnsi="Arial" w:cs="Arial"/>
              </w:rPr>
            </w:pPr>
            <w:r>
              <w:rPr>
                <w:rFonts w:ascii="Arial" w:eastAsia="Arial" w:hAnsi="Arial" w:cs="Arial"/>
                <w:spacing w:val="-1"/>
              </w:rPr>
              <w:t>P</w:t>
            </w:r>
            <w:r>
              <w:rPr>
                <w:rFonts w:ascii="Arial" w:eastAsia="Arial" w:hAnsi="Arial" w:cs="Arial"/>
              </w:rPr>
              <w:t>e</w:t>
            </w:r>
            <w:r>
              <w:rPr>
                <w:rFonts w:ascii="Arial" w:eastAsia="Arial" w:hAnsi="Arial" w:cs="Arial"/>
                <w:spacing w:val="1"/>
              </w:rPr>
              <w:t>n</w:t>
            </w:r>
            <w:r>
              <w:rPr>
                <w:rFonts w:ascii="Arial" w:eastAsia="Arial" w:hAnsi="Arial" w:cs="Arial"/>
              </w:rPr>
              <w:t>g</w:t>
            </w:r>
            <w:r>
              <w:rPr>
                <w:rFonts w:ascii="Arial" w:eastAsia="Arial" w:hAnsi="Arial" w:cs="Arial"/>
                <w:spacing w:val="-1"/>
              </w:rPr>
              <w:t>g</w:t>
            </w:r>
            <w:r>
              <w:rPr>
                <w:rFonts w:ascii="Arial" w:eastAsia="Arial" w:hAnsi="Arial" w:cs="Arial"/>
                <w:spacing w:val="2"/>
              </w:rPr>
              <w:t>u</w:t>
            </w:r>
            <w:r>
              <w:rPr>
                <w:rFonts w:ascii="Arial" w:eastAsia="Arial" w:hAnsi="Arial" w:cs="Arial"/>
              </w:rPr>
              <w:t>na</w:t>
            </w:r>
          </w:p>
          <w:p w14:paraId="1DF7FDE6" w14:textId="77777777" w:rsidR="00855DAC" w:rsidRDefault="00855DAC" w:rsidP="00124CB6">
            <w:pPr>
              <w:spacing w:before="34"/>
              <w:ind w:left="102"/>
              <w:rPr>
                <w:rFonts w:ascii="Arial" w:eastAsia="Arial" w:hAnsi="Arial" w:cs="Arial"/>
              </w:rPr>
            </w:pPr>
            <w:r>
              <w:rPr>
                <w:rFonts w:ascii="Arial" w:eastAsia="Arial" w:hAnsi="Arial" w:cs="Arial"/>
              </w:rPr>
              <w:t>L</w:t>
            </w:r>
            <w:r>
              <w:rPr>
                <w:rFonts w:ascii="Arial" w:eastAsia="Arial" w:hAnsi="Arial" w:cs="Arial"/>
                <w:spacing w:val="-1"/>
              </w:rPr>
              <w:t>u</w:t>
            </w:r>
            <w:r>
              <w:rPr>
                <w:rFonts w:ascii="Arial" w:eastAsia="Arial" w:hAnsi="Arial" w:cs="Arial"/>
                <w:spacing w:val="1"/>
              </w:rPr>
              <w:t>l</w:t>
            </w:r>
            <w:r>
              <w:rPr>
                <w:rFonts w:ascii="Arial" w:eastAsia="Arial" w:hAnsi="Arial" w:cs="Arial"/>
              </w:rPr>
              <w:t>u</w:t>
            </w:r>
            <w:r>
              <w:rPr>
                <w:rFonts w:ascii="Arial" w:eastAsia="Arial" w:hAnsi="Arial" w:cs="Arial"/>
                <w:spacing w:val="1"/>
              </w:rPr>
              <w:t>s</w:t>
            </w:r>
            <w:r>
              <w:rPr>
                <w:rFonts w:ascii="Arial" w:eastAsia="Arial" w:hAnsi="Arial" w:cs="Arial"/>
              </w:rPr>
              <w:t>an</w:t>
            </w:r>
          </w:p>
        </w:tc>
        <w:tc>
          <w:tcPr>
            <w:tcW w:w="850" w:type="dxa"/>
            <w:tcBorders>
              <w:top w:val="single" w:sz="5" w:space="0" w:color="000000"/>
              <w:left w:val="single" w:sz="5" w:space="0" w:color="000000"/>
              <w:bottom w:val="single" w:sz="5" w:space="0" w:color="000000"/>
              <w:right w:val="single" w:sz="5" w:space="0" w:color="000000"/>
            </w:tcBorders>
            <w:tcPrChange w:id="361" w:author="Irfan Tri Raharjo, SE" w:date="2024-12-24T13:18:00Z">
              <w:tcPr>
                <w:tcW w:w="850" w:type="dxa"/>
                <w:gridSpan w:val="2"/>
                <w:tcBorders>
                  <w:top w:val="single" w:sz="5" w:space="0" w:color="000000"/>
                  <w:left w:val="single" w:sz="5" w:space="0" w:color="000000"/>
                  <w:bottom w:val="single" w:sz="5" w:space="0" w:color="000000"/>
                  <w:right w:val="single" w:sz="5" w:space="0" w:color="000000"/>
                </w:tcBorders>
              </w:tcPr>
            </w:tcPrChange>
          </w:tcPr>
          <w:p w14:paraId="4DD41ED2" w14:textId="77777777" w:rsidR="00855DAC" w:rsidRDefault="00FE3AF0" w:rsidP="00FE3AF0">
            <w:pPr>
              <w:jc w:val="center"/>
            </w:pPr>
            <w:r>
              <w:t>√</w:t>
            </w:r>
          </w:p>
        </w:tc>
        <w:tc>
          <w:tcPr>
            <w:tcW w:w="852" w:type="dxa"/>
            <w:tcBorders>
              <w:top w:val="single" w:sz="5" w:space="0" w:color="000000"/>
              <w:left w:val="single" w:sz="5" w:space="0" w:color="000000"/>
              <w:bottom w:val="single" w:sz="5" w:space="0" w:color="000000"/>
              <w:right w:val="single" w:sz="5" w:space="0" w:color="000000"/>
            </w:tcBorders>
            <w:tcPrChange w:id="362" w:author="Irfan Tri Raharjo, SE" w:date="2024-12-24T13:18:00Z">
              <w:tcPr>
                <w:tcW w:w="852" w:type="dxa"/>
                <w:gridSpan w:val="2"/>
                <w:tcBorders>
                  <w:top w:val="single" w:sz="5" w:space="0" w:color="000000"/>
                  <w:left w:val="single" w:sz="5" w:space="0" w:color="000000"/>
                  <w:bottom w:val="single" w:sz="5" w:space="0" w:color="000000"/>
                  <w:right w:val="single" w:sz="5" w:space="0" w:color="000000"/>
                </w:tcBorders>
              </w:tcPr>
            </w:tcPrChange>
          </w:tcPr>
          <w:p w14:paraId="5DAF35F4"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Change w:id="363" w:author="Irfan Tri Raharjo, SE" w:date="2024-12-24T13:18:00Z">
              <w:tcPr>
                <w:tcW w:w="1133" w:type="dxa"/>
                <w:gridSpan w:val="2"/>
                <w:tcBorders>
                  <w:top w:val="single" w:sz="5" w:space="0" w:color="000000"/>
                  <w:left w:val="single" w:sz="5" w:space="0" w:color="000000"/>
                  <w:bottom w:val="single" w:sz="5" w:space="0" w:color="000000"/>
                  <w:right w:val="single" w:sz="5" w:space="0" w:color="000000"/>
                </w:tcBorders>
              </w:tcPr>
            </w:tcPrChange>
          </w:tcPr>
          <w:p w14:paraId="25B5BF6A" w14:textId="77777777" w:rsidR="00855DAC" w:rsidRDefault="00B728BE">
            <w:pPr>
              <w:jc w:val="center"/>
              <w:pPrChange w:id="364" w:author="Irfan Tri Raharjo, SE" w:date="2024-12-24T13:01:00Z">
                <w:pPr/>
              </w:pPrChange>
            </w:pPr>
            <w:ins w:id="365" w:author="Irfan Tri Raharjo, SE" w:date="2024-12-24T13:17:00Z">
              <w:r>
                <w:t>6</w:t>
              </w:r>
            </w:ins>
          </w:p>
        </w:tc>
        <w:tc>
          <w:tcPr>
            <w:tcW w:w="1136" w:type="dxa"/>
            <w:tcBorders>
              <w:top w:val="single" w:sz="5" w:space="0" w:color="000000"/>
              <w:left w:val="single" w:sz="5" w:space="0" w:color="000000"/>
              <w:bottom w:val="single" w:sz="5" w:space="0" w:color="000000"/>
              <w:right w:val="single" w:sz="5" w:space="0" w:color="000000"/>
            </w:tcBorders>
            <w:tcPrChange w:id="366" w:author="Irfan Tri Raharjo, SE" w:date="2024-12-24T13:18:00Z">
              <w:tcPr>
                <w:tcW w:w="1136" w:type="dxa"/>
                <w:gridSpan w:val="2"/>
                <w:tcBorders>
                  <w:top w:val="single" w:sz="5" w:space="0" w:color="000000"/>
                  <w:left w:val="single" w:sz="5" w:space="0" w:color="000000"/>
                  <w:bottom w:val="single" w:sz="5" w:space="0" w:color="000000"/>
                  <w:right w:val="single" w:sz="5" w:space="0" w:color="000000"/>
                </w:tcBorders>
              </w:tcPr>
            </w:tcPrChange>
          </w:tcPr>
          <w:p w14:paraId="487CFCF4" w14:textId="77777777" w:rsidR="00855DAC" w:rsidRDefault="00B728BE">
            <w:pPr>
              <w:jc w:val="center"/>
              <w:pPrChange w:id="367" w:author="Irfan Tri Raharjo, SE" w:date="2024-12-24T13:01:00Z">
                <w:pPr/>
              </w:pPrChange>
            </w:pPr>
            <w:ins w:id="368" w:author="Irfan Tri Raharjo, SE" w:date="2024-12-24T13:17:00Z">
              <w:r>
                <w:t>37</w:t>
              </w:r>
            </w:ins>
          </w:p>
        </w:tc>
        <w:tc>
          <w:tcPr>
            <w:tcW w:w="2268" w:type="dxa"/>
            <w:tcBorders>
              <w:top w:val="single" w:sz="5" w:space="0" w:color="000000"/>
              <w:left w:val="single" w:sz="5" w:space="0" w:color="000000"/>
              <w:bottom w:val="single" w:sz="5" w:space="0" w:color="000000"/>
              <w:right w:val="single" w:sz="5" w:space="0" w:color="000000"/>
            </w:tcBorders>
            <w:tcPrChange w:id="369" w:author="Irfan Tri Raharjo, SE" w:date="2024-12-24T13:18:00Z">
              <w:tcPr>
                <w:tcW w:w="2268" w:type="dxa"/>
                <w:gridSpan w:val="2"/>
                <w:tcBorders>
                  <w:top w:val="single" w:sz="5" w:space="0" w:color="000000"/>
                  <w:left w:val="single" w:sz="5" w:space="0" w:color="000000"/>
                  <w:bottom w:val="single" w:sz="5" w:space="0" w:color="000000"/>
                  <w:right w:val="single" w:sz="5" w:space="0" w:color="000000"/>
                </w:tcBorders>
              </w:tcPr>
            </w:tcPrChange>
          </w:tcPr>
          <w:p w14:paraId="7E01065C" w14:textId="77777777" w:rsidR="00855DAC" w:rsidRDefault="00B728BE" w:rsidP="00124CB6">
            <w:ins w:id="370" w:author="Irfan Tri Raharjo, SE" w:date="2024-12-24T13:17:00Z">
              <w:r w:rsidRPr="00B728BE">
                <w:t>Sosialisasi hasil tracer study ke dosen dan pimpinan</w:t>
              </w:r>
            </w:ins>
          </w:p>
        </w:tc>
      </w:tr>
      <w:tr w:rsidR="00855DAC" w14:paraId="53E3CF42" w14:textId="77777777" w:rsidTr="00124CB6">
        <w:trPr>
          <w:trHeight w:hRule="exact" w:val="276"/>
        </w:trPr>
        <w:tc>
          <w:tcPr>
            <w:tcW w:w="566" w:type="dxa"/>
            <w:tcBorders>
              <w:top w:val="single" w:sz="5" w:space="0" w:color="000000"/>
              <w:left w:val="single" w:sz="5" w:space="0" w:color="000000"/>
              <w:bottom w:val="single" w:sz="5" w:space="0" w:color="000000"/>
              <w:right w:val="single" w:sz="5" w:space="0" w:color="000000"/>
            </w:tcBorders>
          </w:tcPr>
          <w:p w14:paraId="19A3936C" w14:textId="77777777" w:rsidR="00855DAC" w:rsidRDefault="00855DAC" w:rsidP="00124CB6">
            <w:pPr>
              <w:spacing w:line="220" w:lineRule="exact"/>
              <w:ind w:left="185" w:right="189"/>
              <w:jc w:val="center"/>
              <w:rPr>
                <w:rFonts w:ascii="Arial" w:eastAsia="Arial" w:hAnsi="Arial" w:cs="Arial"/>
              </w:rPr>
            </w:pPr>
            <w:r>
              <w:rPr>
                <w:rFonts w:ascii="Arial" w:eastAsia="Arial" w:hAnsi="Arial" w:cs="Arial"/>
                <w:w w:val="99"/>
              </w:rPr>
              <w:t>7</w:t>
            </w:r>
          </w:p>
        </w:tc>
        <w:tc>
          <w:tcPr>
            <w:tcW w:w="1729" w:type="dxa"/>
            <w:tcBorders>
              <w:top w:val="single" w:sz="5" w:space="0" w:color="000000"/>
              <w:left w:val="single" w:sz="5" w:space="0" w:color="000000"/>
              <w:bottom w:val="single" w:sz="5" w:space="0" w:color="000000"/>
              <w:right w:val="single" w:sz="5" w:space="0" w:color="000000"/>
            </w:tcBorders>
          </w:tcPr>
          <w:p w14:paraId="335B4EBB" w14:textId="77777777" w:rsidR="00855DAC" w:rsidRDefault="00855DAC" w:rsidP="00124CB6">
            <w:pPr>
              <w:spacing w:line="220" w:lineRule="exact"/>
              <w:ind w:left="102"/>
              <w:rPr>
                <w:rFonts w:ascii="Arial" w:eastAsia="Arial" w:hAnsi="Arial" w:cs="Arial"/>
              </w:rPr>
            </w:pPr>
            <w:r>
              <w:rPr>
                <w:rFonts w:ascii="Arial" w:eastAsia="Arial" w:hAnsi="Arial" w:cs="Arial"/>
              </w:rPr>
              <w:t>L</w:t>
            </w:r>
            <w:r>
              <w:rPr>
                <w:rFonts w:ascii="Arial" w:eastAsia="Arial" w:hAnsi="Arial" w:cs="Arial"/>
                <w:spacing w:val="-1"/>
              </w:rPr>
              <w:t>a</w:t>
            </w:r>
            <w:r>
              <w:rPr>
                <w:rFonts w:ascii="Arial" w:eastAsia="Arial" w:hAnsi="Arial" w:cs="Arial"/>
                <w:spacing w:val="1"/>
              </w:rPr>
              <w:t>i</w:t>
            </w:r>
            <w:r>
              <w:rPr>
                <w:rFonts w:ascii="Arial" w:eastAsia="Arial" w:hAnsi="Arial" w:cs="Arial"/>
              </w:rPr>
              <w:t>n</w:t>
            </w:r>
            <w:r>
              <w:rPr>
                <w:rFonts w:ascii="Arial" w:eastAsia="Arial" w:hAnsi="Arial" w:cs="Arial"/>
                <w:spacing w:val="4"/>
              </w:rPr>
              <w:t>n</w:t>
            </w:r>
            <w:r>
              <w:rPr>
                <w:rFonts w:ascii="Arial" w:eastAsia="Arial" w:hAnsi="Arial" w:cs="Arial"/>
                <w:spacing w:val="-4"/>
              </w:rPr>
              <w:t>y</w:t>
            </w:r>
            <w:r>
              <w:rPr>
                <w:rFonts w:ascii="Arial" w:eastAsia="Arial" w:hAnsi="Arial" w:cs="Arial"/>
              </w:rPr>
              <w:t>a:</w:t>
            </w:r>
            <w:r>
              <w:rPr>
                <w:rFonts w:ascii="Arial" w:eastAsia="Arial" w:hAnsi="Arial" w:cs="Arial"/>
                <w:spacing w:val="-7"/>
              </w:rPr>
              <w:t xml:space="preserve"> </w:t>
            </w:r>
            <w:r>
              <w:rPr>
                <w:rFonts w:ascii="Arial" w:eastAsia="Arial" w:hAnsi="Arial" w:cs="Arial"/>
              </w:rPr>
              <w:t>…</w:t>
            </w:r>
          </w:p>
        </w:tc>
        <w:tc>
          <w:tcPr>
            <w:tcW w:w="850" w:type="dxa"/>
            <w:tcBorders>
              <w:top w:val="single" w:sz="5" w:space="0" w:color="000000"/>
              <w:left w:val="single" w:sz="5" w:space="0" w:color="000000"/>
              <w:bottom w:val="single" w:sz="5" w:space="0" w:color="000000"/>
              <w:right w:val="single" w:sz="5" w:space="0" w:color="000000"/>
            </w:tcBorders>
          </w:tcPr>
          <w:p w14:paraId="50E83420" w14:textId="77777777" w:rsidR="00855DAC" w:rsidRDefault="00855DAC" w:rsidP="00124CB6"/>
        </w:tc>
        <w:tc>
          <w:tcPr>
            <w:tcW w:w="852" w:type="dxa"/>
            <w:tcBorders>
              <w:top w:val="single" w:sz="5" w:space="0" w:color="000000"/>
              <w:left w:val="single" w:sz="5" w:space="0" w:color="000000"/>
              <w:bottom w:val="single" w:sz="5" w:space="0" w:color="000000"/>
              <w:right w:val="single" w:sz="5" w:space="0" w:color="000000"/>
            </w:tcBorders>
          </w:tcPr>
          <w:p w14:paraId="77248172" w14:textId="77777777" w:rsidR="00855DAC" w:rsidRDefault="00855DAC" w:rsidP="00124CB6"/>
        </w:tc>
        <w:tc>
          <w:tcPr>
            <w:tcW w:w="1133" w:type="dxa"/>
            <w:tcBorders>
              <w:top w:val="single" w:sz="5" w:space="0" w:color="000000"/>
              <w:left w:val="single" w:sz="5" w:space="0" w:color="000000"/>
              <w:bottom w:val="single" w:sz="5" w:space="0" w:color="000000"/>
              <w:right w:val="single" w:sz="5" w:space="0" w:color="000000"/>
            </w:tcBorders>
          </w:tcPr>
          <w:p w14:paraId="4E86D9BD" w14:textId="77777777" w:rsidR="00855DAC" w:rsidRDefault="00855DAC">
            <w:pPr>
              <w:jc w:val="center"/>
              <w:pPrChange w:id="371" w:author="Irfan Tri Raharjo, SE" w:date="2024-12-24T13:01:00Z">
                <w:pPr/>
              </w:pPrChange>
            </w:pPr>
          </w:p>
        </w:tc>
        <w:tc>
          <w:tcPr>
            <w:tcW w:w="1136" w:type="dxa"/>
            <w:tcBorders>
              <w:top w:val="single" w:sz="5" w:space="0" w:color="000000"/>
              <w:left w:val="single" w:sz="5" w:space="0" w:color="000000"/>
              <w:bottom w:val="single" w:sz="5" w:space="0" w:color="000000"/>
              <w:right w:val="single" w:sz="5" w:space="0" w:color="000000"/>
            </w:tcBorders>
          </w:tcPr>
          <w:p w14:paraId="265C1415" w14:textId="77777777" w:rsidR="00855DAC" w:rsidRDefault="00855DAC">
            <w:pPr>
              <w:jc w:val="center"/>
              <w:pPrChange w:id="372" w:author="Irfan Tri Raharjo, SE" w:date="2024-12-24T13:01:00Z">
                <w:pPr/>
              </w:pPrChange>
            </w:pPr>
          </w:p>
        </w:tc>
        <w:tc>
          <w:tcPr>
            <w:tcW w:w="2268" w:type="dxa"/>
            <w:tcBorders>
              <w:top w:val="single" w:sz="5" w:space="0" w:color="000000"/>
              <w:left w:val="single" w:sz="5" w:space="0" w:color="000000"/>
              <w:bottom w:val="single" w:sz="5" w:space="0" w:color="000000"/>
              <w:right w:val="single" w:sz="5" w:space="0" w:color="000000"/>
            </w:tcBorders>
          </w:tcPr>
          <w:p w14:paraId="357B3D1A" w14:textId="77777777" w:rsidR="00855DAC" w:rsidRDefault="00855DAC" w:rsidP="00124CB6"/>
        </w:tc>
      </w:tr>
    </w:tbl>
    <w:p w14:paraId="6592F562" w14:textId="77777777" w:rsidR="00855DAC" w:rsidRDefault="00855DAC" w:rsidP="00855DAC">
      <w:pPr>
        <w:spacing w:line="280" w:lineRule="exact"/>
        <w:rPr>
          <w:sz w:val="28"/>
          <w:szCs w:val="28"/>
        </w:rPr>
      </w:pPr>
    </w:p>
    <w:p w14:paraId="546F911F" w14:textId="77777777" w:rsidR="0032791A" w:rsidRDefault="0032791A" w:rsidP="00855DAC">
      <w:pPr>
        <w:spacing w:before="29"/>
        <w:ind w:left="576" w:right="72"/>
        <w:jc w:val="both"/>
        <w:rPr>
          <w:ins w:id="373" w:author="IRFAN TRI RAHARJO" w:date="2024-12-29T02:19:00Z" w16du:dateUtc="2024-12-28T19:19:00Z"/>
          <w:rFonts w:ascii="Arial" w:eastAsia="Arial" w:hAnsi="Arial" w:cs="Arial"/>
          <w:i/>
          <w:color w:val="5B9BD5" w:themeColor="accent1"/>
          <w:sz w:val="24"/>
          <w:szCs w:val="24"/>
        </w:rPr>
        <w:sectPr w:rsidR="0032791A">
          <w:pgSz w:w="11920" w:h="16840"/>
          <w:pgMar w:top="1560" w:right="1140" w:bottom="280" w:left="1440" w:header="0" w:footer="821" w:gutter="0"/>
          <w:cols w:space="720"/>
        </w:sectPr>
      </w:pPr>
    </w:p>
    <w:p w14:paraId="51DCABB5" w14:textId="77777777" w:rsidR="00855DAC" w:rsidRPr="00DB0FF4" w:rsidRDefault="00855DAC" w:rsidP="00855DAC">
      <w:pPr>
        <w:spacing w:before="29"/>
        <w:ind w:left="576" w:right="72"/>
        <w:jc w:val="both"/>
        <w:rPr>
          <w:rFonts w:ascii="Arial" w:eastAsia="Arial" w:hAnsi="Arial" w:cs="Arial"/>
          <w:i/>
          <w:color w:val="5B9BD5" w:themeColor="accent1"/>
          <w:sz w:val="24"/>
          <w:szCs w:val="24"/>
        </w:rPr>
      </w:pPr>
      <w:r w:rsidRPr="00DB0FF4">
        <w:rPr>
          <w:rFonts w:ascii="Arial" w:eastAsia="Arial" w:hAnsi="Arial" w:cs="Arial"/>
          <w:i/>
          <w:color w:val="5B9BD5" w:themeColor="accent1"/>
          <w:sz w:val="24"/>
          <w:szCs w:val="24"/>
        </w:rPr>
        <w:lastRenderedPageBreak/>
        <w:t>U</w:t>
      </w:r>
      <w:r w:rsidRPr="00DB0FF4">
        <w:rPr>
          <w:rFonts w:ascii="Arial" w:eastAsia="Arial" w:hAnsi="Arial" w:cs="Arial"/>
          <w:i/>
          <w:color w:val="5B9BD5" w:themeColor="accent1"/>
          <w:spacing w:val="-1"/>
          <w:sz w:val="24"/>
          <w:szCs w:val="24"/>
        </w:rPr>
        <w:t>r</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ikan</w:t>
      </w:r>
      <w:r w:rsidRPr="00DB0FF4">
        <w:rPr>
          <w:rFonts w:ascii="Arial" w:eastAsia="Arial" w:hAnsi="Arial" w:cs="Arial"/>
          <w:i/>
          <w:color w:val="5B9BD5" w:themeColor="accent1"/>
          <w:spacing w:val="-12"/>
          <w:sz w:val="24"/>
          <w:szCs w:val="24"/>
        </w:rPr>
        <w:t xml:space="preserve"> </w:t>
      </w:r>
      <w:r w:rsidRPr="00DB0FF4">
        <w:rPr>
          <w:rFonts w:ascii="Arial" w:eastAsia="Arial" w:hAnsi="Arial" w:cs="Arial"/>
          <w:i/>
          <w:color w:val="5B9BD5" w:themeColor="accent1"/>
          <w:sz w:val="24"/>
          <w:szCs w:val="24"/>
        </w:rPr>
        <w:t>sist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m</w:t>
      </w:r>
      <w:r w:rsidRPr="00DB0FF4">
        <w:rPr>
          <w:rFonts w:ascii="Arial" w:eastAsia="Arial" w:hAnsi="Arial" w:cs="Arial"/>
          <w:i/>
          <w:color w:val="5B9BD5" w:themeColor="accent1"/>
          <w:spacing w:val="-12"/>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ran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3"/>
          <w:sz w:val="24"/>
          <w:szCs w:val="24"/>
        </w:rPr>
        <w:t xml:space="preserve"> </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3"/>
          <w:sz w:val="24"/>
          <w:szCs w:val="24"/>
        </w:rPr>
        <w:t>l</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h</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5"/>
          <w:sz w:val="24"/>
          <w:szCs w:val="24"/>
        </w:rPr>
        <w:t xml:space="preserve"> </w:t>
      </w:r>
      <w:r w:rsidRPr="00DB0FF4">
        <w:rPr>
          <w:rFonts w:ascii="Arial" w:eastAsia="Arial" w:hAnsi="Arial" w:cs="Arial"/>
          <w:i/>
          <w:color w:val="5B9BD5" w:themeColor="accent1"/>
          <w:sz w:val="24"/>
          <w:szCs w:val="24"/>
        </w:rPr>
        <w:t>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4"/>
          <w:sz w:val="24"/>
          <w:szCs w:val="24"/>
        </w:rPr>
        <w:t xml:space="preserve"> </w:t>
      </w:r>
      <w:r w:rsidRPr="00DB0FF4">
        <w:rPr>
          <w:rFonts w:ascii="Arial" w:eastAsia="Arial" w:hAnsi="Arial" w:cs="Arial"/>
          <w:i/>
          <w:color w:val="5B9BD5" w:themeColor="accent1"/>
          <w:spacing w:val="1"/>
          <w:sz w:val="24"/>
          <w:szCs w:val="24"/>
        </w:rPr>
        <w:t>men</w:t>
      </w:r>
      <w:r w:rsidRPr="00DB0FF4">
        <w:rPr>
          <w:rFonts w:ascii="Arial" w:eastAsia="Arial" w:hAnsi="Arial" w:cs="Arial"/>
          <w:i/>
          <w:color w:val="5B9BD5" w:themeColor="accent1"/>
          <w:sz w:val="24"/>
          <w:szCs w:val="24"/>
        </w:rPr>
        <w:t>c</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z w:val="24"/>
          <w:szCs w:val="24"/>
        </w:rPr>
        <w:t>:</w:t>
      </w:r>
    </w:p>
    <w:p w14:paraId="19B4294E" w14:textId="77777777" w:rsidR="00855DAC" w:rsidRDefault="00855DAC" w:rsidP="00855DAC">
      <w:pPr>
        <w:spacing w:before="41" w:line="276" w:lineRule="auto"/>
        <w:ind w:left="576" w:right="67"/>
        <w:jc w:val="both"/>
        <w:rPr>
          <w:ins w:id="374" w:author="Irfan Tri Raharjo, SE" w:date="2024-12-23T14:44:00Z"/>
          <w:rFonts w:ascii="Arial" w:eastAsia="Arial" w:hAnsi="Arial" w:cs="Arial"/>
          <w:i/>
          <w:color w:val="5B9BD5" w:themeColor="accent1"/>
          <w:sz w:val="24"/>
          <w:szCs w:val="24"/>
        </w:rPr>
      </w:pPr>
      <w:r w:rsidRPr="00DB0FF4">
        <w:rPr>
          <w:rFonts w:ascii="Arial" w:eastAsia="Arial" w:hAnsi="Arial" w:cs="Arial"/>
          <w:i/>
          <w:color w:val="5B9BD5" w:themeColor="accent1"/>
          <w:spacing w:val="1"/>
          <w:sz w:val="24"/>
          <w:szCs w:val="24"/>
        </w:rPr>
        <w:t>1</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z w:val="24"/>
          <w:szCs w:val="24"/>
        </w:rPr>
        <w:t>ins</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rumen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una</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2</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laks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4"/>
          <w:sz w:val="24"/>
          <w:szCs w:val="24"/>
        </w:rPr>
        <w:t xml:space="preserve"> </w:t>
      </w:r>
      <w:r w:rsidRPr="00DB0FF4">
        <w:rPr>
          <w:rFonts w:ascii="Arial" w:eastAsia="Arial" w:hAnsi="Arial" w:cs="Arial"/>
          <w:i/>
          <w:color w:val="5B9BD5" w:themeColor="accent1"/>
          <w:spacing w:val="1"/>
          <w:sz w:val="24"/>
          <w:szCs w:val="24"/>
        </w:rPr>
        <w:t>3</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re</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3"/>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sis</w:t>
      </w:r>
      <w:r w:rsidRPr="00DB0FF4">
        <w:rPr>
          <w:rFonts w:ascii="Arial" w:eastAsia="Arial" w:hAnsi="Arial" w:cs="Arial"/>
          <w:i/>
          <w:color w:val="5B9BD5" w:themeColor="accent1"/>
          <w:spacing w:val="-5"/>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pacing w:val="-1"/>
          <w:sz w:val="24"/>
          <w:szCs w:val="24"/>
        </w:rPr>
        <w:t>4</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f</w:t>
      </w:r>
      <w:r w:rsidRPr="00DB0FF4">
        <w:rPr>
          <w:rFonts w:ascii="Arial" w:eastAsia="Arial" w:hAnsi="Arial" w:cs="Arial"/>
          <w:i/>
          <w:color w:val="5B9BD5" w:themeColor="accent1"/>
          <w:spacing w:val="1"/>
          <w:sz w:val="24"/>
          <w:szCs w:val="24"/>
        </w:rPr>
        <w:t>aa</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un</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m</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1"/>
          <w:sz w:val="24"/>
          <w:szCs w:val="24"/>
        </w:rPr>
        <w:t>l</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2"/>
          <w:sz w:val="24"/>
          <w:szCs w:val="24"/>
        </w:rPr>
        <w:t>k</w:t>
      </w:r>
      <w:r w:rsidRPr="00DB0FF4">
        <w:rPr>
          <w:rFonts w:ascii="Arial" w:eastAsia="Arial" w:hAnsi="Arial" w:cs="Arial"/>
          <w:i/>
          <w:color w:val="5B9BD5" w:themeColor="accent1"/>
          <w:spacing w:val="1"/>
          <w:sz w:val="24"/>
          <w:szCs w:val="24"/>
        </w:rPr>
        <w:t>ep</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3"/>
          <w:sz w:val="24"/>
          <w:szCs w:val="24"/>
        </w:rPr>
        <w:t>t</w:t>
      </w:r>
      <w:r w:rsidRPr="00DB0FF4">
        <w:rPr>
          <w:rFonts w:ascii="Arial" w:eastAsia="Arial" w:hAnsi="Arial" w:cs="Arial"/>
          <w:i/>
          <w:color w:val="5B9BD5" w:themeColor="accent1"/>
          <w:sz w:val="24"/>
          <w:szCs w:val="24"/>
        </w:rPr>
        <w:t>a</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1"/>
          <w:sz w:val="24"/>
          <w:szCs w:val="24"/>
        </w:rPr>
        <w:t>5</w:t>
      </w:r>
      <w:r w:rsidRPr="00DB0FF4">
        <w:rPr>
          <w:rFonts w:ascii="Arial" w:eastAsia="Arial" w:hAnsi="Arial" w:cs="Arial"/>
          <w:i/>
          <w:color w:val="5B9BD5" w:themeColor="accent1"/>
          <w:sz w:val="24"/>
          <w:szCs w:val="24"/>
        </w:rPr>
        <w:t xml:space="preserve">) </w:t>
      </w:r>
      <w:r w:rsidRPr="00DB0FF4">
        <w:rPr>
          <w:rFonts w:ascii="Arial" w:eastAsia="Arial" w:hAnsi="Arial" w:cs="Arial"/>
          <w:i/>
          <w:color w:val="5B9BD5" w:themeColor="accent1"/>
          <w:spacing w:val="-1"/>
          <w:sz w:val="24"/>
          <w:szCs w:val="24"/>
        </w:rPr>
        <w:t>um</w:t>
      </w:r>
      <w:r w:rsidRPr="00DB0FF4">
        <w:rPr>
          <w:rFonts w:ascii="Arial" w:eastAsia="Arial" w:hAnsi="Arial" w:cs="Arial"/>
          <w:i/>
          <w:color w:val="5B9BD5" w:themeColor="accent1"/>
          <w:spacing w:val="1"/>
          <w:sz w:val="24"/>
          <w:szCs w:val="24"/>
        </w:rPr>
        <w:t>pa</w:t>
      </w:r>
      <w:r w:rsidRPr="00DB0FF4">
        <w:rPr>
          <w:rFonts w:ascii="Arial" w:eastAsia="Arial" w:hAnsi="Arial" w:cs="Arial"/>
          <w:i/>
          <w:color w:val="5B9BD5" w:themeColor="accent1"/>
          <w:sz w:val="24"/>
          <w:szCs w:val="24"/>
        </w:rPr>
        <w:t xml:space="preserve">n </w:t>
      </w:r>
      <w:r w:rsidRPr="00DB0FF4">
        <w:rPr>
          <w:rFonts w:ascii="Arial" w:eastAsia="Arial" w:hAnsi="Arial" w:cs="Arial"/>
          <w:i/>
          <w:color w:val="5B9BD5" w:themeColor="accent1"/>
          <w:spacing w:val="1"/>
          <w:sz w:val="24"/>
          <w:szCs w:val="24"/>
        </w:rPr>
        <w:t>b</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 xml:space="preserve"> 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2"/>
          <w:sz w:val="24"/>
          <w:szCs w:val="24"/>
        </w:rPr>
        <w:t>i</w:t>
      </w:r>
      <w:r w:rsidRPr="00DB0FF4">
        <w:rPr>
          <w:rFonts w:ascii="Arial" w:eastAsia="Arial" w:hAnsi="Arial" w:cs="Arial"/>
          <w:i/>
          <w:color w:val="5B9BD5" w:themeColor="accent1"/>
          <w:spacing w:val="1"/>
          <w:sz w:val="24"/>
          <w:szCs w:val="24"/>
        </w:rPr>
        <w:t>nd</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 la</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z w:val="24"/>
          <w:szCs w:val="24"/>
        </w:rPr>
        <w:t>ju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w:t>
      </w:r>
    </w:p>
    <w:p w14:paraId="2FA1540D" w14:textId="77777777" w:rsidR="009E13A8" w:rsidRDefault="009E13A8">
      <w:pPr>
        <w:pStyle w:val="ListParagraph"/>
        <w:numPr>
          <w:ilvl w:val="0"/>
          <w:numId w:val="35"/>
        </w:numPr>
        <w:spacing w:before="41" w:line="276" w:lineRule="auto"/>
        <w:ind w:right="67"/>
        <w:jc w:val="both"/>
        <w:rPr>
          <w:ins w:id="375" w:author="Irfan Tri Raharjo, SE" w:date="2024-12-24T08:15:00Z"/>
          <w:rFonts w:ascii="Arial" w:eastAsia="Arial" w:hAnsi="Arial" w:cs="Arial"/>
          <w:color w:val="5B9BD5" w:themeColor="accent1"/>
          <w:sz w:val="24"/>
          <w:szCs w:val="24"/>
        </w:rPr>
        <w:pPrChange w:id="376" w:author="Irfan Tri Raharjo, SE" w:date="2024-12-23T14:45:00Z">
          <w:pPr>
            <w:spacing w:before="41" w:line="276" w:lineRule="auto"/>
            <w:ind w:left="576" w:right="67"/>
            <w:jc w:val="both"/>
          </w:pPr>
        </w:pPrChange>
      </w:pPr>
      <w:ins w:id="377" w:author="Irfan Tri Raharjo, SE" w:date="2024-12-23T14:45:00Z">
        <w:r w:rsidRPr="009E13A8">
          <w:rPr>
            <w:rFonts w:ascii="Arial" w:eastAsia="Arial" w:hAnsi="Arial" w:cs="Arial"/>
            <w:color w:val="5B9BD5" w:themeColor="accent1"/>
            <w:sz w:val="24"/>
            <w:szCs w:val="24"/>
            <w:rPrChange w:id="378" w:author="Irfan Tri Raharjo, SE" w:date="2024-12-23T14:45:00Z">
              <w:rPr>
                <w:rFonts w:eastAsia="Arial"/>
              </w:rPr>
            </w:rPrChange>
          </w:rPr>
          <w:t>Instrumen yang digunakan</w:t>
        </w:r>
      </w:ins>
    </w:p>
    <w:p w14:paraId="5B2251D6" w14:textId="77777777" w:rsidR="00884A8D" w:rsidRDefault="00884A8D">
      <w:pPr>
        <w:pStyle w:val="ListParagraph"/>
        <w:spacing w:before="41" w:line="276" w:lineRule="auto"/>
        <w:ind w:left="1296" w:right="67"/>
        <w:jc w:val="both"/>
        <w:rPr>
          <w:ins w:id="379" w:author="Irfan Tri Raharjo, SE" w:date="2024-12-24T13:22:00Z"/>
          <w:rFonts w:ascii="Arial" w:eastAsia="Arial" w:hAnsi="Arial" w:cs="Arial"/>
          <w:color w:val="5B9BD5" w:themeColor="accent1"/>
          <w:sz w:val="24"/>
          <w:szCs w:val="24"/>
        </w:rPr>
        <w:pPrChange w:id="380" w:author="Irfan Tri Raharjo, SE" w:date="2024-12-24T08:15:00Z">
          <w:pPr>
            <w:spacing w:before="41" w:line="276" w:lineRule="auto"/>
            <w:ind w:left="576" w:right="67"/>
            <w:jc w:val="both"/>
          </w:pPr>
        </w:pPrChange>
      </w:pPr>
      <w:ins w:id="381" w:author="Irfan Tri Raharjo, SE" w:date="2024-12-24T08:20:00Z">
        <w:r>
          <w:rPr>
            <w:rFonts w:ascii="Arial" w:eastAsia="Arial" w:hAnsi="Arial" w:cs="Arial"/>
            <w:color w:val="5B9BD5" w:themeColor="accent1"/>
            <w:sz w:val="24"/>
            <w:szCs w:val="24"/>
          </w:rPr>
          <w:t xml:space="preserve">Universitas Ma Chung saat ini menerapkan sistem penjaminan mutu </w:t>
        </w:r>
      </w:ins>
      <w:ins w:id="382" w:author="Irfan Tri Raharjo, SE" w:date="2024-12-24T08:21:00Z">
        <w:r>
          <w:rPr>
            <w:rFonts w:ascii="Arial" w:eastAsia="Arial" w:hAnsi="Arial" w:cs="Arial"/>
            <w:color w:val="5B9BD5" w:themeColor="accent1"/>
            <w:sz w:val="24"/>
            <w:szCs w:val="24"/>
          </w:rPr>
          <w:t xml:space="preserve">yang </w:t>
        </w:r>
      </w:ins>
      <w:ins w:id="383" w:author="Irfan Tri Raharjo, SE" w:date="2024-12-24T08:23:00Z">
        <w:r>
          <w:rPr>
            <w:rFonts w:ascii="Arial" w:eastAsia="Arial" w:hAnsi="Arial" w:cs="Arial"/>
            <w:color w:val="5B9BD5" w:themeColor="accent1"/>
            <w:sz w:val="24"/>
            <w:szCs w:val="24"/>
          </w:rPr>
          <w:t xml:space="preserve">berfokus pada hasil pendidikan dan capaian pembelajaran mahasiswa. </w:t>
        </w:r>
      </w:ins>
      <w:ins w:id="384" w:author="Irfan Tri Raharjo, SE" w:date="2024-12-24T08:26:00Z">
        <w:r>
          <w:rPr>
            <w:rFonts w:ascii="Arial" w:eastAsia="Arial" w:hAnsi="Arial" w:cs="Arial"/>
            <w:color w:val="5B9BD5" w:themeColor="accent1"/>
            <w:sz w:val="24"/>
            <w:szCs w:val="24"/>
          </w:rPr>
          <w:t>Guna mencapai hasil tersebut diperlukan penilaian yang terus menerus untuk memberikan umpan balik yang konstruktif.</w:t>
        </w:r>
      </w:ins>
      <w:ins w:id="385" w:author="Irfan Tri Raharjo, SE" w:date="2024-12-24T13:19:00Z">
        <w:r w:rsidR="0086495B">
          <w:rPr>
            <w:rFonts w:ascii="Arial" w:eastAsia="Arial" w:hAnsi="Arial" w:cs="Arial"/>
            <w:color w:val="5B9BD5" w:themeColor="accent1"/>
            <w:sz w:val="24"/>
            <w:szCs w:val="24"/>
          </w:rPr>
          <w:t xml:space="preserve"> </w:t>
        </w:r>
      </w:ins>
      <w:ins w:id="386" w:author="Irfan Tri Raharjo, SE" w:date="2024-12-24T13:20:00Z">
        <w:r w:rsidR="0086495B">
          <w:rPr>
            <w:rFonts w:ascii="Arial" w:eastAsia="Arial" w:hAnsi="Arial" w:cs="Arial"/>
            <w:color w:val="5B9BD5" w:themeColor="accent1"/>
            <w:sz w:val="24"/>
            <w:szCs w:val="24"/>
          </w:rPr>
          <w:t xml:space="preserve">Pengukuran kepuasan </w:t>
        </w:r>
      </w:ins>
      <w:ins w:id="387" w:author="Irfan Tri Raharjo, SE" w:date="2024-12-24T13:21:00Z">
        <w:r w:rsidR="0086495B">
          <w:rPr>
            <w:rFonts w:ascii="Arial" w:eastAsia="Arial" w:hAnsi="Arial" w:cs="Arial"/>
            <w:color w:val="5B9BD5" w:themeColor="accent1"/>
            <w:sz w:val="24"/>
            <w:szCs w:val="24"/>
          </w:rPr>
          <w:t>dilakukan secara berkala dengan menggunakan instrumen sebagai berikut</w:t>
        </w:r>
      </w:ins>
      <w:ins w:id="388" w:author="Irfan Tri Raharjo, SE" w:date="2024-12-24T13:22:00Z">
        <w:r w:rsidR="0086495B">
          <w:rPr>
            <w:rFonts w:ascii="Arial" w:eastAsia="Arial" w:hAnsi="Arial" w:cs="Arial"/>
            <w:color w:val="5B9BD5" w:themeColor="accent1"/>
            <w:sz w:val="24"/>
            <w:szCs w:val="24"/>
          </w:rPr>
          <w:t>:</w:t>
        </w:r>
      </w:ins>
    </w:p>
    <w:p w14:paraId="4EAA53C9" w14:textId="77777777" w:rsidR="0086495B" w:rsidRDefault="0086495B">
      <w:pPr>
        <w:pStyle w:val="ListParagraph"/>
        <w:numPr>
          <w:ilvl w:val="0"/>
          <w:numId w:val="37"/>
        </w:numPr>
        <w:spacing w:before="41" w:line="276" w:lineRule="auto"/>
        <w:ind w:right="67"/>
        <w:jc w:val="both"/>
        <w:rPr>
          <w:ins w:id="389" w:author="Irfan Tri Raharjo, SE" w:date="2024-12-24T13:25:00Z"/>
          <w:rFonts w:ascii="Arial" w:eastAsia="Arial" w:hAnsi="Arial" w:cs="Arial"/>
          <w:color w:val="5B9BD5" w:themeColor="accent1"/>
          <w:sz w:val="24"/>
          <w:szCs w:val="24"/>
        </w:rPr>
        <w:pPrChange w:id="390" w:author="Irfan Tri Raharjo, SE" w:date="2024-12-24T13:22:00Z">
          <w:pPr>
            <w:spacing w:before="41" w:line="276" w:lineRule="auto"/>
            <w:ind w:left="576" w:right="67"/>
            <w:jc w:val="both"/>
          </w:pPr>
        </w:pPrChange>
      </w:pPr>
      <w:ins w:id="391" w:author="Irfan Tri Raharjo, SE" w:date="2024-12-24T13:22:00Z">
        <w:r>
          <w:rPr>
            <w:rFonts w:ascii="Arial" w:eastAsia="Arial" w:hAnsi="Arial" w:cs="Arial"/>
            <w:color w:val="5B9BD5" w:themeColor="accent1"/>
            <w:sz w:val="24"/>
            <w:szCs w:val="24"/>
          </w:rPr>
          <w:t xml:space="preserve">Pengukuran </w:t>
        </w:r>
      </w:ins>
      <w:ins w:id="392" w:author="Irfan Tri Raharjo, SE" w:date="2024-12-24T13:23:00Z">
        <w:r>
          <w:rPr>
            <w:rFonts w:ascii="Arial" w:eastAsia="Arial" w:hAnsi="Arial" w:cs="Arial"/>
            <w:color w:val="5B9BD5" w:themeColor="accent1"/>
            <w:sz w:val="24"/>
            <w:szCs w:val="24"/>
          </w:rPr>
          <w:t>Tingkat Kepuasan Mahasiswa</w:t>
        </w:r>
      </w:ins>
    </w:p>
    <w:p w14:paraId="775D2613" w14:textId="77777777" w:rsidR="0086495B" w:rsidRDefault="008C4394">
      <w:pPr>
        <w:pStyle w:val="ListParagraph"/>
        <w:spacing w:before="41" w:line="276" w:lineRule="auto"/>
        <w:ind w:left="2016" w:right="67"/>
        <w:jc w:val="both"/>
        <w:rPr>
          <w:ins w:id="393" w:author="Irfan Tri Raharjo, SE" w:date="2024-12-24T13:56:00Z"/>
          <w:rFonts w:ascii="Arial" w:eastAsia="Arial" w:hAnsi="Arial" w:cs="Arial"/>
          <w:color w:val="5B9BD5" w:themeColor="accent1"/>
          <w:sz w:val="24"/>
          <w:szCs w:val="24"/>
        </w:rPr>
        <w:pPrChange w:id="394" w:author="Irfan Tri Raharjo, SE" w:date="2024-12-24T13:25:00Z">
          <w:pPr>
            <w:spacing w:before="41" w:line="276" w:lineRule="auto"/>
            <w:ind w:left="576" w:right="67"/>
            <w:jc w:val="both"/>
          </w:pPr>
        </w:pPrChange>
      </w:pPr>
      <w:ins w:id="395" w:author="Irfan Tri Raharjo, SE" w:date="2024-12-24T13:43:00Z">
        <w:r>
          <w:rPr>
            <w:rFonts w:ascii="Arial" w:eastAsia="Arial" w:hAnsi="Arial" w:cs="Arial"/>
            <w:color w:val="5B9BD5" w:themeColor="accent1"/>
            <w:sz w:val="24"/>
            <w:szCs w:val="24"/>
          </w:rPr>
          <w:t xml:space="preserve">Instrumen evaluasi perkuliahan tidak hanya berfokus pada pengukuran kepuasan mahasiswa terhadap perkuliahan, namun terdapat </w:t>
        </w:r>
      </w:ins>
      <w:ins w:id="396" w:author="Irfan Tri Raharjo, SE" w:date="2024-12-24T13:45:00Z">
        <w:r>
          <w:rPr>
            <w:rFonts w:ascii="Arial" w:eastAsia="Arial" w:hAnsi="Arial" w:cs="Arial"/>
            <w:color w:val="5B9BD5" w:themeColor="accent1"/>
            <w:sz w:val="24"/>
            <w:szCs w:val="24"/>
          </w:rPr>
          <w:t xml:space="preserve">pula </w:t>
        </w:r>
      </w:ins>
      <w:ins w:id="397" w:author="Irfan Tri Raharjo, SE" w:date="2024-12-24T13:44:00Z">
        <w:r>
          <w:rPr>
            <w:rFonts w:ascii="Arial" w:eastAsia="Arial" w:hAnsi="Arial" w:cs="Arial"/>
            <w:color w:val="5B9BD5" w:themeColor="accent1"/>
            <w:sz w:val="24"/>
            <w:szCs w:val="24"/>
          </w:rPr>
          <w:t>aspek lain</w:t>
        </w:r>
      </w:ins>
      <w:ins w:id="398" w:author="Irfan Tri Raharjo, SE" w:date="2024-12-24T14:07:00Z">
        <w:r w:rsidR="003A6E8A">
          <w:rPr>
            <w:rFonts w:ascii="Arial" w:eastAsia="Arial" w:hAnsi="Arial" w:cs="Arial"/>
            <w:color w:val="5B9BD5" w:themeColor="accent1"/>
            <w:sz w:val="24"/>
            <w:szCs w:val="24"/>
          </w:rPr>
          <w:t xml:space="preserve"> yang diukur menggunakan rubrik penilaian</w:t>
        </w:r>
      </w:ins>
      <w:ins w:id="399" w:author="Irfan Tri Raharjo, SE" w:date="2024-12-24T13:44:00Z">
        <w:r>
          <w:rPr>
            <w:rFonts w:ascii="Arial" w:eastAsia="Arial" w:hAnsi="Arial" w:cs="Arial"/>
            <w:color w:val="5B9BD5" w:themeColor="accent1"/>
            <w:sz w:val="24"/>
            <w:szCs w:val="24"/>
          </w:rPr>
          <w:t>.</w:t>
        </w:r>
      </w:ins>
      <w:ins w:id="400" w:author="Irfan Tri Raharjo, SE" w:date="2024-12-24T13:45:00Z">
        <w:r>
          <w:rPr>
            <w:rFonts w:ascii="Arial" w:eastAsia="Arial" w:hAnsi="Arial" w:cs="Arial"/>
            <w:color w:val="5B9BD5" w:themeColor="accent1"/>
            <w:sz w:val="24"/>
            <w:szCs w:val="24"/>
          </w:rPr>
          <w:t xml:space="preserve"> Pertama, aspek </w:t>
        </w:r>
      </w:ins>
      <w:ins w:id="401" w:author="Irfan Tri Raharjo, SE" w:date="2024-12-24T13:46:00Z">
        <w:r>
          <w:rPr>
            <w:rFonts w:ascii="Arial" w:eastAsia="Arial" w:hAnsi="Arial" w:cs="Arial"/>
            <w:color w:val="5B9BD5" w:themeColor="accent1"/>
            <w:sz w:val="24"/>
            <w:szCs w:val="24"/>
          </w:rPr>
          <w:t>k</w:t>
        </w:r>
      </w:ins>
      <w:ins w:id="402" w:author="Irfan Tri Raharjo, SE" w:date="2024-12-24T13:45:00Z">
        <w:r>
          <w:rPr>
            <w:rFonts w:ascii="Arial" w:eastAsia="Arial" w:hAnsi="Arial" w:cs="Arial"/>
            <w:color w:val="5B9BD5" w:themeColor="accent1"/>
            <w:sz w:val="24"/>
            <w:szCs w:val="24"/>
          </w:rPr>
          <w:t>onteks</w:t>
        </w:r>
      </w:ins>
      <w:ins w:id="403" w:author="Irfan Tri Raharjo, SE" w:date="2024-12-24T13:46:00Z">
        <w:r>
          <w:rPr>
            <w:rFonts w:ascii="Arial" w:eastAsia="Arial" w:hAnsi="Arial" w:cs="Arial"/>
            <w:color w:val="5B9BD5" w:themeColor="accent1"/>
            <w:sz w:val="24"/>
            <w:szCs w:val="24"/>
          </w:rPr>
          <w:t xml:space="preserve"> yang mengukur faktor-faktor yang mendukung lingkungan pembelajaran seperti perencanaan pembelajaran, </w:t>
        </w:r>
      </w:ins>
      <w:ins w:id="404" w:author="Irfan Tri Raharjo, SE" w:date="2024-12-24T13:47:00Z">
        <w:r>
          <w:rPr>
            <w:rFonts w:ascii="Arial" w:eastAsia="Arial" w:hAnsi="Arial" w:cs="Arial"/>
            <w:color w:val="5B9BD5" w:themeColor="accent1"/>
            <w:sz w:val="24"/>
            <w:szCs w:val="24"/>
          </w:rPr>
          <w:t>informasi jadwal perkuliahan,</w:t>
        </w:r>
      </w:ins>
      <w:ins w:id="405" w:author="Irfan Tri Raharjo, SE" w:date="2024-12-24T13:46:00Z">
        <w:r>
          <w:rPr>
            <w:rFonts w:ascii="Arial" w:eastAsia="Arial" w:hAnsi="Arial" w:cs="Arial"/>
            <w:color w:val="5B9BD5" w:themeColor="accent1"/>
            <w:sz w:val="24"/>
            <w:szCs w:val="24"/>
          </w:rPr>
          <w:t xml:space="preserve"> silabus</w:t>
        </w:r>
      </w:ins>
      <w:ins w:id="406" w:author="Irfan Tri Raharjo, SE" w:date="2024-12-24T13:47:00Z">
        <w:r>
          <w:rPr>
            <w:rFonts w:ascii="Arial" w:eastAsia="Arial" w:hAnsi="Arial" w:cs="Arial"/>
            <w:color w:val="5B9BD5" w:themeColor="accent1"/>
            <w:sz w:val="24"/>
            <w:szCs w:val="24"/>
          </w:rPr>
          <w:t xml:space="preserve">, </w:t>
        </w:r>
      </w:ins>
      <w:ins w:id="407" w:author="Irfan Tri Raharjo, SE" w:date="2024-12-24T13:48:00Z">
        <w:r>
          <w:rPr>
            <w:rFonts w:ascii="Arial" w:eastAsia="Arial" w:hAnsi="Arial" w:cs="Arial"/>
            <w:color w:val="5B9BD5" w:themeColor="accent1"/>
            <w:sz w:val="24"/>
            <w:szCs w:val="24"/>
          </w:rPr>
          <w:t xml:space="preserve">hingga </w:t>
        </w:r>
      </w:ins>
      <w:ins w:id="408" w:author="Irfan Tri Raharjo, SE" w:date="2024-12-24T13:47:00Z">
        <w:r>
          <w:rPr>
            <w:rFonts w:ascii="Arial" w:eastAsia="Arial" w:hAnsi="Arial" w:cs="Arial"/>
            <w:color w:val="5B9BD5" w:themeColor="accent1"/>
            <w:sz w:val="24"/>
            <w:szCs w:val="24"/>
          </w:rPr>
          <w:t>rencana tugas dan evaluasi</w:t>
        </w:r>
      </w:ins>
      <w:ins w:id="409" w:author="Irfan Tri Raharjo, SE" w:date="2024-12-24T13:48:00Z">
        <w:r>
          <w:rPr>
            <w:rFonts w:ascii="Arial" w:eastAsia="Arial" w:hAnsi="Arial" w:cs="Arial"/>
            <w:color w:val="5B9BD5" w:themeColor="accent1"/>
            <w:sz w:val="24"/>
            <w:szCs w:val="24"/>
          </w:rPr>
          <w:t xml:space="preserve">. Indikator ini mencakup seberapa baik persiapan/perencanaan dosen dan institusi dalam proses pembelajaran. </w:t>
        </w:r>
      </w:ins>
      <w:ins w:id="410" w:author="Irfan Tri Raharjo, SE" w:date="2024-12-24T13:49:00Z">
        <w:r>
          <w:rPr>
            <w:rFonts w:ascii="Arial" w:eastAsia="Arial" w:hAnsi="Arial" w:cs="Arial"/>
            <w:color w:val="5B9BD5" w:themeColor="accent1"/>
            <w:sz w:val="24"/>
            <w:szCs w:val="24"/>
          </w:rPr>
          <w:t>Kedua, aspek input</w:t>
        </w:r>
      </w:ins>
      <w:ins w:id="411" w:author="Irfan Tri Raharjo, SE" w:date="2024-12-24T13:50:00Z">
        <w:r>
          <w:rPr>
            <w:rFonts w:ascii="Arial" w:eastAsia="Arial" w:hAnsi="Arial" w:cs="Arial"/>
            <w:color w:val="5B9BD5" w:themeColor="accent1"/>
            <w:sz w:val="24"/>
            <w:szCs w:val="24"/>
          </w:rPr>
          <w:t xml:space="preserve"> yang digunakan dalam pembelajaran seperti </w:t>
        </w:r>
      </w:ins>
      <w:ins w:id="412" w:author="Irfan Tri Raharjo, SE" w:date="2024-12-24T13:51:00Z">
        <w:r>
          <w:rPr>
            <w:rFonts w:ascii="Arial" w:eastAsia="Arial" w:hAnsi="Arial" w:cs="Arial"/>
            <w:color w:val="5B9BD5" w:themeColor="accent1"/>
            <w:sz w:val="24"/>
            <w:szCs w:val="24"/>
          </w:rPr>
          <w:t>petunjuk mempelajari materi</w:t>
        </w:r>
        <w:r w:rsidR="00C06CFC">
          <w:rPr>
            <w:rFonts w:ascii="Arial" w:eastAsia="Arial" w:hAnsi="Arial" w:cs="Arial"/>
            <w:color w:val="5B9BD5" w:themeColor="accent1"/>
            <w:sz w:val="24"/>
            <w:szCs w:val="24"/>
          </w:rPr>
          <w:t xml:space="preserve">, bentuk materi dan </w:t>
        </w:r>
      </w:ins>
      <w:ins w:id="413" w:author="Irfan Tri Raharjo, SE" w:date="2024-12-24T13:50:00Z">
        <w:r>
          <w:rPr>
            <w:rFonts w:ascii="Arial" w:eastAsia="Arial" w:hAnsi="Arial" w:cs="Arial"/>
            <w:color w:val="5B9BD5" w:themeColor="accent1"/>
            <w:sz w:val="24"/>
            <w:szCs w:val="24"/>
          </w:rPr>
          <w:t>termasuk penilaian terhadap materi</w:t>
        </w:r>
      </w:ins>
      <w:ins w:id="414" w:author="Irfan Tri Raharjo, SE" w:date="2024-12-24T13:51:00Z">
        <w:r w:rsidR="00C06CFC">
          <w:rPr>
            <w:rFonts w:ascii="Arial" w:eastAsia="Arial" w:hAnsi="Arial" w:cs="Arial"/>
            <w:color w:val="5B9BD5" w:themeColor="accent1"/>
            <w:sz w:val="24"/>
            <w:szCs w:val="24"/>
          </w:rPr>
          <w:t xml:space="preserve">. Ketiga adalah aspek proses yang menunjukkan </w:t>
        </w:r>
      </w:ins>
      <w:ins w:id="415" w:author="Irfan Tri Raharjo, SE" w:date="2024-12-24T13:53:00Z">
        <w:r w:rsidR="00C06CFC">
          <w:rPr>
            <w:rFonts w:ascii="Arial" w:eastAsia="Arial" w:hAnsi="Arial" w:cs="Arial"/>
            <w:color w:val="5B9BD5" w:themeColor="accent1"/>
            <w:sz w:val="24"/>
            <w:szCs w:val="24"/>
          </w:rPr>
          <w:t xml:space="preserve">keragaman </w:t>
        </w:r>
      </w:ins>
      <w:ins w:id="416" w:author="Irfan Tri Raharjo, SE" w:date="2024-12-24T13:51:00Z">
        <w:r w:rsidR="00C06CFC">
          <w:rPr>
            <w:rFonts w:ascii="Arial" w:eastAsia="Arial" w:hAnsi="Arial" w:cs="Arial"/>
            <w:color w:val="5B9BD5" w:themeColor="accent1"/>
            <w:sz w:val="24"/>
            <w:szCs w:val="24"/>
          </w:rPr>
          <w:t xml:space="preserve">interaksi antara dosen dan mahasiswa, </w:t>
        </w:r>
      </w:ins>
      <w:ins w:id="417" w:author="Irfan Tri Raharjo, SE" w:date="2024-12-24T13:53:00Z">
        <w:r w:rsidR="00C06CFC">
          <w:rPr>
            <w:rFonts w:ascii="Arial" w:eastAsia="Arial" w:hAnsi="Arial" w:cs="Arial"/>
            <w:color w:val="5B9BD5" w:themeColor="accent1"/>
            <w:sz w:val="24"/>
            <w:szCs w:val="24"/>
          </w:rPr>
          <w:t xml:space="preserve">hingga bentuk penyajian. </w:t>
        </w:r>
      </w:ins>
      <w:ins w:id="418" w:author="Irfan Tri Raharjo, SE" w:date="2024-12-24T13:54:00Z">
        <w:r w:rsidR="00C06CFC">
          <w:rPr>
            <w:rFonts w:ascii="Arial" w:eastAsia="Arial" w:hAnsi="Arial" w:cs="Arial"/>
            <w:color w:val="5B9BD5" w:themeColor="accent1"/>
            <w:sz w:val="24"/>
            <w:szCs w:val="24"/>
          </w:rPr>
          <w:t>Keempat yakni aspek produk</w:t>
        </w:r>
      </w:ins>
      <w:ins w:id="419" w:author="Irfan Tri Raharjo, SE" w:date="2024-12-24T13:55:00Z">
        <w:r w:rsidR="00C06CFC">
          <w:rPr>
            <w:rFonts w:ascii="Arial" w:eastAsia="Arial" w:hAnsi="Arial" w:cs="Arial"/>
            <w:color w:val="5B9BD5" w:themeColor="accent1"/>
            <w:sz w:val="24"/>
            <w:szCs w:val="24"/>
          </w:rPr>
          <w:t xml:space="preserve"> seperti pemahaman materi oleh mahasiswa berdasarkan umpan balik </w:t>
        </w:r>
      </w:ins>
      <w:ins w:id="420" w:author="Irfan Tri Raharjo, SE" w:date="2024-12-24T13:56:00Z">
        <w:r w:rsidR="00C06CFC">
          <w:rPr>
            <w:rFonts w:ascii="Arial" w:eastAsia="Arial" w:hAnsi="Arial" w:cs="Arial"/>
            <w:color w:val="5B9BD5" w:themeColor="accent1"/>
            <w:sz w:val="24"/>
            <w:szCs w:val="24"/>
          </w:rPr>
          <w:t>dari pengajar.</w:t>
        </w:r>
      </w:ins>
      <w:ins w:id="421" w:author="Irfan Tri Raharjo, SE" w:date="2024-12-24T13:58:00Z">
        <w:r w:rsidR="00C06CFC">
          <w:rPr>
            <w:rFonts w:ascii="Arial" w:eastAsia="Arial" w:hAnsi="Arial" w:cs="Arial"/>
            <w:color w:val="5B9BD5" w:themeColor="accent1"/>
            <w:sz w:val="24"/>
            <w:szCs w:val="24"/>
          </w:rPr>
          <w:t xml:space="preserve"> Terakhir adalah kepuasan secara umum.</w:t>
        </w:r>
      </w:ins>
    </w:p>
    <w:p w14:paraId="4B8AA1DC" w14:textId="77777777" w:rsidR="00C06CFC" w:rsidRDefault="00C06CFC">
      <w:pPr>
        <w:pStyle w:val="ListParagraph"/>
        <w:spacing w:before="41" w:line="276" w:lineRule="auto"/>
        <w:ind w:left="2016" w:right="67"/>
        <w:jc w:val="both"/>
        <w:rPr>
          <w:ins w:id="422" w:author="Irfan Tri Raharjo, SE" w:date="2024-12-24T14:02:00Z"/>
          <w:rFonts w:ascii="Arial" w:eastAsia="Arial" w:hAnsi="Arial" w:cs="Arial"/>
          <w:color w:val="5B9BD5" w:themeColor="accent1"/>
          <w:sz w:val="24"/>
          <w:szCs w:val="24"/>
        </w:rPr>
        <w:pPrChange w:id="423" w:author="Irfan Tri Raharjo, SE" w:date="2024-12-24T13:25:00Z">
          <w:pPr>
            <w:spacing w:before="41" w:line="276" w:lineRule="auto"/>
            <w:ind w:left="576" w:right="67"/>
            <w:jc w:val="both"/>
          </w:pPr>
        </w:pPrChange>
      </w:pPr>
      <w:ins w:id="424" w:author="Irfan Tri Raharjo, SE" w:date="2024-12-24T13:59:00Z">
        <w:r>
          <w:rPr>
            <w:rFonts w:ascii="Arial" w:eastAsia="Arial" w:hAnsi="Arial" w:cs="Arial"/>
            <w:color w:val="5B9BD5" w:themeColor="accent1"/>
            <w:sz w:val="24"/>
            <w:szCs w:val="24"/>
          </w:rPr>
          <w:t xml:space="preserve">Pengisian instrumen pengukuran tingkat kepuasan oleh mahasiswa dilakukan secara </w:t>
        </w:r>
        <w:r>
          <w:rPr>
            <w:rFonts w:ascii="Arial" w:eastAsia="Arial" w:hAnsi="Arial" w:cs="Arial"/>
            <w:i/>
            <w:color w:val="5B9BD5" w:themeColor="accent1"/>
            <w:sz w:val="24"/>
            <w:szCs w:val="24"/>
          </w:rPr>
          <w:t>online</w:t>
        </w:r>
        <w:r>
          <w:rPr>
            <w:rFonts w:ascii="Arial" w:eastAsia="Arial" w:hAnsi="Arial" w:cs="Arial"/>
            <w:color w:val="5B9BD5" w:themeColor="accent1"/>
            <w:sz w:val="24"/>
            <w:szCs w:val="24"/>
          </w:rPr>
          <w:t xml:space="preserve"> pada setiap akhir semester melalui laman </w:t>
        </w:r>
      </w:ins>
      <w:ins w:id="425" w:author="Irfan Tri Raharjo, SE" w:date="2024-12-24T14:00:00Z">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 xml:space="preserve"> HYPERLINK "</w:instrText>
        </w:r>
        <w:r w:rsidRPr="00C06CFC">
          <w:rPr>
            <w:rFonts w:ascii="Arial" w:eastAsia="Arial" w:hAnsi="Arial" w:cs="Arial"/>
            <w:color w:val="5B9BD5" w:themeColor="accent1"/>
            <w:sz w:val="24"/>
            <w:szCs w:val="24"/>
          </w:rPr>
          <w:instrText>http://mahasiswa.machung.ac.id/</w:instrText>
        </w:r>
        <w:r>
          <w:rPr>
            <w:rFonts w:ascii="Arial" w:eastAsia="Arial" w:hAnsi="Arial" w:cs="Arial"/>
            <w:color w:val="5B9BD5" w:themeColor="accent1"/>
            <w:sz w:val="24"/>
            <w:szCs w:val="24"/>
          </w:rPr>
          <w:instrText xml:space="preserve">" </w:instrText>
        </w:r>
        <w:r>
          <w:rPr>
            <w:rFonts w:ascii="Arial" w:eastAsia="Arial" w:hAnsi="Arial" w:cs="Arial"/>
            <w:color w:val="5B9BD5" w:themeColor="accent1"/>
            <w:sz w:val="24"/>
            <w:szCs w:val="24"/>
          </w:rPr>
        </w:r>
        <w:r>
          <w:rPr>
            <w:rFonts w:ascii="Arial" w:eastAsia="Arial" w:hAnsi="Arial" w:cs="Arial"/>
            <w:color w:val="5B9BD5" w:themeColor="accent1"/>
            <w:sz w:val="24"/>
            <w:szCs w:val="24"/>
          </w:rPr>
          <w:fldChar w:fldCharType="separate"/>
        </w:r>
        <w:r w:rsidRPr="00303A8D">
          <w:rPr>
            <w:rStyle w:val="Hyperlink"/>
            <w:rFonts w:ascii="Arial" w:eastAsia="Arial" w:hAnsi="Arial" w:cs="Arial"/>
            <w:sz w:val="24"/>
            <w:szCs w:val="24"/>
          </w:rPr>
          <w:t>http://mahasiswa.machung.ac.id/</w:t>
        </w:r>
        <w:r>
          <w:rPr>
            <w:rFonts w:ascii="Arial" w:eastAsia="Arial" w:hAnsi="Arial" w:cs="Arial"/>
            <w:color w:val="5B9BD5" w:themeColor="accent1"/>
            <w:sz w:val="24"/>
            <w:szCs w:val="24"/>
          </w:rPr>
          <w:fldChar w:fldCharType="end"/>
        </w:r>
        <w:r>
          <w:rPr>
            <w:rFonts w:ascii="Arial" w:eastAsia="Arial" w:hAnsi="Arial" w:cs="Arial"/>
            <w:color w:val="5B9BD5" w:themeColor="accent1"/>
            <w:sz w:val="24"/>
            <w:szCs w:val="24"/>
          </w:rPr>
          <w:t xml:space="preserve">. </w:t>
        </w:r>
      </w:ins>
      <w:ins w:id="426" w:author="Irfan Tri Raharjo, SE" w:date="2024-12-24T14:02:00Z">
        <w:r>
          <w:rPr>
            <w:rFonts w:ascii="Arial" w:eastAsia="Arial" w:hAnsi="Arial" w:cs="Arial"/>
            <w:color w:val="5B9BD5" w:themeColor="accent1"/>
            <w:sz w:val="24"/>
            <w:szCs w:val="24"/>
          </w:rPr>
          <w:t>Contoh kuesioner dapat dilihat pada gambar di bawah ini:</w:t>
        </w:r>
      </w:ins>
    </w:p>
    <w:p w14:paraId="2070519C" w14:textId="77777777" w:rsidR="00C06CFC" w:rsidRDefault="003A6E8A">
      <w:pPr>
        <w:pStyle w:val="ListParagraph"/>
        <w:spacing w:before="41" w:line="276" w:lineRule="auto"/>
        <w:ind w:left="2016" w:right="67"/>
        <w:jc w:val="center"/>
        <w:rPr>
          <w:ins w:id="427" w:author="Irfan Tri Raharjo, SE" w:date="2024-12-24T14:03:00Z"/>
          <w:rFonts w:ascii="Arial" w:eastAsia="Arial" w:hAnsi="Arial" w:cs="Arial"/>
          <w:color w:val="5B9BD5" w:themeColor="accent1"/>
          <w:sz w:val="24"/>
          <w:szCs w:val="24"/>
        </w:rPr>
        <w:pPrChange w:id="428" w:author="Irfan Tri Raharjo, SE" w:date="2024-12-24T14:03:00Z">
          <w:pPr>
            <w:spacing w:before="41" w:line="276" w:lineRule="auto"/>
            <w:ind w:left="576" w:right="67"/>
            <w:jc w:val="both"/>
          </w:pPr>
        </w:pPrChange>
      </w:pPr>
      <w:ins w:id="429" w:author="Irfan Tri Raharjo, SE" w:date="2024-12-24T14:03:00Z">
        <w:r>
          <w:rPr>
            <w:noProof/>
          </w:rPr>
          <w:drawing>
            <wp:inline distT="0" distB="0" distL="0" distR="0" wp14:anchorId="20B74154" wp14:editId="31520590">
              <wp:extent cx="3610098" cy="2527716"/>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634689" cy="2544934"/>
                      </a:xfrm>
                      <a:prstGeom prst="rect">
                        <a:avLst/>
                      </a:prstGeom>
                    </pic:spPr>
                  </pic:pic>
                </a:graphicData>
              </a:graphic>
            </wp:inline>
          </w:drawing>
        </w:r>
      </w:ins>
    </w:p>
    <w:p w14:paraId="0FF79B9A" w14:textId="77777777" w:rsidR="003A6E8A" w:rsidRDefault="003A6E8A">
      <w:pPr>
        <w:pStyle w:val="ListParagraph"/>
        <w:spacing w:before="41" w:line="276" w:lineRule="auto"/>
        <w:ind w:left="2016" w:right="67"/>
        <w:jc w:val="center"/>
        <w:rPr>
          <w:ins w:id="430" w:author="Irfan Tri Raharjo, SE" w:date="2024-12-24T14:03:00Z"/>
          <w:rFonts w:ascii="Arial" w:eastAsia="Arial" w:hAnsi="Arial" w:cs="Arial"/>
          <w:color w:val="5B9BD5" w:themeColor="accent1"/>
          <w:sz w:val="24"/>
          <w:szCs w:val="24"/>
        </w:rPr>
        <w:pPrChange w:id="431" w:author="Irfan Tri Raharjo, SE" w:date="2024-12-24T14:03:00Z">
          <w:pPr>
            <w:spacing w:before="41" w:line="276" w:lineRule="auto"/>
            <w:ind w:left="576" w:right="67"/>
            <w:jc w:val="both"/>
          </w:pPr>
        </w:pPrChange>
      </w:pPr>
      <w:ins w:id="432" w:author="Irfan Tri Raharjo, SE" w:date="2024-12-24T14:04:00Z">
        <w:r>
          <w:rPr>
            <w:noProof/>
          </w:rPr>
          <w:lastRenderedPageBreak/>
          <w:drawing>
            <wp:inline distT="0" distB="0" distL="0" distR="0" wp14:anchorId="32AC3B2E" wp14:editId="146733B2">
              <wp:extent cx="3443844" cy="2454949"/>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64016" cy="2469329"/>
                      </a:xfrm>
                      <a:prstGeom prst="rect">
                        <a:avLst/>
                      </a:prstGeom>
                    </pic:spPr>
                  </pic:pic>
                </a:graphicData>
              </a:graphic>
            </wp:inline>
          </w:drawing>
        </w:r>
      </w:ins>
    </w:p>
    <w:p w14:paraId="291912D4" w14:textId="77777777" w:rsidR="003A6E8A" w:rsidRDefault="003A6E8A">
      <w:pPr>
        <w:pStyle w:val="ListParagraph"/>
        <w:spacing w:before="41" w:line="276" w:lineRule="auto"/>
        <w:ind w:left="2016" w:right="67"/>
        <w:jc w:val="center"/>
        <w:rPr>
          <w:ins w:id="433" w:author="Irfan Tri Raharjo, SE" w:date="2024-12-24T14:06:00Z"/>
          <w:rFonts w:ascii="Arial" w:eastAsia="Arial" w:hAnsi="Arial" w:cs="Arial"/>
          <w:color w:val="5B9BD5" w:themeColor="accent1"/>
          <w:sz w:val="24"/>
          <w:szCs w:val="24"/>
        </w:rPr>
        <w:pPrChange w:id="434" w:author="Irfan Tri Raharjo, SE" w:date="2024-12-24T14:05:00Z">
          <w:pPr>
            <w:spacing w:before="41" w:line="276" w:lineRule="auto"/>
            <w:ind w:left="576" w:right="67"/>
            <w:jc w:val="both"/>
          </w:pPr>
        </w:pPrChange>
      </w:pPr>
      <w:ins w:id="435" w:author="Irfan Tri Raharjo, SE" w:date="2024-12-24T14:04:00Z">
        <w:r>
          <w:rPr>
            <w:noProof/>
          </w:rPr>
          <w:drawing>
            <wp:inline distT="0" distB="0" distL="0" distR="0" wp14:anchorId="5637014A" wp14:editId="1739549E">
              <wp:extent cx="3895107" cy="23694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908685" cy="2377726"/>
                      </a:xfrm>
                      <a:prstGeom prst="rect">
                        <a:avLst/>
                      </a:prstGeom>
                    </pic:spPr>
                  </pic:pic>
                </a:graphicData>
              </a:graphic>
            </wp:inline>
          </w:drawing>
        </w:r>
      </w:ins>
    </w:p>
    <w:p w14:paraId="41F4051D" w14:textId="77777777" w:rsidR="003A6E8A" w:rsidRDefault="003A6E8A">
      <w:pPr>
        <w:pStyle w:val="ListParagraph"/>
        <w:spacing w:before="41" w:line="276" w:lineRule="auto"/>
        <w:ind w:left="2016" w:right="67"/>
        <w:rPr>
          <w:ins w:id="436" w:author="Irfan Tri Raharjo, SE" w:date="2024-12-24T14:10:00Z"/>
          <w:rFonts w:ascii="Arial" w:eastAsia="Arial" w:hAnsi="Arial" w:cs="Arial"/>
          <w:color w:val="5B9BD5" w:themeColor="accent1"/>
          <w:sz w:val="24"/>
          <w:szCs w:val="24"/>
        </w:rPr>
        <w:pPrChange w:id="437" w:author="Irfan Tri Raharjo, SE" w:date="2024-12-24T14:10:00Z">
          <w:pPr>
            <w:spacing w:before="41" w:line="276" w:lineRule="auto"/>
            <w:ind w:left="576" w:right="67"/>
            <w:jc w:val="both"/>
          </w:pPr>
        </w:pPrChange>
      </w:pPr>
    </w:p>
    <w:p w14:paraId="497508EB" w14:textId="77777777" w:rsidR="003A6E8A" w:rsidRDefault="003A6E8A">
      <w:pPr>
        <w:pStyle w:val="ListParagraph"/>
        <w:spacing w:before="41" w:line="276" w:lineRule="auto"/>
        <w:ind w:left="2016" w:right="67"/>
        <w:rPr>
          <w:ins w:id="438" w:author="Irfan Tri Raharjo, SE" w:date="2024-12-24T14:19:00Z"/>
          <w:rFonts w:ascii="Arial" w:eastAsia="Arial" w:hAnsi="Arial" w:cs="Arial"/>
          <w:color w:val="5B9BD5" w:themeColor="accent1"/>
          <w:sz w:val="24"/>
          <w:szCs w:val="24"/>
        </w:rPr>
        <w:pPrChange w:id="439" w:author="Irfan Tri Raharjo, SE" w:date="2024-12-24T14:12:00Z">
          <w:pPr>
            <w:spacing w:before="41" w:line="276" w:lineRule="auto"/>
            <w:ind w:left="576" w:right="67"/>
            <w:jc w:val="both"/>
          </w:pPr>
        </w:pPrChange>
      </w:pPr>
      <w:ins w:id="440" w:author="Irfan Tri Raharjo, SE" w:date="2024-12-24T14:10:00Z">
        <w:r>
          <w:rPr>
            <w:rFonts w:ascii="Arial" w:eastAsia="Arial" w:hAnsi="Arial" w:cs="Arial"/>
            <w:color w:val="5B9BD5" w:themeColor="accent1"/>
            <w:sz w:val="24"/>
            <w:szCs w:val="24"/>
          </w:rPr>
          <w:t xml:space="preserve">Selain </w:t>
        </w:r>
      </w:ins>
      <w:ins w:id="441" w:author="Irfan Tri Raharjo, SE" w:date="2024-12-24T14:12:00Z">
        <w:r>
          <w:rPr>
            <w:rFonts w:ascii="Arial" w:eastAsia="Arial" w:hAnsi="Arial" w:cs="Arial"/>
            <w:color w:val="5B9BD5" w:themeColor="accent1"/>
            <w:sz w:val="24"/>
            <w:szCs w:val="24"/>
          </w:rPr>
          <w:t xml:space="preserve">berisi </w:t>
        </w:r>
      </w:ins>
      <w:ins w:id="442" w:author="Irfan Tri Raharjo, SE" w:date="2024-12-24T14:10:00Z">
        <w:r>
          <w:rPr>
            <w:rFonts w:ascii="Arial" w:eastAsia="Arial" w:hAnsi="Arial" w:cs="Arial"/>
            <w:color w:val="5B9BD5" w:themeColor="accent1"/>
            <w:sz w:val="24"/>
            <w:szCs w:val="24"/>
          </w:rPr>
          <w:t xml:space="preserve">pengukuran kepuasan mahasiswa terhadap layanan perkuliahan, laman </w:t>
        </w:r>
      </w:ins>
      <w:ins w:id="443" w:author="Irfan Tri Raharjo, SE" w:date="2024-12-24T14:12:00Z">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 xml:space="preserve"> HYPERLINK "</w:instrText>
        </w:r>
        <w:r w:rsidRPr="00C06CFC">
          <w:rPr>
            <w:rFonts w:ascii="Arial" w:eastAsia="Arial" w:hAnsi="Arial" w:cs="Arial"/>
            <w:color w:val="5B9BD5" w:themeColor="accent1"/>
            <w:sz w:val="24"/>
            <w:szCs w:val="24"/>
          </w:rPr>
          <w:instrText>http://mahasiswa.machung.ac.id/</w:instrText>
        </w:r>
        <w:r>
          <w:rPr>
            <w:rFonts w:ascii="Arial" w:eastAsia="Arial" w:hAnsi="Arial" w:cs="Arial"/>
            <w:color w:val="5B9BD5" w:themeColor="accent1"/>
            <w:sz w:val="24"/>
            <w:szCs w:val="24"/>
          </w:rPr>
          <w:instrText xml:space="preserve">" </w:instrText>
        </w:r>
        <w:r>
          <w:rPr>
            <w:rFonts w:ascii="Arial" w:eastAsia="Arial" w:hAnsi="Arial" w:cs="Arial"/>
            <w:color w:val="5B9BD5" w:themeColor="accent1"/>
            <w:sz w:val="24"/>
            <w:szCs w:val="24"/>
          </w:rPr>
        </w:r>
        <w:r>
          <w:rPr>
            <w:rFonts w:ascii="Arial" w:eastAsia="Arial" w:hAnsi="Arial" w:cs="Arial"/>
            <w:color w:val="5B9BD5" w:themeColor="accent1"/>
            <w:sz w:val="24"/>
            <w:szCs w:val="24"/>
          </w:rPr>
          <w:fldChar w:fldCharType="separate"/>
        </w:r>
        <w:r w:rsidRPr="00303A8D">
          <w:rPr>
            <w:rStyle w:val="Hyperlink"/>
            <w:rFonts w:ascii="Arial" w:eastAsia="Arial" w:hAnsi="Arial" w:cs="Arial"/>
            <w:sz w:val="24"/>
            <w:szCs w:val="24"/>
          </w:rPr>
          <w:t>http://mahasiswa.machung.ac.id/</w:t>
        </w:r>
        <w:r>
          <w:rPr>
            <w:rFonts w:ascii="Arial" w:eastAsia="Arial" w:hAnsi="Arial" w:cs="Arial"/>
            <w:color w:val="5B9BD5" w:themeColor="accent1"/>
            <w:sz w:val="24"/>
            <w:szCs w:val="24"/>
          </w:rPr>
          <w:fldChar w:fldCharType="end"/>
        </w:r>
        <w:r>
          <w:rPr>
            <w:rFonts w:ascii="Arial" w:eastAsia="Arial" w:hAnsi="Arial" w:cs="Arial"/>
            <w:color w:val="5B9BD5" w:themeColor="accent1"/>
            <w:sz w:val="24"/>
            <w:szCs w:val="24"/>
          </w:rPr>
          <w:t xml:space="preserve"> juga memuat instrumen yang mengukur kondisi </w:t>
        </w:r>
      </w:ins>
      <w:ins w:id="444" w:author="Irfan Tri Raharjo, SE" w:date="2024-12-24T14:11:00Z">
        <w:r w:rsidRPr="003A6E8A">
          <w:rPr>
            <w:rFonts w:ascii="Arial" w:eastAsia="Arial" w:hAnsi="Arial" w:cs="Arial"/>
            <w:color w:val="5B9BD5" w:themeColor="accent1"/>
            <w:sz w:val="24"/>
            <w:szCs w:val="24"/>
            <w:rPrChange w:id="445" w:author="Irfan Tri Raharjo, SE" w:date="2024-12-24T14:12:00Z">
              <w:rPr>
                <w:rFonts w:eastAsia="Arial"/>
              </w:rPr>
            </w:rPrChange>
          </w:rPr>
          <w:t>S</w:t>
        </w:r>
      </w:ins>
      <w:ins w:id="446" w:author="Irfan Tri Raharjo, SE" w:date="2024-12-24T14:10:00Z">
        <w:r w:rsidRPr="003A6E8A">
          <w:rPr>
            <w:rFonts w:ascii="Arial" w:eastAsia="Arial" w:hAnsi="Arial" w:cs="Arial"/>
            <w:color w:val="5B9BD5" w:themeColor="accent1"/>
            <w:sz w:val="24"/>
            <w:szCs w:val="24"/>
            <w:rPrChange w:id="447" w:author="Irfan Tri Raharjo, SE" w:date="2024-12-24T14:12:00Z">
              <w:rPr>
                <w:rFonts w:eastAsia="Arial"/>
              </w:rPr>
            </w:rPrChange>
          </w:rPr>
          <w:t xml:space="preserve">uasana </w:t>
        </w:r>
      </w:ins>
      <w:ins w:id="448" w:author="Irfan Tri Raharjo, SE" w:date="2024-12-24T14:11:00Z">
        <w:r w:rsidRPr="003A6E8A">
          <w:rPr>
            <w:rFonts w:ascii="Arial" w:eastAsia="Arial" w:hAnsi="Arial" w:cs="Arial"/>
            <w:color w:val="5B9BD5" w:themeColor="accent1"/>
            <w:sz w:val="24"/>
            <w:szCs w:val="24"/>
            <w:rPrChange w:id="449" w:author="Irfan Tri Raharjo, SE" w:date="2024-12-24T14:12:00Z">
              <w:rPr>
                <w:rFonts w:eastAsia="Arial"/>
              </w:rPr>
            </w:rPrChange>
          </w:rPr>
          <w:t>A</w:t>
        </w:r>
      </w:ins>
      <w:ins w:id="450" w:author="Irfan Tri Raharjo, SE" w:date="2024-12-24T14:10:00Z">
        <w:r w:rsidRPr="003A6E8A">
          <w:rPr>
            <w:rFonts w:ascii="Arial" w:eastAsia="Arial" w:hAnsi="Arial" w:cs="Arial"/>
            <w:color w:val="5B9BD5" w:themeColor="accent1"/>
            <w:sz w:val="24"/>
            <w:szCs w:val="24"/>
            <w:rPrChange w:id="451" w:author="Irfan Tri Raharjo, SE" w:date="2024-12-24T14:12:00Z">
              <w:rPr>
                <w:rFonts w:eastAsia="Arial"/>
              </w:rPr>
            </w:rPrChange>
          </w:rPr>
          <w:t xml:space="preserve">kademik dan </w:t>
        </w:r>
      </w:ins>
      <w:ins w:id="452" w:author="Irfan Tri Raharjo, SE" w:date="2024-12-24T14:11:00Z">
        <w:r w:rsidRPr="003A6E8A">
          <w:rPr>
            <w:rFonts w:ascii="Arial" w:eastAsia="Arial" w:hAnsi="Arial" w:cs="Arial"/>
            <w:color w:val="5B9BD5" w:themeColor="accent1"/>
            <w:sz w:val="24"/>
            <w:szCs w:val="24"/>
            <w:rPrChange w:id="453" w:author="Irfan Tri Raharjo, SE" w:date="2024-12-24T14:12:00Z">
              <w:rPr>
                <w:rFonts w:eastAsia="Arial"/>
              </w:rPr>
            </w:rPrChange>
          </w:rPr>
          <w:t>F</w:t>
        </w:r>
      </w:ins>
      <w:ins w:id="454" w:author="Irfan Tri Raharjo, SE" w:date="2024-12-24T14:10:00Z">
        <w:r w:rsidRPr="003A6E8A">
          <w:rPr>
            <w:rFonts w:ascii="Arial" w:eastAsia="Arial" w:hAnsi="Arial" w:cs="Arial"/>
            <w:color w:val="5B9BD5" w:themeColor="accent1"/>
            <w:sz w:val="24"/>
            <w:szCs w:val="24"/>
            <w:rPrChange w:id="455" w:author="Irfan Tri Raharjo, SE" w:date="2024-12-24T14:12:00Z">
              <w:rPr>
                <w:rFonts w:eastAsia="Arial"/>
              </w:rPr>
            </w:rPrChange>
          </w:rPr>
          <w:t>asilitas</w:t>
        </w:r>
      </w:ins>
      <w:ins w:id="456" w:author="Irfan Tri Raharjo, SE" w:date="2024-12-24T14:11:00Z">
        <w:r w:rsidRPr="003A6E8A">
          <w:rPr>
            <w:rFonts w:ascii="Arial" w:eastAsia="Arial" w:hAnsi="Arial" w:cs="Arial"/>
            <w:color w:val="5B9BD5" w:themeColor="accent1"/>
            <w:sz w:val="24"/>
            <w:szCs w:val="24"/>
            <w:rPrChange w:id="457" w:author="Irfan Tri Raharjo, SE" w:date="2024-12-24T14:12:00Z">
              <w:rPr>
                <w:rFonts w:eastAsia="Arial"/>
              </w:rPr>
            </w:rPrChange>
          </w:rPr>
          <w:t xml:space="preserve"> Pembelajaran (SAFP). </w:t>
        </w:r>
      </w:ins>
      <w:ins w:id="458" w:author="Irfan Tri Raharjo, SE" w:date="2024-12-24T14:12:00Z">
        <w:r>
          <w:rPr>
            <w:rFonts w:ascii="Arial" w:eastAsia="Arial" w:hAnsi="Arial" w:cs="Arial"/>
            <w:color w:val="5B9BD5" w:themeColor="accent1"/>
            <w:sz w:val="24"/>
            <w:szCs w:val="24"/>
          </w:rPr>
          <w:t xml:space="preserve">Angket tersebut </w:t>
        </w:r>
      </w:ins>
      <w:ins w:id="459" w:author="Irfan Tri Raharjo, SE" w:date="2024-12-24T14:15:00Z">
        <w:r w:rsidR="000730BA">
          <w:rPr>
            <w:rFonts w:ascii="Arial" w:eastAsia="Arial" w:hAnsi="Arial" w:cs="Arial"/>
            <w:color w:val="5B9BD5" w:themeColor="accent1"/>
            <w:sz w:val="24"/>
            <w:szCs w:val="24"/>
          </w:rPr>
          <w:t>mengukur kepuasan mahasiswa dengan skala penilaian mulai 1-5 yang merepresentasikan tingkat kepuasan dari tidak puas</w:t>
        </w:r>
      </w:ins>
      <w:ins w:id="460" w:author="Irfan Tri Raharjo, SE" w:date="2024-12-24T14:16:00Z">
        <w:r w:rsidR="000730BA">
          <w:rPr>
            <w:rFonts w:ascii="Arial" w:eastAsia="Arial" w:hAnsi="Arial" w:cs="Arial"/>
            <w:color w:val="5B9BD5" w:themeColor="accent1"/>
            <w:sz w:val="24"/>
            <w:szCs w:val="24"/>
          </w:rPr>
          <w:t xml:space="preserve"> hingga sangat puas (skala kepuasan), atau kurang hingga sangat baik (skala sikap</w:t>
        </w:r>
      </w:ins>
      <w:ins w:id="461" w:author="Irfan Tri Raharjo, SE" w:date="2024-12-24T14:17:00Z">
        <w:r w:rsidR="000730BA">
          <w:rPr>
            <w:rFonts w:ascii="Arial" w:eastAsia="Arial" w:hAnsi="Arial" w:cs="Arial"/>
            <w:color w:val="5B9BD5" w:themeColor="accent1"/>
            <w:sz w:val="24"/>
            <w:szCs w:val="24"/>
          </w:rPr>
          <w:t>).</w:t>
        </w:r>
      </w:ins>
      <w:ins w:id="462" w:author="Irfan Tri Raharjo, SE" w:date="2024-12-24T14:19:00Z">
        <w:r w:rsidR="000730BA">
          <w:rPr>
            <w:rFonts w:ascii="Arial" w:eastAsia="Arial" w:hAnsi="Arial" w:cs="Arial"/>
            <w:color w:val="5B9BD5" w:themeColor="accent1"/>
            <w:sz w:val="24"/>
            <w:szCs w:val="24"/>
          </w:rPr>
          <w:t xml:space="preserve"> Contoh kuesioner dapat dilihat pada gambar berikut:</w:t>
        </w:r>
      </w:ins>
    </w:p>
    <w:p w14:paraId="29E401FA" w14:textId="77777777" w:rsidR="000730BA" w:rsidRDefault="000730BA">
      <w:pPr>
        <w:pStyle w:val="ListParagraph"/>
        <w:spacing w:before="41" w:line="276" w:lineRule="auto"/>
        <w:ind w:left="2016" w:right="67"/>
        <w:rPr>
          <w:ins w:id="463" w:author="Irfan Tri Raharjo, SE" w:date="2024-12-24T14:19:00Z"/>
          <w:rFonts w:ascii="Arial" w:eastAsia="Arial" w:hAnsi="Arial" w:cs="Arial"/>
          <w:color w:val="5B9BD5" w:themeColor="accent1"/>
          <w:sz w:val="24"/>
          <w:szCs w:val="24"/>
        </w:rPr>
        <w:pPrChange w:id="464" w:author="Irfan Tri Raharjo, SE" w:date="2024-12-24T14:12:00Z">
          <w:pPr>
            <w:spacing w:before="41" w:line="276" w:lineRule="auto"/>
            <w:ind w:left="576" w:right="67"/>
            <w:jc w:val="both"/>
          </w:pPr>
        </w:pPrChange>
      </w:pPr>
      <w:ins w:id="465" w:author="Irfan Tri Raharjo, SE" w:date="2024-12-24T14:19:00Z">
        <w:r>
          <w:rPr>
            <w:noProof/>
          </w:rPr>
          <w:drawing>
            <wp:inline distT="0" distB="0" distL="0" distR="0" wp14:anchorId="0D6FF7FC" wp14:editId="1B893612">
              <wp:extent cx="4604138" cy="2101932"/>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13292" cy="2106111"/>
                      </a:xfrm>
                      <a:prstGeom prst="rect">
                        <a:avLst/>
                      </a:prstGeom>
                    </pic:spPr>
                  </pic:pic>
                </a:graphicData>
              </a:graphic>
            </wp:inline>
          </w:drawing>
        </w:r>
      </w:ins>
    </w:p>
    <w:p w14:paraId="2B2CAF29" w14:textId="77777777" w:rsidR="000730BA" w:rsidRDefault="000730BA">
      <w:pPr>
        <w:pStyle w:val="ListParagraph"/>
        <w:spacing w:before="41" w:line="276" w:lineRule="auto"/>
        <w:ind w:left="2016" w:right="67"/>
        <w:rPr>
          <w:ins w:id="466" w:author="Irfan Tri Raharjo, SE" w:date="2024-12-24T14:19:00Z"/>
          <w:rFonts w:ascii="Arial" w:eastAsia="Arial" w:hAnsi="Arial" w:cs="Arial"/>
          <w:color w:val="5B9BD5" w:themeColor="accent1"/>
          <w:sz w:val="24"/>
          <w:szCs w:val="24"/>
        </w:rPr>
        <w:pPrChange w:id="467" w:author="Irfan Tri Raharjo, SE" w:date="2024-12-24T14:12:00Z">
          <w:pPr>
            <w:spacing w:before="41" w:line="276" w:lineRule="auto"/>
            <w:ind w:left="576" w:right="67"/>
            <w:jc w:val="both"/>
          </w:pPr>
        </w:pPrChange>
      </w:pPr>
      <w:ins w:id="468" w:author="Irfan Tri Raharjo, SE" w:date="2024-12-24T14:19:00Z">
        <w:r w:rsidRPr="000730BA">
          <w:rPr>
            <w:rFonts w:ascii="Arial" w:eastAsia="Arial" w:hAnsi="Arial" w:cs="Arial"/>
            <w:color w:val="5B9BD5" w:themeColor="accent1"/>
            <w:sz w:val="24"/>
            <w:szCs w:val="24"/>
            <w:highlight w:val="yellow"/>
            <w:rPrChange w:id="469" w:author="Irfan Tri Raharjo, SE" w:date="2024-12-24T14:19:00Z">
              <w:rPr>
                <w:rFonts w:ascii="Arial" w:eastAsia="Arial" w:hAnsi="Arial" w:cs="Arial"/>
                <w:color w:val="5B9BD5" w:themeColor="accent1"/>
                <w:sz w:val="24"/>
                <w:szCs w:val="24"/>
              </w:rPr>
            </w:rPrChange>
          </w:rPr>
          <w:t>Gambar x</w:t>
        </w:r>
      </w:ins>
    </w:p>
    <w:p w14:paraId="6C487B7A" w14:textId="77777777" w:rsidR="00C06CFC" w:rsidRDefault="00C06CFC">
      <w:pPr>
        <w:pStyle w:val="ListParagraph"/>
        <w:spacing w:before="41" w:line="276" w:lineRule="auto"/>
        <w:ind w:left="2016" w:right="67"/>
        <w:jc w:val="both"/>
        <w:rPr>
          <w:ins w:id="470" w:author="Irfan Tri Raharjo, SE" w:date="2024-12-24T14:24:00Z"/>
          <w:rFonts w:ascii="Arial" w:eastAsia="Arial" w:hAnsi="Arial" w:cs="Arial"/>
          <w:color w:val="5B9BD5" w:themeColor="accent1"/>
          <w:sz w:val="24"/>
          <w:szCs w:val="24"/>
        </w:rPr>
        <w:pPrChange w:id="471" w:author="Irfan Tri Raharjo, SE" w:date="2024-12-24T13:25:00Z">
          <w:pPr>
            <w:spacing w:before="41" w:line="276" w:lineRule="auto"/>
            <w:ind w:left="576" w:right="67"/>
            <w:jc w:val="both"/>
          </w:pPr>
        </w:pPrChange>
      </w:pPr>
    </w:p>
    <w:p w14:paraId="33B5F161" w14:textId="77777777" w:rsidR="0086495B" w:rsidRDefault="0086495B">
      <w:pPr>
        <w:pStyle w:val="ListParagraph"/>
        <w:numPr>
          <w:ilvl w:val="0"/>
          <w:numId w:val="37"/>
        </w:numPr>
        <w:spacing w:before="41" w:line="276" w:lineRule="auto"/>
        <w:ind w:right="67"/>
        <w:jc w:val="both"/>
        <w:rPr>
          <w:ins w:id="472" w:author="Irfan Tri Raharjo, SE" w:date="2024-12-24T14:22:00Z"/>
          <w:rFonts w:ascii="Arial" w:eastAsia="Arial" w:hAnsi="Arial" w:cs="Arial"/>
          <w:color w:val="5B9BD5" w:themeColor="accent1"/>
          <w:sz w:val="24"/>
          <w:szCs w:val="24"/>
        </w:rPr>
        <w:pPrChange w:id="473" w:author="Irfan Tri Raharjo, SE" w:date="2024-12-24T13:22:00Z">
          <w:pPr>
            <w:spacing w:before="41" w:line="276" w:lineRule="auto"/>
            <w:ind w:left="576" w:right="67"/>
            <w:jc w:val="both"/>
          </w:pPr>
        </w:pPrChange>
      </w:pPr>
      <w:ins w:id="474" w:author="Irfan Tri Raharjo, SE" w:date="2024-12-24T13:23:00Z">
        <w:r>
          <w:rPr>
            <w:rFonts w:ascii="Arial" w:eastAsia="Arial" w:hAnsi="Arial" w:cs="Arial"/>
            <w:color w:val="5B9BD5" w:themeColor="accent1"/>
            <w:sz w:val="24"/>
            <w:szCs w:val="24"/>
          </w:rPr>
          <w:t>Pengukuran Tingkat Kepuasan Dosen</w:t>
        </w:r>
      </w:ins>
    </w:p>
    <w:p w14:paraId="65F9EC07" w14:textId="77777777" w:rsidR="00061395" w:rsidRDefault="00E74C0A" w:rsidP="00061395">
      <w:pPr>
        <w:pStyle w:val="ListParagraph"/>
        <w:spacing w:before="41" w:line="276" w:lineRule="auto"/>
        <w:ind w:left="2016" w:right="67"/>
        <w:rPr>
          <w:ins w:id="475" w:author="Irfan Tri Raharjo, SE" w:date="2024-12-24T14:41:00Z"/>
          <w:rFonts w:ascii="Arial" w:eastAsia="Arial" w:hAnsi="Arial" w:cs="Arial"/>
          <w:color w:val="5B9BD5" w:themeColor="accent1"/>
          <w:sz w:val="24"/>
          <w:szCs w:val="24"/>
        </w:rPr>
      </w:pPr>
      <w:ins w:id="476" w:author="Irfan Tri Raharjo, SE" w:date="2024-12-24T14:27:00Z">
        <w:r>
          <w:rPr>
            <w:rFonts w:ascii="Arial" w:eastAsia="Arial" w:hAnsi="Arial" w:cs="Arial"/>
            <w:color w:val="5B9BD5" w:themeColor="accent1"/>
            <w:sz w:val="24"/>
            <w:szCs w:val="24"/>
          </w:rPr>
          <w:lastRenderedPageBreak/>
          <w:t xml:space="preserve">Survei pengukuran tingkat kepuasan dosen dilakukan secara berkala satu kali dalam setahun. </w:t>
        </w:r>
      </w:ins>
      <w:ins w:id="477" w:author="Irfan Tri Raharjo, SE" w:date="2024-12-24T14:28:00Z">
        <w:r>
          <w:rPr>
            <w:rFonts w:ascii="Arial" w:eastAsia="Arial" w:hAnsi="Arial" w:cs="Arial"/>
            <w:color w:val="5B9BD5" w:themeColor="accent1"/>
            <w:sz w:val="24"/>
            <w:szCs w:val="24"/>
          </w:rPr>
          <w:t xml:space="preserve">Terdapat tiga jenis survei yang wajib diisi oleh dosen, yakni evaluasi </w:t>
        </w:r>
      </w:ins>
      <w:ins w:id="478" w:author="Irfan Tri Raharjo, SE" w:date="2024-12-24T14:29:00Z">
        <w:r>
          <w:rPr>
            <w:rFonts w:ascii="Arial" w:eastAsia="Arial" w:hAnsi="Arial" w:cs="Arial"/>
            <w:color w:val="5B9BD5" w:themeColor="accent1"/>
            <w:sz w:val="24"/>
            <w:szCs w:val="24"/>
          </w:rPr>
          <w:t>layanan penelitian, evaluasi layanan pengabdian kepada masyarakat, serta evaluasi kepuasan kerja.</w:t>
        </w:r>
      </w:ins>
      <w:ins w:id="479" w:author="Irfan Tri Raharjo, SE" w:date="2024-12-24T14:30:00Z">
        <w:r>
          <w:rPr>
            <w:rFonts w:ascii="Arial" w:eastAsia="Arial" w:hAnsi="Arial" w:cs="Arial"/>
            <w:color w:val="5B9BD5" w:themeColor="accent1"/>
            <w:sz w:val="24"/>
            <w:szCs w:val="24"/>
          </w:rPr>
          <w:t xml:space="preserve"> </w:t>
        </w:r>
      </w:ins>
      <w:ins w:id="480" w:author="Irfan Tri Raharjo, SE" w:date="2024-12-24T14:33:00Z">
        <w:r>
          <w:rPr>
            <w:rFonts w:ascii="Arial" w:eastAsia="Arial" w:hAnsi="Arial" w:cs="Arial"/>
            <w:color w:val="5B9BD5" w:themeColor="accent1"/>
            <w:sz w:val="24"/>
            <w:szCs w:val="24"/>
          </w:rPr>
          <w:t>Survei</w:t>
        </w:r>
      </w:ins>
      <w:ins w:id="481" w:author="Irfan Tri Raharjo, SE" w:date="2024-12-24T14:34:00Z">
        <w:r>
          <w:rPr>
            <w:rFonts w:ascii="Arial" w:eastAsia="Arial" w:hAnsi="Arial" w:cs="Arial"/>
            <w:color w:val="5B9BD5" w:themeColor="accent1"/>
            <w:sz w:val="24"/>
            <w:szCs w:val="24"/>
          </w:rPr>
          <w:t xml:space="preserve"> layanan penelitian dan pengabdian kepada masyarakat terdiri dari 16 pertanyaan te</w:t>
        </w:r>
        <w:r w:rsidR="00061395">
          <w:rPr>
            <w:rFonts w:ascii="Arial" w:eastAsia="Arial" w:hAnsi="Arial" w:cs="Arial"/>
            <w:color w:val="5B9BD5" w:themeColor="accent1"/>
            <w:sz w:val="24"/>
            <w:szCs w:val="24"/>
          </w:rPr>
          <w:t xml:space="preserve">rtutup dengan pilihan skala 1-5, </w:t>
        </w:r>
      </w:ins>
      <w:ins w:id="482" w:author="Irfan Tri Raharjo, SE" w:date="2024-12-24T14:35:00Z">
        <w:r w:rsidR="00061395">
          <w:rPr>
            <w:rFonts w:ascii="Arial" w:eastAsia="Arial" w:hAnsi="Arial" w:cs="Arial"/>
            <w:color w:val="5B9BD5" w:themeColor="accent1"/>
            <w:sz w:val="24"/>
            <w:szCs w:val="24"/>
          </w:rPr>
          <w:t xml:space="preserve">yang </w:t>
        </w:r>
      </w:ins>
      <w:ins w:id="483" w:author="Irfan Tri Raharjo, SE" w:date="2024-12-24T14:38:00Z">
        <w:r w:rsidR="00061395">
          <w:rPr>
            <w:rFonts w:ascii="Arial" w:eastAsia="Arial" w:hAnsi="Arial" w:cs="Arial"/>
            <w:color w:val="5B9BD5" w:themeColor="accent1"/>
            <w:sz w:val="24"/>
            <w:szCs w:val="24"/>
          </w:rPr>
          <w:t>digunakan untuk mengukur sikap, pendapat dan persepsi dosen terhadap ob</w:t>
        </w:r>
      </w:ins>
      <w:ins w:id="484" w:author="Irfan Tri Raharjo, SE" w:date="2024-12-24T14:39:00Z">
        <w:r w:rsidR="00061395">
          <w:rPr>
            <w:rFonts w:ascii="Arial" w:eastAsia="Arial" w:hAnsi="Arial" w:cs="Arial"/>
            <w:color w:val="5B9BD5" w:themeColor="accent1"/>
            <w:sz w:val="24"/>
            <w:szCs w:val="24"/>
          </w:rPr>
          <w:t>jek layanan. Penggunaan skala ini memungkinkan memberikan gambaran pemahaman tentang bagaimana dosen merespon layanan penelitian, pengabdian kepada masyarakat serta ke</w:t>
        </w:r>
      </w:ins>
      <w:ins w:id="485" w:author="Irfan Tri Raharjo, SE" w:date="2024-12-24T14:40:00Z">
        <w:r w:rsidR="00061395">
          <w:rPr>
            <w:rFonts w:ascii="Arial" w:eastAsia="Arial" w:hAnsi="Arial" w:cs="Arial"/>
            <w:color w:val="5B9BD5" w:themeColor="accent1"/>
            <w:sz w:val="24"/>
            <w:szCs w:val="24"/>
          </w:rPr>
          <w:t>pegawaian.</w:t>
        </w:r>
      </w:ins>
      <w:ins w:id="486" w:author="Irfan Tri Raharjo, SE" w:date="2024-12-24T14:41:00Z">
        <w:r w:rsidR="00061395">
          <w:rPr>
            <w:rFonts w:ascii="Arial" w:eastAsia="Arial" w:hAnsi="Arial" w:cs="Arial"/>
            <w:color w:val="5B9BD5" w:themeColor="accent1"/>
            <w:sz w:val="24"/>
            <w:szCs w:val="24"/>
          </w:rPr>
          <w:t xml:space="preserve"> Contoh kuesioner dapat dilihat pada gambar berikut:</w:t>
        </w:r>
      </w:ins>
    </w:p>
    <w:p w14:paraId="3FE0C7EC" w14:textId="77777777" w:rsidR="000730BA" w:rsidRDefault="000730BA">
      <w:pPr>
        <w:pStyle w:val="ListParagraph"/>
        <w:spacing w:before="41" w:line="276" w:lineRule="auto"/>
        <w:ind w:left="2016" w:right="67"/>
        <w:jc w:val="both"/>
        <w:rPr>
          <w:ins w:id="487" w:author="Irfan Tri Raharjo, SE" w:date="2024-12-24T14:41:00Z"/>
          <w:rFonts w:ascii="Arial" w:eastAsia="Arial" w:hAnsi="Arial" w:cs="Arial"/>
          <w:color w:val="5B9BD5" w:themeColor="accent1"/>
          <w:sz w:val="24"/>
          <w:szCs w:val="24"/>
        </w:rPr>
        <w:pPrChange w:id="488" w:author="Irfan Tri Raharjo, SE" w:date="2024-12-24T14:22:00Z">
          <w:pPr>
            <w:spacing w:before="41" w:line="276" w:lineRule="auto"/>
            <w:ind w:left="576" w:right="67"/>
            <w:jc w:val="both"/>
          </w:pPr>
        </w:pPrChange>
      </w:pPr>
      <w:ins w:id="489" w:author="Irfan Tri Raharjo, SE" w:date="2024-12-24T14:22:00Z">
        <w:r>
          <w:rPr>
            <w:noProof/>
          </w:rPr>
          <w:drawing>
            <wp:inline distT="0" distB="0" distL="0" distR="0" wp14:anchorId="79EC1ADD" wp14:editId="71CF97AE">
              <wp:extent cx="4619501" cy="2145546"/>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32095" cy="2151395"/>
                      </a:xfrm>
                      <a:prstGeom prst="rect">
                        <a:avLst/>
                      </a:prstGeom>
                    </pic:spPr>
                  </pic:pic>
                </a:graphicData>
              </a:graphic>
            </wp:inline>
          </w:drawing>
        </w:r>
      </w:ins>
    </w:p>
    <w:p w14:paraId="2D627A7C" w14:textId="77777777" w:rsidR="00061395" w:rsidRDefault="00061395">
      <w:pPr>
        <w:pStyle w:val="ListParagraph"/>
        <w:spacing w:before="41" w:line="276" w:lineRule="auto"/>
        <w:ind w:left="2016" w:right="67"/>
        <w:jc w:val="both"/>
        <w:rPr>
          <w:ins w:id="490" w:author="Irfan Tri Raharjo, SE" w:date="2024-12-24T14:41:00Z"/>
          <w:rFonts w:ascii="Arial" w:eastAsia="Arial" w:hAnsi="Arial" w:cs="Arial"/>
          <w:color w:val="5B9BD5" w:themeColor="accent1"/>
          <w:sz w:val="24"/>
          <w:szCs w:val="24"/>
        </w:rPr>
        <w:pPrChange w:id="491" w:author="Irfan Tri Raharjo, SE" w:date="2024-12-24T14:22:00Z">
          <w:pPr>
            <w:spacing w:before="41" w:line="276" w:lineRule="auto"/>
            <w:ind w:left="576" w:right="67"/>
            <w:jc w:val="both"/>
          </w:pPr>
        </w:pPrChange>
      </w:pPr>
      <w:ins w:id="492" w:author="Irfan Tri Raharjo, SE" w:date="2024-12-24T14:41:00Z">
        <w:r w:rsidRPr="00061395">
          <w:rPr>
            <w:rFonts w:ascii="Arial" w:eastAsia="Arial" w:hAnsi="Arial" w:cs="Arial"/>
            <w:color w:val="5B9BD5" w:themeColor="accent1"/>
            <w:sz w:val="24"/>
            <w:szCs w:val="24"/>
            <w:highlight w:val="yellow"/>
            <w:rPrChange w:id="493" w:author="Irfan Tri Raharjo, SE" w:date="2024-12-24T14:41:00Z">
              <w:rPr>
                <w:rFonts w:ascii="Arial" w:eastAsia="Arial" w:hAnsi="Arial" w:cs="Arial"/>
                <w:color w:val="5B9BD5" w:themeColor="accent1"/>
                <w:sz w:val="24"/>
                <w:szCs w:val="24"/>
              </w:rPr>
            </w:rPrChange>
          </w:rPr>
          <w:t>Gambar x</w:t>
        </w:r>
      </w:ins>
    </w:p>
    <w:p w14:paraId="3601A10B" w14:textId="77777777" w:rsidR="00061395" w:rsidRDefault="00061395">
      <w:pPr>
        <w:pStyle w:val="ListParagraph"/>
        <w:spacing w:before="41" w:line="276" w:lineRule="auto"/>
        <w:ind w:left="2016" w:right="67"/>
        <w:jc w:val="both"/>
        <w:rPr>
          <w:ins w:id="494" w:author="Irfan Tri Raharjo, SE" w:date="2024-12-24T13:23:00Z"/>
          <w:rFonts w:ascii="Arial" w:eastAsia="Arial" w:hAnsi="Arial" w:cs="Arial"/>
          <w:color w:val="5B9BD5" w:themeColor="accent1"/>
          <w:sz w:val="24"/>
          <w:szCs w:val="24"/>
        </w:rPr>
        <w:pPrChange w:id="495" w:author="Irfan Tri Raharjo, SE" w:date="2024-12-24T14:22:00Z">
          <w:pPr>
            <w:spacing w:before="41" w:line="276" w:lineRule="auto"/>
            <w:ind w:left="576" w:right="67"/>
            <w:jc w:val="both"/>
          </w:pPr>
        </w:pPrChange>
      </w:pPr>
    </w:p>
    <w:p w14:paraId="778BED19" w14:textId="77777777" w:rsidR="0086495B" w:rsidRDefault="0086495B">
      <w:pPr>
        <w:pStyle w:val="ListParagraph"/>
        <w:numPr>
          <w:ilvl w:val="0"/>
          <w:numId w:val="37"/>
        </w:numPr>
        <w:spacing w:before="41" w:line="276" w:lineRule="auto"/>
        <w:ind w:right="67"/>
        <w:jc w:val="both"/>
        <w:rPr>
          <w:ins w:id="496" w:author="Irfan Tri Raharjo, SE" w:date="2024-12-24T14:41:00Z"/>
          <w:rFonts w:ascii="Arial" w:eastAsia="Arial" w:hAnsi="Arial" w:cs="Arial"/>
          <w:color w:val="5B9BD5" w:themeColor="accent1"/>
          <w:sz w:val="24"/>
          <w:szCs w:val="24"/>
        </w:rPr>
        <w:pPrChange w:id="497" w:author="Irfan Tri Raharjo, SE" w:date="2024-12-24T13:22:00Z">
          <w:pPr>
            <w:spacing w:before="41" w:line="276" w:lineRule="auto"/>
            <w:ind w:left="576" w:right="67"/>
            <w:jc w:val="both"/>
          </w:pPr>
        </w:pPrChange>
      </w:pPr>
      <w:ins w:id="498" w:author="Irfan Tri Raharjo, SE" w:date="2024-12-24T13:23:00Z">
        <w:r>
          <w:rPr>
            <w:rFonts w:ascii="Arial" w:eastAsia="Arial" w:hAnsi="Arial" w:cs="Arial"/>
            <w:color w:val="5B9BD5" w:themeColor="accent1"/>
            <w:sz w:val="24"/>
            <w:szCs w:val="24"/>
          </w:rPr>
          <w:t>Pengukuran Tingkat Kepuasan Tenaga Kependidikan</w:t>
        </w:r>
      </w:ins>
    </w:p>
    <w:p w14:paraId="4E13CA92" w14:textId="77777777" w:rsidR="004C5226" w:rsidRDefault="00070A82" w:rsidP="004C5226">
      <w:pPr>
        <w:pStyle w:val="ListParagraph"/>
        <w:spacing w:before="41" w:line="276" w:lineRule="auto"/>
        <w:ind w:left="2016" w:right="67"/>
        <w:rPr>
          <w:ins w:id="499" w:author="Irfan Tri Raharjo, SE" w:date="2024-12-24T15:02:00Z"/>
          <w:rFonts w:ascii="Arial" w:eastAsia="Arial" w:hAnsi="Arial" w:cs="Arial"/>
          <w:color w:val="5B9BD5" w:themeColor="accent1"/>
          <w:sz w:val="24"/>
          <w:szCs w:val="24"/>
        </w:rPr>
      </w:pPr>
      <w:ins w:id="500" w:author="Irfan Tri Raharjo, SE" w:date="2024-12-24T14:47:00Z">
        <w:r>
          <w:rPr>
            <w:rFonts w:ascii="Arial" w:eastAsia="Arial" w:hAnsi="Arial" w:cs="Arial"/>
            <w:color w:val="5B9BD5" w:themeColor="accent1"/>
            <w:sz w:val="24"/>
            <w:szCs w:val="24"/>
          </w:rPr>
          <w:t xml:space="preserve">Survei ini dilakukan secara berkala satu kali dalam setahun. </w:t>
        </w:r>
      </w:ins>
      <w:ins w:id="501" w:author="Irfan Tri Raharjo, SE" w:date="2024-12-24T14:50:00Z">
        <w:r>
          <w:rPr>
            <w:rFonts w:ascii="Arial" w:eastAsia="Arial" w:hAnsi="Arial" w:cs="Arial"/>
            <w:color w:val="5B9BD5" w:themeColor="accent1"/>
            <w:sz w:val="24"/>
            <w:szCs w:val="24"/>
          </w:rPr>
          <w:t>Secara umum survei dibagi menjadi dua bagian. Bagian pertama berisi data diri tenaga kependidikan dengan syarat</w:t>
        </w:r>
      </w:ins>
      <w:ins w:id="502" w:author="Irfan Tri Raharjo, SE" w:date="2024-12-24T14:51:00Z">
        <w:r>
          <w:rPr>
            <w:rFonts w:ascii="Arial" w:eastAsia="Arial" w:hAnsi="Arial" w:cs="Arial"/>
            <w:color w:val="5B9BD5" w:themeColor="accent1"/>
            <w:sz w:val="24"/>
            <w:szCs w:val="24"/>
          </w:rPr>
          <w:t xml:space="preserve"> telah menjadi karyawan tetap atau memiliki masa kerja sekurangnya 1 tahun. </w:t>
        </w:r>
      </w:ins>
      <w:ins w:id="503" w:author="Irfan Tri Raharjo, SE" w:date="2024-12-24T14:52:00Z">
        <w:r>
          <w:rPr>
            <w:rFonts w:ascii="Arial" w:eastAsia="Arial" w:hAnsi="Arial" w:cs="Arial"/>
            <w:color w:val="5B9BD5" w:themeColor="accent1"/>
            <w:sz w:val="24"/>
            <w:szCs w:val="24"/>
          </w:rPr>
          <w:t xml:space="preserve">Bagian kedua berisi </w:t>
        </w:r>
      </w:ins>
      <w:ins w:id="504" w:author="Irfan Tri Raharjo, SE" w:date="2024-12-24T14:53:00Z">
        <w:r>
          <w:rPr>
            <w:rFonts w:ascii="Arial" w:eastAsia="Arial" w:hAnsi="Arial" w:cs="Arial"/>
            <w:color w:val="5B9BD5" w:themeColor="accent1"/>
            <w:sz w:val="24"/>
            <w:szCs w:val="24"/>
          </w:rPr>
          <w:t xml:space="preserve">24 butir </w:t>
        </w:r>
      </w:ins>
      <w:ins w:id="505" w:author="Irfan Tri Raharjo, SE" w:date="2024-12-24T14:52:00Z">
        <w:r>
          <w:rPr>
            <w:rFonts w:ascii="Arial" w:eastAsia="Arial" w:hAnsi="Arial" w:cs="Arial"/>
            <w:color w:val="5B9BD5" w:themeColor="accent1"/>
            <w:sz w:val="24"/>
            <w:szCs w:val="24"/>
          </w:rPr>
          <w:t>pertanyaan tertutup</w:t>
        </w:r>
      </w:ins>
      <w:ins w:id="506" w:author="Irfan Tri Raharjo, SE" w:date="2024-12-24T14:53:00Z">
        <w:r>
          <w:rPr>
            <w:rFonts w:ascii="Arial" w:eastAsia="Arial" w:hAnsi="Arial" w:cs="Arial"/>
            <w:color w:val="5B9BD5" w:themeColor="accent1"/>
            <w:sz w:val="24"/>
            <w:szCs w:val="24"/>
          </w:rPr>
          <w:t xml:space="preserve"> dengan pilihan skala 1-5, yang digunakan untuk mengukur sikap, pendapat dan persepsi </w:t>
        </w:r>
      </w:ins>
      <w:ins w:id="507" w:author="Irfan Tri Raharjo, SE" w:date="2024-12-24T14:54:00Z">
        <w:r>
          <w:rPr>
            <w:rFonts w:ascii="Arial" w:eastAsia="Arial" w:hAnsi="Arial" w:cs="Arial"/>
            <w:color w:val="5B9BD5" w:themeColor="accent1"/>
            <w:sz w:val="24"/>
            <w:szCs w:val="24"/>
          </w:rPr>
          <w:t>tendik</w:t>
        </w:r>
      </w:ins>
      <w:ins w:id="508" w:author="Irfan Tri Raharjo, SE" w:date="2024-12-24T14:53:00Z">
        <w:r>
          <w:rPr>
            <w:rFonts w:ascii="Arial" w:eastAsia="Arial" w:hAnsi="Arial" w:cs="Arial"/>
            <w:color w:val="5B9BD5" w:themeColor="accent1"/>
            <w:sz w:val="24"/>
            <w:szCs w:val="24"/>
          </w:rPr>
          <w:t xml:space="preserve"> terhadap objek layanan</w:t>
        </w:r>
      </w:ins>
      <w:ins w:id="509" w:author="Irfan Tri Raharjo, SE" w:date="2024-12-24T14:54:00Z">
        <w:r>
          <w:rPr>
            <w:rFonts w:ascii="Arial" w:eastAsia="Arial" w:hAnsi="Arial" w:cs="Arial"/>
            <w:color w:val="5B9BD5" w:themeColor="accent1"/>
            <w:sz w:val="24"/>
            <w:szCs w:val="24"/>
          </w:rPr>
          <w:t xml:space="preserve"> kepegawaian yang meliputi</w:t>
        </w:r>
      </w:ins>
      <w:ins w:id="510" w:author="Irfan Tri Raharjo, SE" w:date="2024-12-24T14:55:00Z">
        <w:r>
          <w:rPr>
            <w:rFonts w:ascii="Arial" w:eastAsia="Arial" w:hAnsi="Arial" w:cs="Arial"/>
            <w:color w:val="5B9BD5" w:themeColor="accent1"/>
            <w:sz w:val="24"/>
            <w:szCs w:val="24"/>
          </w:rPr>
          <w:t xml:space="preserve"> penilaian terhadap kompetensi pimpinan, kesempatan pelatihan, gaji</w:t>
        </w:r>
        <w:r w:rsidR="004C5226">
          <w:rPr>
            <w:rFonts w:ascii="Arial" w:eastAsia="Arial" w:hAnsi="Arial" w:cs="Arial"/>
            <w:color w:val="5B9BD5" w:themeColor="accent1"/>
            <w:sz w:val="24"/>
            <w:szCs w:val="24"/>
          </w:rPr>
          <w:t xml:space="preserve">, beban kerja, hingga </w:t>
        </w:r>
      </w:ins>
      <w:ins w:id="511" w:author="Irfan Tri Raharjo, SE" w:date="2024-12-24T14:56:00Z">
        <w:r w:rsidR="004C5226">
          <w:rPr>
            <w:rFonts w:ascii="Arial" w:eastAsia="Arial" w:hAnsi="Arial" w:cs="Arial"/>
            <w:color w:val="5B9BD5" w:themeColor="accent1"/>
            <w:sz w:val="24"/>
            <w:szCs w:val="24"/>
          </w:rPr>
          <w:t xml:space="preserve">kondisi ruang kerja. </w:t>
        </w:r>
      </w:ins>
      <w:ins w:id="512" w:author="Irfan Tri Raharjo, SE" w:date="2024-12-24T15:02:00Z">
        <w:r w:rsidR="004C5226">
          <w:rPr>
            <w:rFonts w:ascii="Arial" w:eastAsia="Arial" w:hAnsi="Arial" w:cs="Arial"/>
            <w:color w:val="5B9BD5" w:themeColor="accent1"/>
            <w:sz w:val="24"/>
            <w:szCs w:val="24"/>
          </w:rPr>
          <w:t>Contoh kuesioner dapat dilihat pada gambar berikut:</w:t>
        </w:r>
      </w:ins>
    </w:p>
    <w:p w14:paraId="684F31DB" w14:textId="77777777" w:rsidR="00070A82" w:rsidRDefault="00CC11C3">
      <w:pPr>
        <w:pStyle w:val="ListParagraph"/>
        <w:spacing w:before="41" w:line="276" w:lineRule="auto"/>
        <w:ind w:left="2016" w:right="67"/>
        <w:jc w:val="both"/>
        <w:rPr>
          <w:ins w:id="513" w:author="Irfan Tri Raharjo, SE" w:date="2024-12-24T15:07:00Z"/>
          <w:rFonts w:ascii="Arial" w:eastAsia="Arial" w:hAnsi="Arial" w:cs="Arial"/>
          <w:color w:val="5B9BD5" w:themeColor="accent1"/>
          <w:sz w:val="24"/>
          <w:szCs w:val="24"/>
        </w:rPr>
        <w:pPrChange w:id="514" w:author="Irfan Tri Raharjo, SE" w:date="2024-12-24T14:47:00Z">
          <w:pPr>
            <w:spacing w:before="41" w:line="276" w:lineRule="auto"/>
            <w:ind w:left="576" w:right="67"/>
            <w:jc w:val="both"/>
          </w:pPr>
        </w:pPrChange>
      </w:pPr>
      <w:ins w:id="515" w:author="Irfan Tri Raharjo, SE" w:date="2024-12-24T15:07:00Z">
        <w:r>
          <w:rPr>
            <w:noProof/>
          </w:rPr>
          <w:lastRenderedPageBreak/>
          <w:drawing>
            <wp:inline distT="0" distB="0" distL="0" distR="0" wp14:anchorId="43FAD0BE" wp14:editId="0826DD79">
              <wp:extent cx="4553981" cy="3004457"/>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560590" cy="3008817"/>
                      </a:xfrm>
                      <a:prstGeom prst="rect">
                        <a:avLst/>
                      </a:prstGeom>
                    </pic:spPr>
                  </pic:pic>
                </a:graphicData>
              </a:graphic>
            </wp:inline>
          </w:drawing>
        </w:r>
      </w:ins>
    </w:p>
    <w:p w14:paraId="41389133" w14:textId="77777777" w:rsidR="00994C27" w:rsidRDefault="00994C27">
      <w:pPr>
        <w:pStyle w:val="ListParagraph"/>
        <w:spacing w:before="41" w:line="276" w:lineRule="auto"/>
        <w:ind w:left="2016" w:right="67"/>
        <w:jc w:val="both"/>
        <w:rPr>
          <w:ins w:id="516" w:author="Irfan Tri Raharjo, SE" w:date="2024-12-24T14:56:00Z"/>
          <w:rFonts w:ascii="Arial" w:eastAsia="Arial" w:hAnsi="Arial" w:cs="Arial"/>
          <w:color w:val="5B9BD5" w:themeColor="accent1"/>
          <w:sz w:val="24"/>
          <w:szCs w:val="24"/>
        </w:rPr>
        <w:pPrChange w:id="517" w:author="Irfan Tri Raharjo, SE" w:date="2024-12-24T14:47:00Z">
          <w:pPr>
            <w:spacing w:before="41" w:line="276" w:lineRule="auto"/>
            <w:ind w:left="576" w:right="67"/>
            <w:jc w:val="both"/>
          </w:pPr>
        </w:pPrChange>
      </w:pPr>
      <w:ins w:id="518" w:author="Irfan Tri Raharjo, SE" w:date="2024-12-24T15:08:00Z">
        <w:r w:rsidRPr="00994C27">
          <w:rPr>
            <w:rFonts w:ascii="Arial" w:eastAsia="Arial" w:hAnsi="Arial" w:cs="Arial"/>
            <w:color w:val="5B9BD5" w:themeColor="accent1"/>
            <w:sz w:val="24"/>
            <w:szCs w:val="24"/>
            <w:highlight w:val="yellow"/>
            <w:rPrChange w:id="519" w:author="Irfan Tri Raharjo, SE" w:date="2024-12-24T15:08:00Z">
              <w:rPr>
                <w:rFonts w:ascii="Arial" w:eastAsia="Arial" w:hAnsi="Arial" w:cs="Arial"/>
                <w:color w:val="5B9BD5" w:themeColor="accent1"/>
                <w:sz w:val="24"/>
                <w:szCs w:val="24"/>
              </w:rPr>
            </w:rPrChange>
          </w:rPr>
          <w:t>Gambar x</w:t>
        </w:r>
      </w:ins>
    </w:p>
    <w:p w14:paraId="322727EC" w14:textId="77777777" w:rsidR="004C5226" w:rsidRDefault="004C5226">
      <w:pPr>
        <w:pStyle w:val="ListParagraph"/>
        <w:spacing w:before="41" w:line="276" w:lineRule="auto"/>
        <w:ind w:left="2016" w:right="67"/>
        <w:jc w:val="both"/>
        <w:rPr>
          <w:ins w:id="520" w:author="Irfan Tri Raharjo, SE" w:date="2024-12-24T14:47:00Z"/>
          <w:rFonts w:ascii="Arial" w:eastAsia="Arial" w:hAnsi="Arial" w:cs="Arial"/>
          <w:color w:val="5B9BD5" w:themeColor="accent1"/>
          <w:sz w:val="24"/>
          <w:szCs w:val="24"/>
        </w:rPr>
        <w:pPrChange w:id="521" w:author="Irfan Tri Raharjo, SE" w:date="2024-12-24T14:47:00Z">
          <w:pPr>
            <w:spacing w:before="41" w:line="276" w:lineRule="auto"/>
            <w:ind w:left="576" w:right="67"/>
            <w:jc w:val="both"/>
          </w:pPr>
        </w:pPrChange>
      </w:pPr>
    </w:p>
    <w:p w14:paraId="23334CC5" w14:textId="77777777" w:rsidR="0086495B" w:rsidRDefault="0086495B">
      <w:pPr>
        <w:pStyle w:val="ListParagraph"/>
        <w:numPr>
          <w:ilvl w:val="0"/>
          <w:numId w:val="37"/>
        </w:numPr>
        <w:spacing w:before="41" w:line="276" w:lineRule="auto"/>
        <w:ind w:right="67"/>
        <w:jc w:val="both"/>
        <w:rPr>
          <w:ins w:id="522" w:author="Irfan Tri Raharjo, SE" w:date="2024-12-24T14:42:00Z"/>
          <w:rFonts w:ascii="Arial" w:eastAsia="Arial" w:hAnsi="Arial" w:cs="Arial"/>
          <w:color w:val="5B9BD5" w:themeColor="accent1"/>
          <w:sz w:val="24"/>
          <w:szCs w:val="24"/>
        </w:rPr>
        <w:pPrChange w:id="523" w:author="Irfan Tri Raharjo, SE" w:date="2024-12-24T13:22:00Z">
          <w:pPr>
            <w:spacing w:before="41" w:line="276" w:lineRule="auto"/>
            <w:ind w:left="576" w:right="67"/>
            <w:jc w:val="both"/>
          </w:pPr>
        </w:pPrChange>
      </w:pPr>
      <w:ins w:id="524" w:author="Irfan Tri Raharjo, SE" w:date="2024-12-24T13:23:00Z">
        <w:r>
          <w:rPr>
            <w:rFonts w:ascii="Arial" w:eastAsia="Arial" w:hAnsi="Arial" w:cs="Arial"/>
            <w:color w:val="5B9BD5" w:themeColor="accent1"/>
            <w:sz w:val="24"/>
            <w:szCs w:val="24"/>
          </w:rPr>
          <w:t xml:space="preserve">Pengukuran </w:t>
        </w:r>
      </w:ins>
      <w:ins w:id="525" w:author="Irfan Tri Raharjo, SE" w:date="2024-12-24T13:25:00Z">
        <w:r>
          <w:rPr>
            <w:rFonts w:ascii="Arial" w:eastAsia="Arial" w:hAnsi="Arial" w:cs="Arial"/>
            <w:color w:val="5B9BD5" w:themeColor="accent1"/>
            <w:sz w:val="24"/>
            <w:szCs w:val="24"/>
          </w:rPr>
          <w:t>Tingkat Kepuasan Mitra Tridharma</w:t>
        </w:r>
      </w:ins>
    </w:p>
    <w:p w14:paraId="0214F8B6" w14:textId="3A6752A5" w:rsidR="00061395" w:rsidRDefault="00DF68ED">
      <w:pPr>
        <w:pStyle w:val="ListParagraph"/>
        <w:spacing w:before="41" w:line="276" w:lineRule="auto"/>
        <w:ind w:left="2016" w:right="67"/>
        <w:jc w:val="both"/>
        <w:rPr>
          <w:ins w:id="526" w:author="IRFAN TRI RAHARJO" w:date="2024-12-29T02:37:00Z" w16du:dateUtc="2024-12-28T19:37:00Z"/>
          <w:rFonts w:ascii="Arial" w:eastAsia="Arial" w:hAnsi="Arial" w:cs="Arial"/>
          <w:color w:val="5B9BD5" w:themeColor="accent1"/>
          <w:sz w:val="24"/>
          <w:szCs w:val="24"/>
        </w:rPr>
      </w:pPr>
      <w:ins w:id="527" w:author="IRFAN TRI RAHARJO" w:date="2024-12-29T02:23:00Z" w16du:dateUtc="2024-12-28T19:23:00Z">
        <w:r>
          <w:rPr>
            <w:rFonts w:ascii="Arial" w:eastAsia="Arial" w:hAnsi="Arial" w:cs="Arial"/>
            <w:color w:val="5B9BD5" w:themeColor="accent1"/>
            <w:sz w:val="24"/>
            <w:szCs w:val="24"/>
          </w:rPr>
          <w:t>I</w:t>
        </w:r>
        <w:r w:rsidR="0032791A">
          <w:rPr>
            <w:rFonts w:ascii="Arial" w:eastAsia="Arial" w:hAnsi="Arial" w:cs="Arial"/>
            <w:color w:val="5B9BD5" w:themeColor="accent1"/>
            <w:sz w:val="24"/>
            <w:szCs w:val="24"/>
          </w:rPr>
          <w:t>nstrumen</w:t>
        </w:r>
      </w:ins>
      <w:ins w:id="528" w:author="IRFAN TRI RAHARJO" w:date="2024-12-29T02:28:00Z" w16du:dateUtc="2024-12-28T19:28:00Z">
        <w:r>
          <w:rPr>
            <w:rFonts w:ascii="Arial" w:eastAsia="Arial" w:hAnsi="Arial" w:cs="Arial"/>
            <w:color w:val="5B9BD5" w:themeColor="accent1"/>
            <w:sz w:val="24"/>
            <w:szCs w:val="24"/>
          </w:rPr>
          <w:t xml:space="preserve"> kepuasan mitra berbentuk kuesioner yang disebar untuk me</w:t>
        </w:r>
      </w:ins>
      <w:ins w:id="529" w:author="IRFAN TRI RAHARJO" w:date="2024-12-29T02:29:00Z" w16du:dateUtc="2024-12-28T19:29:00Z">
        <w:r>
          <w:rPr>
            <w:rFonts w:ascii="Arial" w:eastAsia="Arial" w:hAnsi="Arial" w:cs="Arial"/>
            <w:color w:val="5B9BD5" w:themeColor="accent1"/>
            <w:sz w:val="24"/>
            <w:szCs w:val="24"/>
          </w:rPr>
          <w:t xml:space="preserve">ngumpulkan data kepuasan terhadap layanan </w:t>
        </w:r>
      </w:ins>
      <w:ins w:id="530" w:author="IRFAN TRI RAHARJO" w:date="2024-12-29T02:30:00Z" w16du:dateUtc="2024-12-28T19:30:00Z">
        <w:r>
          <w:rPr>
            <w:rFonts w:ascii="Arial" w:eastAsia="Arial" w:hAnsi="Arial" w:cs="Arial"/>
            <w:color w:val="5B9BD5" w:themeColor="accent1"/>
            <w:sz w:val="24"/>
            <w:szCs w:val="24"/>
          </w:rPr>
          <w:t xml:space="preserve">administrasi dan implementasi </w:t>
        </w:r>
      </w:ins>
      <w:ins w:id="531" w:author="IRFAN TRI RAHARJO" w:date="2024-12-29T02:29:00Z" w16du:dateUtc="2024-12-28T19:29:00Z">
        <w:r>
          <w:rPr>
            <w:rFonts w:ascii="Arial" w:eastAsia="Arial" w:hAnsi="Arial" w:cs="Arial"/>
            <w:color w:val="5B9BD5" w:themeColor="accent1"/>
            <w:sz w:val="24"/>
            <w:szCs w:val="24"/>
          </w:rPr>
          <w:t xml:space="preserve">kerja sama bidang pendidikan, penelitian, pengabdian kepada masyarakat serta kemitraan lainnya. </w:t>
        </w:r>
      </w:ins>
      <w:ins w:id="532" w:author="IRFAN TRI RAHARJO" w:date="2024-12-29T02:30:00Z" w16du:dateUtc="2024-12-28T19:30:00Z">
        <w:r>
          <w:rPr>
            <w:rFonts w:ascii="Arial" w:eastAsia="Arial" w:hAnsi="Arial" w:cs="Arial"/>
            <w:color w:val="5B9BD5" w:themeColor="accent1"/>
            <w:sz w:val="24"/>
            <w:szCs w:val="24"/>
          </w:rPr>
          <w:t>Kuesioner ini</w:t>
        </w:r>
      </w:ins>
      <w:ins w:id="533" w:author="IRFAN TRI RAHARJO" w:date="2024-12-29T02:31:00Z" w16du:dateUtc="2024-12-28T19:31:00Z">
        <w:r>
          <w:rPr>
            <w:rFonts w:ascii="Arial" w:eastAsia="Arial" w:hAnsi="Arial" w:cs="Arial"/>
            <w:color w:val="5B9BD5" w:themeColor="accent1"/>
            <w:sz w:val="24"/>
            <w:szCs w:val="24"/>
          </w:rPr>
          <w:t xml:space="preserve"> terbagi menjadi 2 bagian</w:t>
        </w:r>
      </w:ins>
      <w:ins w:id="534" w:author="IRFAN TRI RAHARJO" w:date="2024-12-29T02:32:00Z" w16du:dateUtc="2024-12-28T19:32:00Z">
        <w:r>
          <w:rPr>
            <w:rFonts w:ascii="Arial" w:eastAsia="Arial" w:hAnsi="Arial" w:cs="Arial"/>
            <w:color w:val="5B9BD5" w:themeColor="accent1"/>
            <w:sz w:val="24"/>
            <w:szCs w:val="24"/>
          </w:rPr>
          <w:t xml:space="preserve">. Bagian pertama </w:t>
        </w:r>
      </w:ins>
      <w:ins w:id="535" w:author="IRFAN TRI RAHARJO" w:date="2024-12-29T02:33:00Z" w16du:dateUtc="2024-12-28T19:33:00Z">
        <w:r>
          <w:rPr>
            <w:rFonts w:ascii="Arial" w:eastAsia="Arial" w:hAnsi="Arial" w:cs="Arial"/>
            <w:color w:val="5B9BD5" w:themeColor="accent1"/>
            <w:sz w:val="24"/>
            <w:szCs w:val="24"/>
          </w:rPr>
          <w:t>berisi pertanyaan tentang informasi mitra. Bagian kedua berisi pertanyaan terkait layanan administrasi dan implement</w:t>
        </w:r>
      </w:ins>
      <w:ins w:id="536" w:author="IRFAN TRI RAHARJO" w:date="2024-12-29T02:34:00Z" w16du:dateUtc="2024-12-28T19:34:00Z">
        <w:r>
          <w:rPr>
            <w:rFonts w:ascii="Arial" w:eastAsia="Arial" w:hAnsi="Arial" w:cs="Arial"/>
            <w:color w:val="5B9BD5" w:themeColor="accent1"/>
            <w:sz w:val="24"/>
            <w:szCs w:val="24"/>
          </w:rPr>
          <w:t xml:space="preserve">asi kerja sama. Kuesioner ini menggunakan skala Likert, yang memungkinkan responden memberikan penilaian </w:t>
        </w:r>
      </w:ins>
      <w:ins w:id="537" w:author="IRFAN TRI RAHARJO" w:date="2024-12-29T02:35:00Z" w16du:dateUtc="2024-12-28T19:35:00Z">
        <w:r>
          <w:rPr>
            <w:rFonts w:ascii="Arial" w:eastAsia="Arial" w:hAnsi="Arial" w:cs="Arial"/>
            <w:color w:val="5B9BD5" w:themeColor="accent1"/>
            <w:sz w:val="24"/>
            <w:szCs w:val="24"/>
          </w:rPr>
          <w:t>terhadap suatu pernyataan dari “sangat tidak setuju” hingga “sa</w:t>
        </w:r>
      </w:ins>
      <w:ins w:id="538" w:author="IRFAN TRI RAHARJO" w:date="2024-12-29T02:36:00Z" w16du:dateUtc="2024-12-28T19:36:00Z">
        <w:r>
          <w:rPr>
            <w:rFonts w:ascii="Arial" w:eastAsia="Arial" w:hAnsi="Arial" w:cs="Arial"/>
            <w:color w:val="5B9BD5" w:themeColor="accent1"/>
            <w:sz w:val="24"/>
            <w:szCs w:val="24"/>
          </w:rPr>
          <w:t>ngat setuju</w:t>
        </w:r>
      </w:ins>
      <w:ins w:id="539" w:author="IRFAN TRI RAHARJO" w:date="2024-12-29T02:35:00Z" w16du:dateUtc="2024-12-28T19:35:00Z">
        <w:r>
          <w:rPr>
            <w:rFonts w:ascii="Arial" w:eastAsia="Arial" w:hAnsi="Arial" w:cs="Arial"/>
            <w:color w:val="5B9BD5" w:themeColor="accent1"/>
            <w:sz w:val="24"/>
            <w:szCs w:val="24"/>
          </w:rPr>
          <w:t>”</w:t>
        </w:r>
      </w:ins>
      <w:ins w:id="540" w:author="IRFAN TRI RAHARJO" w:date="2024-12-29T02:36:00Z" w16du:dateUtc="2024-12-28T19:36:00Z">
        <w:r>
          <w:rPr>
            <w:rFonts w:ascii="Arial" w:eastAsia="Arial" w:hAnsi="Arial" w:cs="Arial"/>
            <w:color w:val="5B9BD5" w:themeColor="accent1"/>
            <w:sz w:val="24"/>
            <w:szCs w:val="24"/>
          </w:rPr>
          <w:t xml:space="preserve"> dengan skor 1 </w:t>
        </w:r>
      </w:ins>
      <w:ins w:id="541" w:author="IRFAN TRI RAHARJO" w:date="2024-12-29T02:37:00Z" w16du:dateUtc="2024-12-28T19:37:00Z">
        <w:r>
          <w:rPr>
            <w:rFonts w:ascii="Arial" w:eastAsia="Arial" w:hAnsi="Arial" w:cs="Arial"/>
            <w:color w:val="5B9BD5" w:themeColor="accent1"/>
            <w:sz w:val="24"/>
            <w:szCs w:val="24"/>
          </w:rPr>
          <w:t>hingga 5.</w:t>
        </w:r>
      </w:ins>
    </w:p>
    <w:p w14:paraId="7A6C2869" w14:textId="1430B961" w:rsidR="00DF68ED" w:rsidRPr="00A955FA" w:rsidRDefault="00DF68ED">
      <w:pPr>
        <w:pStyle w:val="ListParagraph"/>
        <w:spacing w:before="41" w:line="276" w:lineRule="auto"/>
        <w:ind w:left="2016" w:right="67"/>
        <w:jc w:val="both"/>
        <w:rPr>
          <w:ins w:id="542" w:author="Irfan Tri Raharjo, SE" w:date="2024-12-24T15:09:00Z"/>
          <w:rFonts w:ascii="Arial" w:eastAsia="Arial" w:hAnsi="Arial" w:cs="Arial"/>
          <w:color w:val="5B9BD5" w:themeColor="accent1"/>
          <w:sz w:val="24"/>
          <w:szCs w:val="24"/>
        </w:rPr>
        <w:pPrChange w:id="543" w:author="Irfan Tri Raharjo, SE" w:date="2024-12-24T14:42:00Z">
          <w:pPr>
            <w:spacing w:before="41" w:line="276" w:lineRule="auto"/>
            <w:ind w:left="576" w:right="67"/>
            <w:jc w:val="both"/>
          </w:pPr>
        </w:pPrChange>
      </w:pPr>
      <w:ins w:id="544" w:author="IRFAN TRI RAHARJO" w:date="2024-12-29T02:38:00Z" w16du:dateUtc="2024-12-28T19:38:00Z">
        <w:r>
          <w:rPr>
            <w:rFonts w:ascii="Arial" w:eastAsia="Arial" w:hAnsi="Arial" w:cs="Arial"/>
            <w:color w:val="5B9BD5" w:themeColor="accent1"/>
            <w:sz w:val="24"/>
            <w:szCs w:val="24"/>
          </w:rPr>
          <w:t xml:space="preserve">Kuesioner disebar secara online melalui </w:t>
        </w:r>
      </w:ins>
      <w:ins w:id="545" w:author="IRFAN TRI RAHARJO" w:date="2024-12-29T02:39:00Z" w16du:dateUtc="2024-12-28T19:39:00Z">
        <w:r w:rsidR="00A955FA">
          <w:rPr>
            <w:rFonts w:ascii="Arial" w:eastAsia="Arial" w:hAnsi="Arial" w:cs="Arial"/>
            <w:color w:val="5B9BD5" w:themeColor="accent1"/>
            <w:sz w:val="24"/>
            <w:szCs w:val="24"/>
          </w:rPr>
          <w:t xml:space="preserve">link </w:t>
        </w:r>
      </w:ins>
      <w:ins w:id="546" w:author="IRFAN TRI RAHARJO" w:date="2024-12-29T02:38:00Z" w16du:dateUtc="2024-12-28T19:38:00Z">
        <w:r>
          <w:rPr>
            <w:rFonts w:ascii="Arial" w:eastAsia="Arial" w:hAnsi="Arial" w:cs="Arial"/>
            <w:color w:val="5B9BD5" w:themeColor="accent1"/>
            <w:sz w:val="24"/>
            <w:szCs w:val="24"/>
          </w:rPr>
          <w:t>Google form</w:t>
        </w:r>
      </w:ins>
      <w:ins w:id="547" w:author="IRFAN TRI RAHARJO" w:date="2024-12-29T02:39:00Z" w16du:dateUtc="2024-12-28T19:39:00Z">
        <w:r w:rsidR="00A955FA">
          <w:rPr>
            <w:rFonts w:ascii="Arial" w:eastAsia="Arial" w:hAnsi="Arial" w:cs="Arial"/>
            <w:color w:val="5B9BD5" w:themeColor="accent1"/>
            <w:sz w:val="24"/>
            <w:szCs w:val="24"/>
          </w:rPr>
          <w:t xml:space="preserve"> yang dikirimkan melalui </w:t>
        </w:r>
        <w:r w:rsidR="00A955FA">
          <w:rPr>
            <w:rFonts w:ascii="Arial" w:eastAsia="Arial" w:hAnsi="Arial" w:cs="Arial"/>
            <w:i/>
            <w:iCs/>
            <w:color w:val="5B9BD5" w:themeColor="accent1"/>
            <w:sz w:val="24"/>
            <w:szCs w:val="24"/>
          </w:rPr>
          <w:t>email</w:t>
        </w:r>
        <w:r w:rsidR="00A955FA">
          <w:rPr>
            <w:rFonts w:ascii="Arial" w:eastAsia="Arial" w:hAnsi="Arial" w:cs="Arial"/>
            <w:color w:val="5B9BD5" w:themeColor="accent1"/>
            <w:sz w:val="24"/>
            <w:szCs w:val="24"/>
          </w:rPr>
          <w:t xml:space="preserve"> untuk memudahkan responden dalam memberikan jawaban. </w:t>
        </w:r>
      </w:ins>
      <w:ins w:id="548" w:author="IRFAN TRI RAHARJO" w:date="2024-12-29T02:40:00Z" w16du:dateUtc="2024-12-28T19:40:00Z">
        <w:r w:rsidR="00A955FA">
          <w:rPr>
            <w:rFonts w:ascii="Arial" w:eastAsia="Arial" w:hAnsi="Arial" w:cs="Arial"/>
            <w:color w:val="5B9BD5" w:themeColor="accent1"/>
            <w:sz w:val="24"/>
            <w:szCs w:val="24"/>
          </w:rPr>
          <w:t xml:space="preserve">Penyebaran kuesioner dilakukan </w:t>
        </w:r>
      </w:ins>
      <w:ins w:id="549" w:author="IRFAN TRI RAHARJO" w:date="2024-12-29T02:42:00Z" w16du:dateUtc="2024-12-28T19:42:00Z">
        <w:r w:rsidR="00A955FA">
          <w:rPr>
            <w:rFonts w:ascii="Arial" w:eastAsia="Arial" w:hAnsi="Arial" w:cs="Arial"/>
            <w:color w:val="5B9BD5" w:themeColor="accent1"/>
            <w:sz w:val="24"/>
            <w:szCs w:val="24"/>
          </w:rPr>
          <w:t>secara</w:t>
        </w:r>
      </w:ins>
      <w:ins w:id="550" w:author="IRFAN TRI RAHARJO" w:date="2024-12-29T02:47:00Z" w16du:dateUtc="2024-12-28T19:47:00Z">
        <w:r w:rsidR="00A955FA">
          <w:rPr>
            <w:rFonts w:ascii="Arial" w:eastAsia="Arial" w:hAnsi="Arial" w:cs="Arial"/>
            <w:color w:val="5B9BD5" w:themeColor="accent1"/>
            <w:sz w:val="24"/>
            <w:szCs w:val="24"/>
          </w:rPr>
          <w:t xml:space="preserve"> berkala yakni pada akhir kegiatan/implementasi program</w:t>
        </w:r>
      </w:ins>
      <w:ins w:id="551" w:author="IRFAN TRI RAHARJO" w:date="2024-12-29T02:48:00Z" w16du:dateUtc="2024-12-28T19:48:00Z">
        <w:r w:rsidR="00A955FA">
          <w:rPr>
            <w:rFonts w:ascii="Arial" w:eastAsia="Arial" w:hAnsi="Arial" w:cs="Arial"/>
            <w:color w:val="5B9BD5" w:themeColor="accent1"/>
            <w:sz w:val="24"/>
            <w:szCs w:val="24"/>
          </w:rPr>
          <w:t xml:space="preserve"> kerja sama.</w:t>
        </w:r>
      </w:ins>
      <w:ins w:id="552" w:author="IRFAN TRI RAHARJO" w:date="2024-12-29T02:49:00Z" w16du:dateUtc="2024-12-28T19:49:00Z">
        <w:r w:rsidR="00072008">
          <w:rPr>
            <w:rFonts w:ascii="Arial" w:eastAsia="Arial" w:hAnsi="Arial" w:cs="Arial"/>
            <w:color w:val="5B9BD5" w:themeColor="accent1"/>
            <w:sz w:val="24"/>
            <w:szCs w:val="24"/>
          </w:rPr>
          <w:t xml:space="preserve"> Hasilnya kemudian dianalisis dan disajikan dalam bentuk visualisasi data</w:t>
        </w:r>
      </w:ins>
      <w:ins w:id="553" w:author="IRFAN TRI RAHARJO" w:date="2024-12-29T02:50:00Z" w16du:dateUtc="2024-12-28T19:50:00Z">
        <w:r w:rsidR="00072008">
          <w:rPr>
            <w:rFonts w:ascii="Arial" w:eastAsia="Arial" w:hAnsi="Arial" w:cs="Arial"/>
            <w:color w:val="5B9BD5" w:themeColor="accent1"/>
            <w:sz w:val="24"/>
            <w:szCs w:val="24"/>
          </w:rPr>
          <w:t>.</w:t>
        </w:r>
      </w:ins>
    </w:p>
    <w:p w14:paraId="79961B1B" w14:textId="737AD080" w:rsidR="00994C27" w:rsidDel="00072008" w:rsidRDefault="00994C27" w:rsidP="00994C27">
      <w:pPr>
        <w:pStyle w:val="ListParagraph"/>
        <w:spacing w:before="41" w:line="276" w:lineRule="auto"/>
        <w:ind w:left="2016" w:right="67"/>
        <w:rPr>
          <w:ins w:id="554" w:author="Irfan Tri Raharjo, SE" w:date="2024-12-24T15:09:00Z"/>
          <w:del w:id="555" w:author="IRFAN TRI RAHARJO" w:date="2024-12-29T02:50:00Z" w16du:dateUtc="2024-12-28T19:50:00Z"/>
          <w:rFonts w:ascii="Arial" w:eastAsia="Arial" w:hAnsi="Arial" w:cs="Arial"/>
          <w:color w:val="5B9BD5" w:themeColor="accent1"/>
          <w:sz w:val="24"/>
          <w:szCs w:val="24"/>
        </w:rPr>
      </w:pPr>
    </w:p>
    <w:p w14:paraId="0E9AD579" w14:textId="7F6A05DA" w:rsidR="00994C27" w:rsidDel="00072008" w:rsidRDefault="00994C27" w:rsidP="00994C27">
      <w:pPr>
        <w:pStyle w:val="ListParagraph"/>
        <w:spacing w:before="41" w:line="276" w:lineRule="auto"/>
        <w:ind w:left="2016" w:right="67"/>
        <w:rPr>
          <w:ins w:id="556" w:author="Irfan Tri Raharjo, SE" w:date="2024-12-24T15:09:00Z"/>
          <w:del w:id="557" w:author="IRFAN TRI RAHARJO" w:date="2024-12-29T02:50:00Z" w16du:dateUtc="2024-12-28T19:50:00Z"/>
          <w:rFonts w:ascii="Arial" w:eastAsia="Arial" w:hAnsi="Arial" w:cs="Arial"/>
          <w:color w:val="5B9BD5" w:themeColor="accent1"/>
          <w:sz w:val="24"/>
          <w:szCs w:val="24"/>
        </w:rPr>
      </w:pPr>
    </w:p>
    <w:p w14:paraId="64FC3455" w14:textId="1ADB0609" w:rsidR="00994C27" w:rsidDel="00072008" w:rsidRDefault="00994C27" w:rsidP="00994C27">
      <w:pPr>
        <w:pStyle w:val="ListParagraph"/>
        <w:spacing w:before="41" w:line="276" w:lineRule="auto"/>
        <w:ind w:left="2016" w:right="67"/>
        <w:rPr>
          <w:ins w:id="558" w:author="Irfan Tri Raharjo, SE" w:date="2024-12-24T15:09:00Z"/>
          <w:del w:id="559" w:author="IRFAN TRI RAHARJO" w:date="2024-12-29T02:50:00Z" w16du:dateUtc="2024-12-28T19:50:00Z"/>
          <w:rFonts w:ascii="Arial" w:eastAsia="Arial" w:hAnsi="Arial" w:cs="Arial"/>
          <w:color w:val="5B9BD5" w:themeColor="accent1"/>
          <w:sz w:val="24"/>
          <w:szCs w:val="24"/>
        </w:rPr>
      </w:pPr>
    </w:p>
    <w:p w14:paraId="3A70959E" w14:textId="77777777" w:rsidR="00994C27" w:rsidRPr="00072008" w:rsidRDefault="00994C27" w:rsidP="00072008">
      <w:pPr>
        <w:spacing w:before="41" w:line="276" w:lineRule="auto"/>
        <w:ind w:right="67"/>
        <w:rPr>
          <w:ins w:id="560" w:author="Irfan Tri Raharjo, SE" w:date="2024-12-24T15:09:00Z"/>
          <w:rFonts w:ascii="Arial" w:eastAsia="Arial" w:hAnsi="Arial" w:cs="Arial"/>
          <w:color w:val="5B9BD5" w:themeColor="accent1"/>
          <w:sz w:val="24"/>
          <w:szCs w:val="24"/>
          <w:rPrChange w:id="561" w:author="IRFAN TRI RAHARJO" w:date="2024-12-29T02:50:00Z" w16du:dateUtc="2024-12-28T19:50:00Z">
            <w:rPr>
              <w:ins w:id="562" w:author="Irfan Tri Raharjo, SE" w:date="2024-12-24T15:09:00Z"/>
              <w:rFonts w:eastAsia="Arial"/>
            </w:rPr>
          </w:rPrChange>
        </w:rPr>
        <w:pPrChange w:id="563" w:author="IRFAN TRI RAHARJO" w:date="2024-12-29T02:50:00Z" w16du:dateUtc="2024-12-28T19:50:00Z">
          <w:pPr>
            <w:pStyle w:val="ListParagraph"/>
            <w:spacing w:before="41" w:line="276" w:lineRule="auto"/>
            <w:ind w:left="2016" w:right="67"/>
          </w:pPr>
        </w:pPrChange>
      </w:pPr>
    </w:p>
    <w:p w14:paraId="0C28A817" w14:textId="77777777" w:rsidR="00994C27" w:rsidRDefault="00994C27" w:rsidP="00994C27">
      <w:pPr>
        <w:pStyle w:val="ListParagraph"/>
        <w:spacing w:before="41" w:line="276" w:lineRule="auto"/>
        <w:ind w:left="2016" w:right="67"/>
        <w:rPr>
          <w:ins w:id="564" w:author="Irfan Tri Raharjo, SE" w:date="2024-12-24T15:09:00Z"/>
          <w:rFonts w:ascii="Arial" w:eastAsia="Arial" w:hAnsi="Arial" w:cs="Arial"/>
          <w:color w:val="5B9BD5" w:themeColor="accent1"/>
          <w:sz w:val="24"/>
          <w:szCs w:val="24"/>
        </w:rPr>
      </w:pPr>
      <w:ins w:id="565" w:author="Irfan Tri Raharjo, SE" w:date="2024-12-24T15:09:00Z">
        <w:r>
          <w:rPr>
            <w:rFonts w:ascii="Arial" w:eastAsia="Arial" w:hAnsi="Arial" w:cs="Arial"/>
            <w:color w:val="5B9BD5" w:themeColor="accent1"/>
            <w:sz w:val="24"/>
            <w:szCs w:val="24"/>
          </w:rPr>
          <w:t>Contoh kuesioner dapat dilihat pada gambar berikut:</w:t>
        </w:r>
      </w:ins>
    </w:p>
    <w:p w14:paraId="0EC53E18" w14:textId="77777777" w:rsidR="00994C27" w:rsidRDefault="00994C27">
      <w:pPr>
        <w:pStyle w:val="ListParagraph"/>
        <w:spacing w:before="41" w:line="276" w:lineRule="auto"/>
        <w:ind w:left="2016" w:right="67"/>
        <w:jc w:val="center"/>
        <w:rPr>
          <w:ins w:id="566" w:author="Irfan Tri Raharjo, SE" w:date="2024-12-24T13:25:00Z"/>
          <w:rFonts w:ascii="Arial" w:eastAsia="Arial" w:hAnsi="Arial" w:cs="Arial"/>
          <w:color w:val="5B9BD5" w:themeColor="accent1"/>
          <w:sz w:val="24"/>
          <w:szCs w:val="24"/>
        </w:rPr>
        <w:pPrChange w:id="567" w:author="Irfan Tri Raharjo, SE" w:date="2024-12-24T15:09:00Z">
          <w:pPr>
            <w:spacing w:before="41" w:line="276" w:lineRule="auto"/>
            <w:ind w:left="576" w:right="67"/>
            <w:jc w:val="both"/>
          </w:pPr>
        </w:pPrChange>
      </w:pPr>
      <w:ins w:id="568" w:author="Irfan Tri Raharjo, SE" w:date="2024-12-24T15:08:00Z">
        <w:r>
          <w:rPr>
            <w:noProof/>
          </w:rPr>
          <w:lastRenderedPageBreak/>
          <w:drawing>
            <wp:inline distT="0" distB="0" distL="0" distR="0" wp14:anchorId="560B1344" wp14:editId="01EF0D45">
              <wp:extent cx="4160261" cy="39901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166223" cy="3995828"/>
                      </a:xfrm>
                      <a:prstGeom prst="rect">
                        <a:avLst/>
                      </a:prstGeom>
                    </pic:spPr>
                  </pic:pic>
                </a:graphicData>
              </a:graphic>
            </wp:inline>
          </w:drawing>
        </w:r>
      </w:ins>
    </w:p>
    <w:p w14:paraId="3FEBD9FD" w14:textId="77777777" w:rsidR="00061395" w:rsidRPr="00061395" w:rsidRDefault="0086495B" w:rsidP="00061395">
      <w:pPr>
        <w:pStyle w:val="ListParagraph"/>
        <w:numPr>
          <w:ilvl w:val="0"/>
          <w:numId w:val="37"/>
        </w:numPr>
        <w:spacing w:before="41" w:line="276" w:lineRule="auto"/>
        <w:ind w:right="67"/>
        <w:jc w:val="both"/>
        <w:rPr>
          <w:ins w:id="569" w:author="Irfan Tri Raharjo, SE" w:date="2024-12-24T14:43:00Z"/>
          <w:rFonts w:ascii="Arial" w:eastAsia="Arial" w:hAnsi="Arial" w:cs="Arial"/>
          <w:color w:val="5B9BD5" w:themeColor="accent1"/>
          <w:sz w:val="24"/>
          <w:szCs w:val="24"/>
          <w:rPrChange w:id="570" w:author="Irfan Tri Raharjo, SE" w:date="2024-12-24T14:43:00Z">
            <w:rPr>
              <w:ins w:id="571" w:author="Irfan Tri Raharjo, SE" w:date="2024-12-24T14:43:00Z"/>
              <w:rFonts w:eastAsia="Arial"/>
            </w:rPr>
          </w:rPrChange>
        </w:rPr>
      </w:pPr>
      <w:ins w:id="572" w:author="Irfan Tri Raharjo, SE" w:date="2024-12-24T13:25:00Z">
        <w:r>
          <w:rPr>
            <w:rFonts w:ascii="Arial" w:eastAsia="Arial" w:hAnsi="Arial" w:cs="Arial"/>
            <w:color w:val="5B9BD5" w:themeColor="accent1"/>
            <w:sz w:val="24"/>
            <w:szCs w:val="24"/>
          </w:rPr>
          <w:t>Pelacakan Kinerja Lulusan</w:t>
        </w:r>
      </w:ins>
    </w:p>
    <w:p w14:paraId="56168C63" w14:textId="77777777" w:rsidR="004C5226" w:rsidRDefault="004C5226">
      <w:pPr>
        <w:pStyle w:val="ListParagraph"/>
        <w:spacing w:before="41" w:line="276" w:lineRule="auto"/>
        <w:ind w:left="2016" w:right="67"/>
        <w:jc w:val="both"/>
        <w:rPr>
          <w:ins w:id="573" w:author="Irfan Tri Raharjo, SE" w:date="2024-12-24T15:02:00Z"/>
          <w:rFonts w:ascii="Arial" w:eastAsia="Arial" w:hAnsi="Arial" w:cs="Arial"/>
          <w:color w:val="5B9BD5" w:themeColor="accent1"/>
          <w:sz w:val="24"/>
          <w:szCs w:val="24"/>
        </w:rPr>
        <w:pPrChange w:id="574" w:author="Irfan Tri Raharjo, SE" w:date="2024-12-24T15:02:00Z">
          <w:pPr>
            <w:pStyle w:val="ListParagraph"/>
            <w:numPr>
              <w:numId w:val="37"/>
            </w:numPr>
            <w:spacing w:before="41" w:line="276" w:lineRule="auto"/>
            <w:ind w:left="2016" w:right="67" w:hanging="360"/>
            <w:jc w:val="both"/>
          </w:pPr>
        </w:pPrChange>
      </w:pPr>
      <w:ins w:id="575" w:author="Irfan Tri Raharjo, SE" w:date="2024-12-24T15:02:00Z">
        <w:r>
          <w:rPr>
            <w:rFonts w:ascii="Arial" w:eastAsia="Arial" w:hAnsi="Arial" w:cs="Arial"/>
            <w:color w:val="5B9BD5" w:themeColor="accent1"/>
            <w:sz w:val="24"/>
            <w:szCs w:val="24"/>
          </w:rPr>
          <w:t>(</w:t>
        </w:r>
        <w:r w:rsidRPr="0058451C">
          <w:rPr>
            <w:rFonts w:ascii="Arial" w:eastAsia="Arial" w:hAnsi="Arial" w:cs="Arial"/>
            <w:color w:val="5B9BD5" w:themeColor="accent1"/>
            <w:sz w:val="24"/>
            <w:szCs w:val="24"/>
            <w:highlight w:val="yellow"/>
            <w:rPrChange w:id="576" w:author="Irfan Tri Raharjo, SE" w:date="2024-12-24T15:27:00Z">
              <w:rPr>
                <w:rFonts w:ascii="Arial" w:eastAsia="Arial" w:hAnsi="Arial" w:cs="Arial"/>
                <w:color w:val="5B9BD5" w:themeColor="accent1"/>
                <w:sz w:val="24"/>
                <w:szCs w:val="24"/>
              </w:rPr>
            </w:rPrChange>
          </w:rPr>
          <w:t>narasi di lembar Mbak Ita</w:t>
        </w:r>
        <w:r>
          <w:rPr>
            <w:rFonts w:ascii="Arial" w:eastAsia="Arial" w:hAnsi="Arial" w:cs="Arial"/>
            <w:color w:val="5B9BD5" w:themeColor="accent1"/>
            <w:sz w:val="24"/>
            <w:szCs w:val="24"/>
          </w:rPr>
          <w:t>)</w:t>
        </w:r>
      </w:ins>
    </w:p>
    <w:p w14:paraId="3A1484C3" w14:textId="77777777" w:rsidR="0086495B" w:rsidRDefault="0086495B">
      <w:pPr>
        <w:pStyle w:val="ListParagraph"/>
        <w:numPr>
          <w:ilvl w:val="0"/>
          <w:numId w:val="37"/>
        </w:numPr>
        <w:spacing w:before="41" w:line="276" w:lineRule="auto"/>
        <w:ind w:right="67"/>
        <w:jc w:val="both"/>
        <w:rPr>
          <w:ins w:id="577" w:author="Irfan Tri Raharjo, SE" w:date="2024-12-24T15:01:00Z"/>
          <w:rFonts w:ascii="Arial" w:eastAsia="Arial" w:hAnsi="Arial" w:cs="Arial"/>
          <w:color w:val="5B9BD5" w:themeColor="accent1"/>
          <w:sz w:val="24"/>
          <w:szCs w:val="24"/>
        </w:rPr>
        <w:pPrChange w:id="578" w:author="Irfan Tri Raharjo, SE" w:date="2024-12-24T13:22:00Z">
          <w:pPr>
            <w:spacing w:before="41" w:line="276" w:lineRule="auto"/>
            <w:ind w:left="576" w:right="67"/>
            <w:jc w:val="both"/>
          </w:pPr>
        </w:pPrChange>
      </w:pPr>
      <w:ins w:id="579" w:author="Irfan Tri Raharjo, SE" w:date="2024-12-24T13:25:00Z">
        <w:r>
          <w:rPr>
            <w:rFonts w:ascii="Arial" w:eastAsia="Arial" w:hAnsi="Arial" w:cs="Arial"/>
            <w:color w:val="5B9BD5" w:themeColor="accent1"/>
            <w:sz w:val="24"/>
            <w:szCs w:val="24"/>
          </w:rPr>
          <w:t>Pengukuran Tingkat Kepuasan Pengguna Lulusan</w:t>
        </w:r>
      </w:ins>
    </w:p>
    <w:p w14:paraId="4035FBAA" w14:textId="77777777" w:rsidR="004C5226" w:rsidRDefault="004C5226">
      <w:pPr>
        <w:pStyle w:val="ListParagraph"/>
        <w:spacing w:before="41" w:line="276" w:lineRule="auto"/>
        <w:ind w:left="2016" w:right="67"/>
        <w:jc w:val="both"/>
        <w:rPr>
          <w:ins w:id="580" w:author="Irfan Tri Raharjo, SE" w:date="2024-12-24T08:46:00Z"/>
          <w:rFonts w:ascii="Arial" w:eastAsia="Arial" w:hAnsi="Arial" w:cs="Arial"/>
          <w:color w:val="5B9BD5" w:themeColor="accent1"/>
          <w:sz w:val="24"/>
          <w:szCs w:val="24"/>
        </w:rPr>
        <w:pPrChange w:id="581" w:author="Irfan Tri Raharjo, SE" w:date="2024-12-24T15:01:00Z">
          <w:pPr>
            <w:spacing w:before="41" w:line="276" w:lineRule="auto"/>
            <w:ind w:left="576" w:right="67"/>
            <w:jc w:val="both"/>
          </w:pPr>
        </w:pPrChange>
      </w:pPr>
      <w:ins w:id="582" w:author="Irfan Tri Raharjo, SE" w:date="2024-12-24T15:01:00Z">
        <w:r>
          <w:rPr>
            <w:rFonts w:ascii="Arial" w:eastAsia="Arial" w:hAnsi="Arial" w:cs="Arial"/>
            <w:color w:val="5B9BD5" w:themeColor="accent1"/>
            <w:sz w:val="24"/>
            <w:szCs w:val="24"/>
          </w:rPr>
          <w:t>(</w:t>
        </w:r>
        <w:r w:rsidRPr="0058451C">
          <w:rPr>
            <w:rFonts w:ascii="Arial" w:eastAsia="Arial" w:hAnsi="Arial" w:cs="Arial"/>
            <w:color w:val="5B9BD5" w:themeColor="accent1"/>
            <w:sz w:val="24"/>
            <w:szCs w:val="24"/>
            <w:highlight w:val="yellow"/>
            <w:rPrChange w:id="583" w:author="Irfan Tri Raharjo, SE" w:date="2024-12-24T15:27:00Z">
              <w:rPr>
                <w:rFonts w:ascii="Arial" w:eastAsia="Arial" w:hAnsi="Arial" w:cs="Arial"/>
                <w:color w:val="5B9BD5" w:themeColor="accent1"/>
                <w:sz w:val="24"/>
                <w:szCs w:val="24"/>
              </w:rPr>
            </w:rPrChange>
          </w:rPr>
          <w:t xml:space="preserve">narasi </w:t>
        </w:r>
      </w:ins>
      <w:ins w:id="584" w:author="Irfan Tri Raharjo, SE" w:date="2024-12-24T15:02:00Z">
        <w:r w:rsidRPr="0058451C">
          <w:rPr>
            <w:rFonts w:ascii="Arial" w:eastAsia="Arial" w:hAnsi="Arial" w:cs="Arial"/>
            <w:color w:val="5B9BD5" w:themeColor="accent1"/>
            <w:sz w:val="24"/>
            <w:szCs w:val="24"/>
            <w:highlight w:val="yellow"/>
            <w:rPrChange w:id="585" w:author="Irfan Tri Raharjo, SE" w:date="2024-12-24T15:27:00Z">
              <w:rPr>
                <w:rFonts w:ascii="Arial" w:eastAsia="Arial" w:hAnsi="Arial" w:cs="Arial"/>
                <w:color w:val="5B9BD5" w:themeColor="accent1"/>
                <w:sz w:val="24"/>
                <w:szCs w:val="24"/>
              </w:rPr>
            </w:rPrChange>
          </w:rPr>
          <w:t>di lembar Mbak Ita</w:t>
        </w:r>
        <w:r>
          <w:rPr>
            <w:rFonts w:ascii="Arial" w:eastAsia="Arial" w:hAnsi="Arial" w:cs="Arial"/>
            <w:color w:val="5B9BD5" w:themeColor="accent1"/>
            <w:sz w:val="24"/>
            <w:szCs w:val="24"/>
          </w:rPr>
          <w:t>)</w:t>
        </w:r>
      </w:ins>
    </w:p>
    <w:p w14:paraId="720485E4" w14:textId="77777777" w:rsidR="00C27460" w:rsidRDefault="00C27460">
      <w:pPr>
        <w:pStyle w:val="ListParagraph"/>
        <w:spacing w:before="41" w:line="276" w:lineRule="auto"/>
        <w:ind w:left="1296" w:right="67"/>
        <w:jc w:val="both"/>
        <w:rPr>
          <w:ins w:id="586" w:author="Irfan Tri Raharjo, SE" w:date="2024-12-24T08:25:00Z"/>
          <w:rFonts w:ascii="Arial" w:eastAsia="Arial" w:hAnsi="Arial" w:cs="Arial"/>
          <w:color w:val="5B9BD5" w:themeColor="accent1"/>
          <w:sz w:val="24"/>
          <w:szCs w:val="24"/>
        </w:rPr>
        <w:pPrChange w:id="587" w:author="Irfan Tri Raharjo, SE" w:date="2024-12-24T08:15:00Z">
          <w:pPr>
            <w:spacing w:before="41" w:line="276" w:lineRule="auto"/>
            <w:ind w:left="576" w:right="67"/>
            <w:jc w:val="both"/>
          </w:pPr>
        </w:pPrChange>
      </w:pPr>
    </w:p>
    <w:p w14:paraId="32917391" w14:textId="77777777" w:rsidR="002A64C1" w:rsidRPr="00884A8D" w:rsidRDefault="00884A8D">
      <w:pPr>
        <w:pStyle w:val="ListParagraph"/>
        <w:spacing w:before="41" w:line="276" w:lineRule="auto"/>
        <w:ind w:left="1296" w:right="67"/>
        <w:jc w:val="both"/>
        <w:rPr>
          <w:ins w:id="588" w:author="Irfan Tri Raharjo, SE" w:date="2024-12-23T14:45:00Z"/>
          <w:rFonts w:ascii="Arial" w:eastAsia="Arial" w:hAnsi="Arial" w:cs="Arial"/>
          <w:color w:val="5B9BD5" w:themeColor="accent1"/>
          <w:sz w:val="24"/>
          <w:szCs w:val="24"/>
          <w:rPrChange w:id="589" w:author="Irfan Tri Raharjo, SE" w:date="2024-12-24T08:21:00Z">
            <w:rPr>
              <w:ins w:id="590" w:author="Irfan Tri Raharjo, SE" w:date="2024-12-23T14:45:00Z"/>
              <w:rFonts w:eastAsia="Arial"/>
            </w:rPr>
          </w:rPrChange>
        </w:rPr>
        <w:pPrChange w:id="591" w:author="Irfan Tri Raharjo, SE" w:date="2024-12-24T08:15:00Z">
          <w:pPr>
            <w:spacing w:before="41" w:line="276" w:lineRule="auto"/>
            <w:ind w:left="576" w:right="67"/>
            <w:jc w:val="both"/>
          </w:pPr>
        </w:pPrChange>
      </w:pPr>
      <w:ins w:id="592" w:author="Irfan Tri Raharjo, SE" w:date="2024-12-24T08:21:00Z">
        <w:r>
          <w:rPr>
            <w:rFonts w:ascii="Arial" w:eastAsia="Arial" w:hAnsi="Arial" w:cs="Arial"/>
            <w:color w:val="5B9BD5" w:themeColor="accent1"/>
            <w:sz w:val="24"/>
            <w:szCs w:val="24"/>
          </w:rPr>
          <w:t xml:space="preserve"> </w:t>
        </w:r>
      </w:ins>
    </w:p>
    <w:p w14:paraId="110B3F58" w14:textId="77777777" w:rsidR="002A64C1" w:rsidRDefault="009E13A8">
      <w:pPr>
        <w:pStyle w:val="ListParagraph"/>
        <w:numPr>
          <w:ilvl w:val="0"/>
          <w:numId w:val="35"/>
        </w:numPr>
        <w:spacing w:before="41" w:line="276" w:lineRule="auto"/>
        <w:ind w:right="67"/>
        <w:jc w:val="both"/>
        <w:rPr>
          <w:ins w:id="593" w:author="Irfan Tri Raharjo, SE" w:date="2024-12-24T08:15:00Z"/>
          <w:rFonts w:ascii="Arial" w:eastAsia="Arial" w:hAnsi="Arial" w:cs="Arial"/>
          <w:color w:val="5B9BD5" w:themeColor="accent1"/>
          <w:sz w:val="24"/>
          <w:szCs w:val="24"/>
        </w:rPr>
        <w:pPrChange w:id="594" w:author="Irfan Tri Raharjo, SE" w:date="2024-12-24T08:15:00Z">
          <w:pPr>
            <w:spacing w:before="41" w:line="276" w:lineRule="auto"/>
            <w:ind w:left="576" w:right="67"/>
            <w:jc w:val="both"/>
          </w:pPr>
        </w:pPrChange>
      </w:pPr>
      <w:ins w:id="595" w:author="Irfan Tri Raharjo, SE" w:date="2024-12-23T14:45:00Z">
        <w:r w:rsidRPr="009E13A8">
          <w:rPr>
            <w:rFonts w:ascii="Arial" w:eastAsia="Arial" w:hAnsi="Arial" w:cs="Arial"/>
            <w:color w:val="5B9BD5" w:themeColor="accent1"/>
            <w:sz w:val="24"/>
            <w:szCs w:val="24"/>
            <w:rPrChange w:id="596" w:author="Irfan Tri Raharjo, SE" w:date="2024-12-23T14:45:00Z">
              <w:rPr>
                <w:rFonts w:eastAsia="Arial"/>
              </w:rPr>
            </w:rPrChange>
          </w:rPr>
          <w:t>Pelaksanaan</w:t>
        </w:r>
      </w:ins>
    </w:p>
    <w:p w14:paraId="7789D940" w14:textId="77777777" w:rsidR="002A64C1" w:rsidRDefault="00C27460">
      <w:pPr>
        <w:pStyle w:val="ListParagraph"/>
        <w:ind w:left="1296"/>
        <w:rPr>
          <w:ins w:id="597" w:author="Irfan Tri Raharjo, SE" w:date="2024-12-24T14:32:00Z"/>
          <w:rFonts w:ascii="Arial" w:eastAsia="Arial" w:hAnsi="Arial" w:cs="Arial"/>
          <w:color w:val="5B9BD5" w:themeColor="accent1"/>
          <w:sz w:val="24"/>
          <w:szCs w:val="24"/>
        </w:rPr>
        <w:pPrChange w:id="598" w:author="Irfan Tri Raharjo, SE" w:date="2024-12-24T08:50:00Z">
          <w:pPr>
            <w:pStyle w:val="ListParagraph"/>
            <w:numPr>
              <w:numId w:val="35"/>
            </w:numPr>
            <w:spacing w:before="41" w:line="276" w:lineRule="auto"/>
            <w:ind w:left="1296" w:right="67" w:hanging="360"/>
            <w:jc w:val="both"/>
          </w:pPr>
        </w:pPrChange>
      </w:pPr>
      <w:ins w:id="599" w:author="Irfan Tri Raharjo, SE" w:date="2024-12-24T08:50:00Z">
        <w:r>
          <w:rPr>
            <w:rFonts w:ascii="Arial" w:eastAsia="Arial" w:hAnsi="Arial" w:cs="Arial"/>
            <w:color w:val="5B9BD5" w:themeColor="accent1"/>
            <w:sz w:val="24"/>
            <w:szCs w:val="24"/>
          </w:rPr>
          <w:t>Internal</w:t>
        </w:r>
      </w:ins>
    </w:p>
    <w:p w14:paraId="7292C3A7" w14:textId="77777777" w:rsidR="00072008" w:rsidRDefault="00E74C0A">
      <w:pPr>
        <w:pStyle w:val="ListParagraph"/>
        <w:ind w:left="1296"/>
        <w:rPr>
          <w:ins w:id="600" w:author="IRFAN TRI RAHARJO" w:date="2024-12-29T02:53:00Z" w16du:dateUtc="2024-12-28T19:53:00Z"/>
          <w:rFonts w:ascii="Arial" w:eastAsia="Arial" w:hAnsi="Arial" w:cs="Arial"/>
          <w:color w:val="5B9BD5" w:themeColor="accent1"/>
          <w:sz w:val="24"/>
          <w:szCs w:val="24"/>
        </w:rPr>
      </w:pPr>
      <w:ins w:id="601" w:author="Irfan Tri Raharjo, SE" w:date="2024-12-24T14:32:00Z">
        <w:r>
          <w:rPr>
            <w:rFonts w:ascii="Arial" w:eastAsia="Arial" w:hAnsi="Arial" w:cs="Arial"/>
            <w:color w:val="5B9BD5" w:themeColor="accent1"/>
            <w:sz w:val="24"/>
            <w:szCs w:val="24"/>
          </w:rPr>
          <w:t xml:space="preserve">Pengisian instrumen evaluasi dilakukan secara </w:t>
        </w:r>
        <w:r>
          <w:rPr>
            <w:rFonts w:ascii="Arial" w:eastAsia="Arial" w:hAnsi="Arial" w:cs="Arial"/>
            <w:i/>
            <w:color w:val="5B9BD5" w:themeColor="accent1"/>
            <w:sz w:val="24"/>
            <w:szCs w:val="24"/>
          </w:rPr>
          <w:t>online</w:t>
        </w:r>
        <w:r>
          <w:rPr>
            <w:rFonts w:ascii="Arial" w:eastAsia="Arial" w:hAnsi="Arial" w:cs="Arial"/>
            <w:color w:val="5B9BD5" w:themeColor="accent1"/>
            <w:sz w:val="24"/>
            <w:szCs w:val="24"/>
          </w:rPr>
          <w:t xml:space="preserve"> melalui laman</w:t>
        </w:r>
      </w:ins>
      <w:ins w:id="602" w:author="IRFAN TRI RAHARJO" w:date="2024-12-29T02:53:00Z" w16du:dateUtc="2024-12-28T19:53:00Z">
        <w:r w:rsidR="00072008">
          <w:rPr>
            <w:rFonts w:ascii="Arial" w:eastAsia="Arial" w:hAnsi="Arial" w:cs="Arial"/>
            <w:color w:val="5B9BD5" w:themeColor="accent1"/>
            <w:sz w:val="24"/>
            <w:szCs w:val="24"/>
          </w:rPr>
          <w:t>:</w:t>
        </w:r>
      </w:ins>
    </w:p>
    <w:p w14:paraId="4B93022F" w14:textId="75E1BABB" w:rsidR="00072008" w:rsidRDefault="00072008" w:rsidP="00072008">
      <w:pPr>
        <w:pStyle w:val="ListParagraph"/>
        <w:numPr>
          <w:ilvl w:val="0"/>
          <w:numId w:val="40"/>
        </w:numPr>
        <w:rPr>
          <w:ins w:id="603" w:author="IRFAN TRI RAHARJO" w:date="2024-12-29T02:53:00Z" w16du:dateUtc="2024-12-28T19:53:00Z"/>
          <w:rFonts w:ascii="Arial" w:eastAsia="Arial" w:hAnsi="Arial" w:cs="Arial"/>
          <w:color w:val="5B9BD5" w:themeColor="accent1"/>
          <w:sz w:val="24"/>
          <w:szCs w:val="24"/>
        </w:rPr>
      </w:pPr>
      <w:ins w:id="604" w:author="IRFAN TRI RAHARJO" w:date="2024-12-29T02:56:00Z" w16du:dateUtc="2024-12-28T19:56:00Z">
        <w:r>
          <w:rPr>
            <w:rFonts w:ascii="Arial" w:eastAsia="Arial" w:hAnsi="Arial" w:cs="Arial"/>
            <w:color w:val="5B9BD5" w:themeColor="accent1"/>
            <w:sz w:val="24"/>
            <w:szCs w:val="24"/>
          </w:rPr>
          <w:t xml:space="preserve">Mahasiswa: </w:t>
        </w:r>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HYPERLINK "</w:instrText>
        </w:r>
      </w:ins>
      <w:ins w:id="605" w:author="IRFAN TRI RAHARJO" w:date="2024-12-29T02:53:00Z" w16du:dateUtc="2024-12-28T19:53:00Z">
        <w:r w:rsidRPr="00072008">
          <w:rPr>
            <w:rFonts w:ascii="Arial" w:eastAsia="Arial" w:hAnsi="Arial" w:cs="Arial"/>
            <w:color w:val="5B9BD5" w:themeColor="accent1"/>
            <w:sz w:val="24"/>
            <w:szCs w:val="24"/>
            <w:rPrChange w:id="606" w:author="IRFAN TRI RAHARJO" w:date="2024-12-29T02:56:00Z" w16du:dateUtc="2024-12-28T19:56:00Z">
              <w:rPr>
                <w:rStyle w:val="Hyperlink"/>
                <w:rFonts w:ascii="Arial" w:eastAsia="Arial" w:hAnsi="Arial" w:cs="Arial"/>
                <w:sz w:val="24"/>
                <w:szCs w:val="24"/>
              </w:rPr>
            </w:rPrChange>
          </w:rPr>
          <w:instrText>http://mahasiswa.machung.ac.id/</w:instrText>
        </w:r>
      </w:ins>
      <w:ins w:id="607" w:author="IRFAN TRI RAHARJO" w:date="2024-12-29T02:56:00Z" w16du:dateUtc="2024-12-28T19:56:00Z">
        <w:r>
          <w:rPr>
            <w:rFonts w:ascii="Arial" w:eastAsia="Arial" w:hAnsi="Arial" w:cs="Arial"/>
            <w:color w:val="5B9BD5" w:themeColor="accent1"/>
            <w:sz w:val="24"/>
            <w:szCs w:val="24"/>
          </w:rPr>
          <w:instrText>"</w:instrText>
        </w:r>
        <w:r>
          <w:rPr>
            <w:rFonts w:ascii="Arial" w:eastAsia="Arial" w:hAnsi="Arial" w:cs="Arial"/>
            <w:color w:val="5B9BD5" w:themeColor="accent1"/>
            <w:sz w:val="24"/>
            <w:szCs w:val="24"/>
          </w:rPr>
          <w:fldChar w:fldCharType="separate"/>
        </w:r>
      </w:ins>
      <w:ins w:id="608" w:author="IRFAN TRI RAHARJO" w:date="2024-12-29T02:53:00Z" w16du:dateUtc="2024-12-28T19:53:00Z">
        <w:r w:rsidRPr="00072008">
          <w:rPr>
            <w:rStyle w:val="Hyperlink"/>
            <w:rFonts w:ascii="Arial" w:eastAsia="Arial" w:hAnsi="Arial" w:cs="Arial"/>
            <w:sz w:val="24"/>
            <w:szCs w:val="24"/>
          </w:rPr>
          <w:t>http://mahasiswa.machung.ac.id/</w:t>
        </w:r>
      </w:ins>
      <w:ins w:id="609" w:author="IRFAN TRI RAHARJO" w:date="2024-12-29T02:56:00Z" w16du:dateUtc="2024-12-28T19:56:00Z">
        <w:r>
          <w:rPr>
            <w:rFonts w:ascii="Arial" w:eastAsia="Arial" w:hAnsi="Arial" w:cs="Arial"/>
            <w:color w:val="5B9BD5" w:themeColor="accent1"/>
            <w:sz w:val="24"/>
            <w:szCs w:val="24"/>
          </w:rPr>
          <w:fldChar w:fldCharType="end"/>
        </w:r>
      </w:ins>
    </w:p>
    <w:p w14:paraId="7E60549F" w14:textId="5009338F" w:rsidR="00E74C0A" w:rsidRDefault="00072008" w:rsidP="00072008">
      <w:pPr>
        <w:pStyle w:val="ListParagraph"/>
        <w:numPr>
          <w:ilvl w:val="0"/>
          <w:numId w:val="40"/>
        </w:numPr>
        <w:rPr>
          <w:ins w:id="610" w:author="IRFAN TRI RAHARJO" w:date="2024-12-29T02:56:00Z" w16du:dateUtc="2024-12-28T19:56:00Z"/>
          <w:rFonts w:ascii="Arial" w:eastAsia="Arial" w:hAnsi="Arial" w:cs="Arial"/>
          <w:color w:val="5B9BD5" w:themeColor="accent1"/>
          <w:sz w:val="24"/>
          <w:szCs w:val="24"/>
        </w:rPr>
      </w:pPr>
      <w:ins w:id="611" w:author="IRFAN TRI RAHARJO" w:date="2024-12-29T02:57:00Z" w16du:dateUtc="2024-12-28T19:57:00Z">
        <w:r>
          <w:rPr>
            <w:rFonts w:ascii="Arial" w:eastAsia="Arial" w:hAnsi="Arial" w:cs="Arial"/>
            <w:color w:val="5B9BD5" w:themeColor="accent1"/>
            <w:sz w:val="24"/>
            <w:szCs w:val="24"/>
          </w:rPr>
          <w:t xml:space="preserve">Dosen: </w:t>
        </w:r>
      </w:ins>
      <w:ins w:id="612" w:author="Irfan Tri Raharjo, SE" w:date="2024-12-24T14:32:00Z">
        <w:del w:id="613" w:author="IRFAN TRI RAHARJO" w:date="2024-12-29T02:56:00Z" w16du:dateUtc="2024-12-28T19:56:00Z">
          <w:r w:rsidR="00E74C0A" w:rsidDel="00072008">
            <w:rPr>
              <w:rFonts w:ascii="Arial" w:eastAsia="Arial" w:hAnsi="Arial" w:cs="Arial"/>
              <w:color w:val="5B9BD5" w:themeColor="accent1"/>
              <w:sz w:val="24"/>
              <w:szCs w:val="24"/>
            </w:rPr>
            <w:delText xml:space="preserve"> </w:delText>
          </w:r>
        </w:del>
      </w:ins>
      <w:ins w:id="614" w:author="IRFAN TRI RAHARJO" w:date="2024-12-29T02:57:00Z" w16du:dateUtc="2024-12-28T19:57:00Z">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HYPERLINK "</w:instrText>
        </w:r>
      </w:ins>
      <w:ins w:id="615" w:author="Irfan Tri Raharjo, SE" w:date="2024-12-24T14:32:00Z">
        <w:r w:rsidRPr="00072008">
          <w:rPr>
            <w:rFonts w:ascii="Arial" w:eastAsia="Arial" w:hAnsi="Arial" w:cs="Arial"/>
            <w:color w:val="5B9BD5" w:themeColor="accent1"/>
            <w:sz w:val="24"/>
            <w:szCs w:val="24"/>
            <w:rPrChange w:id="616" w:author="IRFAN TRI RAHARJO" w:date="2024-12-29T02:57:00Z" w16du:dateUtc="2024-12-28T19:57:00Z">
              <w:rPr>
                <w:rStyle w:val="Hyperlink"/>
                <w:rFonts w:ascii="Arial" w:eastAsia="Arial" w:hAnsi="Arial" w:cs="Arial"/>
                <w:sz w:val="24"/>
                <w:szCs w:val="24"/>
              </w:rPr>
            </w:rPrChange>
          </w:rPr>
          <w:instrText>http://dosen.machung.ac.id/</w:instrText>
        </w:r>
      </w:ins>
      <w:ins w:id="617" w:author="IRFAN TRI RAHARJO" w:date="2024-12-29T02:57:00Z" w16du:dateUtc="2024-12-28T19:57:00Z">
        <w:r>
          <w:rPr>
            <w:rFonts w:ascii="Arial" w:eastAsia="Arial" w:hAnsi="Arial" w:cs="Arial"/>
            <w:color w:val="5B9BD5" w:themeColor="accent1"/>
            <w:sz w:val="24"/>
            <w:szCs w:val="24"/>
          </w:rPr>
          <w:instrText>"</w:instrText>
        </w:r>
        <w:r>
          <w:rPr>
            <w:rFonts w:ascii="Arial" w:eastAsia="Arial" w:hAnsi="Arial" w:cs="Arial"/>
            <w:color w:val="5B9BD5" w:themeColor="accent1"/>
            <w:sz w:val="24"/>
            <w:szCs w:val="24"/>
          </w:rPr>
          <w:fldChar w:fldCharType="separate"/>
        </w:r>
      </w:ins>
      <w:ins w:id="618" w:author="Irfan Tri Raharjo, SE" w:date="2024-12-24T14:32:00Z">
        <w:r w:rsidRPr="00072008">
          <w:rPr>
            <w:rStyle w:val="Hyperlink"/>
            <w:rFonts w:ascii="Arial" w:eastAsia="Arial" w:hAnsi="Arial" w:cs="Arial"/>
            <w:sz w:val="24"/>
            <w:szCs w:val="24"/>
          </w:rPr>
          <w:t>http://dosen.machung.ac.id/</w:t>
        </w:r>
      </w:ins>
      <w:ins w:id="619" w:author="IRFAN TRI RAHARJO" w:date="2024-12-29T02:57:00Z" w16du:dateUtc="2024-12-28T19:57:00Z">
        <w:r>
          <w:rPr>
            <w:rFonts w:ascii="Arial" w:eastAsia="Arial" w:hAnsi="Arial" w:cs="Arial"/>
            <w:color w:val="5B9BD5" w:themeColor="accent1"/>
            <w:sz w:val="24"/>
            <w:szCs w:val="24"/>
          </w:rPr>
          <w:fldChar w:fldCharType="end"/>
        </w:r>
      </w:ins>
      <w:ins w:id="620" w:author="Irfan Tri Raharjo, SE" w:date="2024-12-24T14:32:00Z">
        <w:r w:rsidR="00E74C0A">
          <w:rPr>
            <w:rFonts w:ascii="Arial" w:eastAsia="Arial" w:hAnsi="Arial" w:cs="Arial"/>
            <w:color w:val="5B9BD5" w:themeColor="accent1"/>
            <w:sz w:val="24"/>
            <w:szCs w:val="24"/>
          </w:rPr>
          <w:t>.</w:t>
        </w:r>
      </w:ins>
    </w:p>
    <w:p w14:paraId="09CBBBE3" w14:textId="69592810" w:rsidR="00072008" w:rsidRDefault="00072008" w:rsidP="00072008">
      <w:pPr>
        <w:pStyle w:val="ListParagraph"/>
        <w:numPr>
          <w:ilvl w:val="0"/>
          <w:numId w:val="40"/>
        </w:numPr>
        <w:rPr>
          <w:ins w:id="621" w:author="IRFAN TRI RAHARJO" w:date="2024-12-29T02:50:00Z" w16du:dateUtc="2024-12-28T19:50:00Z"/>
          <w:rFonts w:ascii="Arial" w:eastAsia="Arial" w:hAnsi="Arial" w:cs="Arial"/>
          <w:color w:val="5B9BD5" w:themeColor="accent1"/>
          <w:sz w:val="24"/>
          <w:szCs w:val="24"/>
        </w:rPr>
        <w:pPrChange w:id="622" w:author="IRFAN TRI RAHARJO" w:date="2024-12-29T02:53:00Z" w16du:dateUtc="2024-12-28T19:53:00Z">
          <w:pPr>
            <w:pStyle w:val="ListParagraph"/>
            <w:ind w:left="1296"/>
          </w:pPr>
        </w:pPrChange>
      </w:pPr>
      <w:ins w:id="623" w:author="IRFAN TRI RAHARJO" w:date="2024-12-29T02:57:00Z" w16du:dateUtc="2024-12-28T19:57:00Z">
        <w:r>
          <w:rPr>
            <w:rFonts w:ascii="Arial" w:eastAsia="Arial" w:hAnsi="Arial" w:cs="Arial"/>
            <w:color w:val="5B9BD5" w:themeColor="accent1"/>
            <w:sz w:val="24"/>
            <w:szCs w:val="24"/>
          </w:rPr>
          <w:t xml:space="preserve">Tendik: </w:t>
        </w:r>
      </w:ins>
    </w:p>
    <w:p w14:paraId="00C79F4F" w14:textId="77777777" w:rsidR="00072008" w:rsidRDefault="00072008">
      <w:pPr>
        <w:pStyle w:val="ListParagraph"/>
        <w:ind w:left="1296"/>
        <w:rPr>
          <w:ins w:id="624" w:author="IRFAN TRI RAHARJO" w:date="2024-12-29T02:55:00Z" w16du:dateUtc="2024-12-28T19:55:00Z"/>
          <w:rFonts w:ascii="Arial" w:eastAsia="Arial" w:hAnsi="Arial" w:cs="Arial"/>
          <w:color w:val="5B9BD5" w:themeColor="accent1"/>
          <w:sz w:val="24"/>
          <w:szCs w:val="24"/>
        </w:rPr>
      </w:pPr>
    </w:p>
    <w:p w14:paraId="7FD9E530" w14:textId="529387A5" w:rsidR="00072008" w:rsidDel="00072008" w:rsidRDefault="00072008">
      <w:pPr>
        <w:pStyle w:val="ListParagraph"/>
        <w:ind w:left="1296"/>
        <w:rPr>
          <w:del w:id="625" w:author="IRFAN TRI RAHARJO" w:date="2024-12-29T02:50:00Z" w16du:dateUtc="2024-12-28T19:50:00Z"/>
          <w:rFonts w:ascii="Arial" w:eastAsia="Arial" w:hAnsi="Arial" w:cs="Arial"/>
          <w:color w:val="5B9BD5" w:themeColor="accent1"/>
          <w:sz w:val="24"/>
          <w:szCs w:val="24"/>
        </w:rPr>
      </w:pPr>
      <w:ins w:id="626" w:author="IRFAN TRI RAHARJO" w:date="2024-12-29T02:50:00Z" w16du:dateUtc="2024-12-28T19:50:00Z">
        <w:r>
          <w:rPr>
            <w:rFonts w:ascii="Arial" w:eastAsia="Arial" w:hAnsi="Arial" w:cs="Arial"/>
            <w:color w:val="5B9BD5" w:themeColor="accent1"/>
            <w:sz w:val="24"/>
            <w:szCs w:val="24"/>
          </w:rPr>
          <w:t>Eksternal</w:t>
        </w:r>
      </w:ins>
    </w:p>
    <w:p w14:paraId="61592931" w14:textId="236993A2" w:rsidR="00072008" w:rsidRDefault="00072008">
      <w:pPr>
        <w:pStyle w:val="ListParagraph"/>
        <w:ind w:left="1296"/>
        <w:rPr>
          <w:ins w:id="627" w:author="IRFAN TRI RAHARJO" w:date="2024-12-29T02:55:00Z" w16du:dateUtc="2024-12-28T19:55:00Z"/>
          <w:rFonts w:ascii="Arial" w:eastAsia="Arial" w:hAnsi="Arial" w:cs="Arial"/>
          <w:color w:val="5B9BD5" w:themeColor="accent1"/>
          <w:sz w:val="24"/>
          <w:szCs w:val="24"/>
        </w:rPr>
      </w:pPr>
      <w:ins w:id="628" w:author="IRFAN TRI RAHARJO" w:date="2024-12-29T02:55:00Z" w16du:dateUtc="2024-12-28T19:55:00Z">
        <w:r>
          <w:rPr>
            <w:rFonts w:ascii="Arial" w:eastAsia="Arial" w:hAnsi="Arial" w:cs="Arial"/>
            <w:color w:val="5B9BD5" w:themeColor="accent1"/>
            <w:sz w:val="24"/>
            <w:szCs w:val="24"/>
          </w:rPr>
          <w:t>Pengisian instrumen evaluasi untuk pemangku kepentingan eksternal dilakukan melalui:</w:t>
        </w:r>
      </w:ins>
    </w:p>
    <w:p w14:paraId="6AB80209" w14:textId="4CDA55C7" w:rsidR="00072008" w:rsidRDefault="00072008" w:rsidP="00072008">
      <w:pPr>
        <w:pStyle w:val="ListParagraph"/>
        <w:numPr>
          <w:ilvl w:val="0"/>
          <w:numId w:val="41"/>
        </w:numPr>
        <w:rPr>
          <w:ins w:id="629" w:author="IRFAN TRI RAHARJO" w:date="2024-12-29T02:58:00Z" w16du:dateUtc="2024-12-28T19:58:00Z"/>
          <w:rFonts w:ascii="Arial" w:eastAsia="Arial" w:hAnsi="Arial" w:cs="Arial"/>
          <w:color w:val="5B9BD5" w:themeColor="accent1"/>
          <w:sz w:val="24"/>
          <w:szCs w:val="24"/>
        </w:rPr>
      </w:pPr>
      <w:ins w:id="630" w:author="IRFAN TRI RAHARJO" w:date="2024-12-29T02:58:00Z" w16du:dateUtc="2024-12-28T19:58:00Z">
        <w:r>
          <w:rPr>
            <w:rFonts w:ascii="Arial" w:eastAsia="Arial" w:hAnsi="Arial" w:cs="Arial"/>
            <w:color w:val="5B9BD5" w:themeColor="accent1"/>
            <w:sz w:val="24"/>
            <w:szCs w:val="24"/>
          </w:rPr>
          <w:t xml:space="preserve">Lulusan: </w:t>
        </w:r>
      </w:ins>
    </w:p>
    <w:p w14:paraId="3E5E5FD0" w14:textId="0B3B916A" w:rsidR="00072008" w:rsidRDefault="00072008" w:rsidP="00072008">
      <w:pPr>
        <w:pStyle w:val="ListParagraph"/>
        <w:numPr>
          <w:ilvl w:val="0"/>
          <w:numId w:val="41"/>
        </w:numPr>
        <w:rPr>
          <w:ins w:id="631" w:author="IRFAN TRI RAHARJO" w:date="2024-12-29T02:58:00Z" w16du:dateUtc="2024-12-28T19:58:00Z"/>
          <w:rFonts w:ascii="Arial" w:eastAsia="Arial" w:hAnsi="Arial" w:cs="Arial"/>
          <w:color w:val="5B9BD5" w:themeColor="accent1"/>
          <w:sz w:val="24"/>
          <w:szCs w:val="24"/>
        </w:rPr>
      </w:pPr>
      <w:ins w:id="632" w:author="IRFAN TRI RAHARJO" w:date="2024-12-29T02:58:00Z" w16du:dateUtc="2024-12-28T19:58:00Z">
        <w:r>
          <w:rPr>
            <w:rFonts w:ascii="Arial" w:eastAsia="Arial" w:hAnsi="Arial" w:cs="Arial"/>
            <w:color w:val="5B9BD5" w:themeColor="accent1"/>
            <w:sz w:val="24"/>
            <w:szCs w:val="24"/>
          </w:rPr>
          <w:t>Pengguna Lulusan</w:t>
        </w:r>
        <w:r w:rsidR="00796FEC">
          <w:rPr>
            <w:rFonts w:ascii="Arial" w:eastAsia="Arial" w:hAnsi="Arial" w:cs="Arial"/>
            <w:color w:val="5B9BD5" w:themeColor="accent1"/>
            <w:sz w:val="24"/>
            <w:szCs w:val="24"/>
          </w:rPr>
          <w:t>:</w:t>
        </w:r>
      </w:ins>
    </w:p>
    <w:p w14:paraId="17396EDB" w14:textId="41BF3E0C" w:rsidR="00072008" w:rsidRDefault="00072008" w:rsidP="00072008">
      <w:pPr>
        <w:pStyle w:val="ListParagraph"/>
        <w:numPr>
          <w:ilvl w:val="0"/>
          <w:numId w:val="41"/>
        </w:numPr>
        <w:rPr>
          <w:ins w:id="633" w:author="IRFAN TRI RAHARJO" w:date="2024-12-29T02:50:00Z" w16du:dateUtc="2024-12-28T19:50:00Z"/>
          <w:rFonts w:ascii="Arial" w:eastAsia="Arial" w:hAnsi="Arial" w:cs="Arial"/>
          <w:color w:val="5B9BD5" w:themeColor="accent1"/>
          <w:sz w:val="24"/>
          <w:szCs w:val="24"/>
        </w:rPr>
        <w:pPrChange w:id="634" w:author="IRFAN TRI RAHARJO" w:date="2024-12-29T02:56:00Z" w16du:dateUtc="2024-12-28T19:56:00Z">
          <w:pPr>
            <w:pStyle w:val="ListParagraph"/>
            <w:numPr>
              <w:numId w:val="35"/>
            </w:numPr>
            <w:spacing w:before="41" w:line="276" w:lineRule="auto"/>
            <w:ind w:left="1296" w:right="67" w:hanging="360"/>
            <w:jc w:val="both"/>
          </w:pPr>
        </w:pPrChange>
      </w:pPr>
      <w:ins w:id="635" w:author="IRFAN TRI RAHARJO" w:date="2024-12-29T02:58:00Z" w16du:dateUtc="2024-12-28T19:58:00Z">
        <w:r>
          <w:rPr>
            <w:rFonts w:ascii="Arial" w:eastAsia="Arial" w:hAnsi="Arial" w:cs="Arial"/>
            <w:color w:val="5B9BD5" w:themeColor="accent1"/>
            <w:sz w:val="24"/>
            <w:szCs w:val="24"/>
          </w:rPr>
          <w:t xml:space="preserve">Mitra kerja sama: </w:t>
        </w:r>
        <w:r w:rsidR="00796FEC">
          <w:rPr>
            <w:rFonts w:ascii="Arial" w:eastAsia="Arial" w:hAnsi="Arial" w:cs="Arial"/>
            <w:color w:val="5B9BD5" w:themeColor="accent1"/>
            <w:sz w:val="24"/>
            <w:szCs w:val="24"/>
          </w:rPr>
          <w:t>link Google Form</w:t>
        </w:r>
      </w:ins>
    </w:p>
    <w:p w14:paraId="509B5903" w14:textId="144448F0" w:rsidR="00C27460" w:rsidRPr="00072008" w:rsidRDefault="00C27460" w:rsidP="00072008">
      <w:pPr>
        <w:pStyle w:val="ListParagraph"/>
        <w:ind w:left="1296"/>
        <w:rPr>
          <w:ins w:id="636" w:author="Irfan Tri Raharjo, SE" w:date="2024-12-24T08:15:00Z"/>
          <w:rFonts w:eastAsia="Arial"/>
        </w:rPr>
        <w:pPrChange w:id="637" w:author="IRFAN TRI RAHARJO" w:date="2024-12-29T02:50:00Z" w16du:dateUtc="2024-12-28T19:50:00Z">
          <w:pPr>
            <w:pStyle w:val="ListParagraph"/>
            <w:numPr>
              <w:numId w:val="35"/>
            </w:numPr>
            <w:spacing w:before="41" w:line="276" w:lineRule="auto"/>
            <w:ind w:left="1296" w:right="67" w:hanging="360"/>
            <w:jc w:val="both"/>
          </w:pPr>
        </w:pPrChange>
      </w:pPr>
      <w:ins w:id="638" w:author="Irfan Tri Raharjo, SE" w:date="2024-12-24T08:50:00Z">
        <w:del w:id="639" w:author="IRFAN TRI RAHARJO" w:date="2024-12-29T02:50:00Z" w16du:dateUtc="2024-12-28T19:50:00Z">
          <w:r w:rsidRPr="00072008" w:rsidDel="00072008">
            <w:rPr>
              <w:rFonts w:eastAsia="Arial"/>
            </w:rPr>
            <w:delText>Eksternal</w:delText>
          </w:r>
        </w:del>
      </w:ins>
    </w:p>
    <w:p w14:paraId="72B2AEAA" w14:textId="77777777" w:rsidR="002A64C1" w:rsidRPr="002A64C1" w:rsidRDefault="002A64C1">
      <w:pPr>
        <w:pStyle w:val="ListParagraph"/>
        <w:spacing w:before="41" w:line="276" w:lineRule="auto"/>
        <w:ind w:left="1296" w:right="67"/>
        <w:jc w:val="both"/>
        <w:rPr>
          <w:ins w:id="640" w:author="Irfan Tri Raharjo, SE" w:date="2024-12-23T14:45:00Z"/>
          <w:rFonts w:ascii="Arial" w:eastAsia="Arial" w:hAnsi="Arial" w:cs="Arial"/>
          <w:color w:val="5B9BD5" w:themeColor="accent1"/>
          <w:sz w:val="24"/>
          <w:szCs w:val="24"/>
          <w:rPrChange w:id="641" w:author="Irfan Tri Raharjo, SE" w:date="2024-12-24T08:15:00Z">
            <w:rPr>
              <w:ins w:id="642" w:author="Irfan Tri Raharjo, SE" w:date="2024-12-23T14:45:00Z"/>
              <w:rFonts w:eastAsia="Arial"/>
            </w:rPr>
          </w:rPrChange>
        </w:rPr>
        <w:pPrChange w:id="643" w:author="Irfan Tri Raharjo, SE" w:date="2024-12-24T08:15:00Z">
          <w:pPr>
            <w:spacing w:before="41" w:line="276" w:lineRule="auto"/>
            <w:ind w:left="576" w:right="67"/>
            <w:jc w:val="both"/>
          </w:pPr>
        </w:pPrChange>
      </w:pPr>
    </w:p>
    <w:p w14:paraId="4BE3A326" w14:textId="77777777" w:rsidR="009E13A8" w:rsidRDefault="009E13A8">
      <w:pPr>
        <w:pStyle w:val="ListParagraph"/>
        <w:numPr>
          <w:ilvl w:val="0"/>
          <w:numId w:val="35"/>
        </w:numPr>
        <w:spacing w:before="41" w:line="276" w:lineRule="auto"/>
        <w:ind w:right="67"/>
        <w:jc w:val="both"/>
        <w:rPr>
          <w:ins w:id="644" w:author="IRFAN TRI RAHARJO" w:date="2024-12-29T04:33:00Z" w16du:dateUtc="2024-12-28T21:33:00Z"/>
          <w:rFonts w:ascii="Arial" w:eastAsia="Arial" w:hAnsi="Arial" w:cs="Arial"/>
          <w:color w:val="5B9BD5" w:themeColor="accent1"/>
          <w:sz w:val="24"/>
          <w:szCs w:val="24"/>
        </w:rPr>
      </w:pPr>
      <w:ins w:id="645" w:author="Irfan Tri Raharjo, SE" w:date="2024-12-23T14:45:00Z">
        <w:r w:rsidRPr="009E13A8">
          <w:rPr>
            <w:rFonts w:ascii="Arial" w:eastAsia="Arial" w:hAnsi="Arial" w:cs="Arial"/>
            <w:color w:val="5B9BD5" w:themeColor="accent1"/>
            <w:sz w:val="24"/>
            <w:szCs w:val="24"/>
            <w:rPrChange w:id="646" w:author="Irfan Tri Raharjo, SE" w:date="2024-12-23T14:45:00Z">
              <w:rPr>
                <w:rFonts w:eastAsia="Arial"/>
              </w:rPr>
            </w:rPrChange>
          </w:rPr>
          <w:t>Perekaman dan Analisis Data</w:t>
        </w:r>
      </w:ins>
    </w:p>
    <w:p w14:paraId="67C359E1" w14:textId="6B6AF378" w:rsidR="009F123A" w:rsidRDefault="009F123A" w:rsidP="009F123A">
      <w:pPr>
        <w:pStyle w:val="ListParagraph"/>
        <w:spacing w:before="41" w:line="276" w:lineRule="auto"/>
        <w:ind w:left="1296" w:right="67"/>
        <w:jc w:val="both"/>
        <w:rPr>
          <w:ins w:id="647" w:author="IRFAN TRI RAHARJO" w:date="2024-12-29T04:39:00Z" w16du:dateUtc="2024-12-28T21:39:00Z"/>
          <w:rFonts w:ascii="Arial" w:eastAsia="Arial" w:hAnsi="Arial" w:cs="Arial"/>
          <w:color w:val="5B9BD5" w:themeColor="accent1"/>
          <w:sz w:val="24"/>
          <w:szCs w:val="24"/>
        </w:rPr>
      </w:pPr>
      <w:ins w:id="648" w:author="IRFAN TRI RAHARJO" w:date="2024-12-29T04:33:00Z" w16du:dateUtc="2024-12-28T21:33:00Z">
        <w:r>
          <w:rPr>
            <w:rFonts w:ascii="Arial" w:eastAsia="Arial" w:hAnsi="Arial" w:cs="Arial"/>
            <w:color w:val="5B9BD5" w:themeColor="accent1"/>
            <w:sz w:val="24"/>
            <w:szCs w:val="24"/>
          </w:rPr>
          <w:t>Kegiatan perekaman data perkuliahan dilakukan o</w:t>
        </w:r>
      </w:ins>
      <w:ins w:id="649" w:author="IRFAN TRI RAHARJO" w:date="2024-12-29T04:34:00Z" w16du:dateUtc="2024-12-28T21:34:00Z">
        <w:r>
          <w:rPr>
            <w:rFonts w:ascii="Arial" w:eastAsia="Arial" w:hAnsi="Arial" w:cs="Arial"/>
            <w:color w:val="5B9BD5" w:themeColor="accent1"/>
            <w:sz w:val="24"/>
            <w:szCs w:val="24"/>
          </w:rPr>
          <w:t xml:space="preserve">leh LPMPI bekerja sama dengan Unit Sistem Informasi dan Pusat Data (SIPUSDA) Universitas Ma Chung. </w:t>
        </w:r>
      </w:ins>
      <w:ins w:id="650" w:author="IRFAN TRI RAHARJO" w:date="2024-12-29T04:35:00Z" w16du:dateUtc="2024-12-28T21:35:00Z">
        <w:r>
          <w:rPr>
            <w:rFonts w:ascii="Arial" w:eastAsia="Arial" w:hAnsi="Arial" w:cs="Arial"/>
            <w:color w:val="5B9BD5" w:themeColor="accent1"/>
            <w:sz w:val="24"/>
            <w:szCs w:val="24"/>
          </w:rPr>
          <w:t xml:space="preserve">Perekaman data evaluasi perkuliahan dilakukan melalui laman </w:t>
        </w:r>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HYPERLINK "</w:instrText>
        </w:r>
        <w:r w:rsidRPr="0008412D">
          <w:rPr>
            <w:rFonts w:ascii="Arial" w:eastAsia="Arial" w:hAnsi="Arial" w:cs="Arial"/>
            <w:color w:val="5B9BD5" w:themeColor="accent1"/>
            <w:sz w:val="24"/>
            <w:szCs w:val="24"/>
          </w:rPr>
          <w:instrText>http://mahasiswa.machung.ac.id/</w:instrText>
        </w:r>
        <w:r>
          <w:rPr>
            <w:rFonts w:ascii="Arial" w:eastAsia="Arial" w:hAnsi="Arial" w:cs="Arial"/>
            <w:color w:val="5B9BD5" w:themeColor="accent1"/>
            <w:sz w:val="24"/>
            <w:szCs w:val="24"/>
          </w:rPr>
          <w:instrText>"</w:instrText>
        </w:r>
        <w:r>
          <w:rPr>
            <w:rFonts w:ascii="Arial" w:eastAsia="Arial" w:hAnsi="Arial" w:cs="Arial"/>
            <w:color w:val="5B9BD5" w:themeColor="accent1"/>
            <w:sz w:val="24"/>
            <w:szCs w:val="24"/>
          </w:rPr>
          <w:fldChar w:fldCharType="separate"/>
        </w:r>
        <w:r w:rsidRPr="00072008">
          <w:rPr>
            <w:rStyle w:val="Hyperlink"/>
            <w:rFonts w:ascii="Arial" w:eastAsia="Arial" w:hAnsi="Arial" w:cs="Arial"/>
            <w:sz w:val="24"/>
            <w:szCs w:val="24"/>
          </w:rPr>
          <w:t>http://mahasiswa.machung.ac.id/</w:t>
        </w:r>
        <w:r>
          <w:rPr>
            <w:rFonts w:ascii="Arial" w:eastAsia="Arial" w:hAnsi="Arial" w:cs="Arial"/>
            <w:color w:val="5B9BD5" w:themeColor="accent1"/>
            <w:sz w:val="24"/>
            <w:szCs w:val="24"/>
          </w:rPr>
          <w:fldChar w:fldCharType="end"/>
        </w:r>
        <w:r>
          <w:rPr>
            <w:rFonts w:ascii="Arial" w:eastAsia="Arial" w:hAnsi="Arial" w:cs="Arial"/>
            <w:color w:val="5B9BD5" w:themeColor="accent1"/>
            <w:sz w:val="24"/>
            <w:szCs w:val="24"/>
          </w:rPr>
          <w:t xml:space="preserve">. Perekaman </w:t>
        </w:r>
      </w:ins>
      <w:ins w:id="651" w:author="IRFAN TRI RAHARJO" w:date="2024-12-29T04:36:00Z" w16du:dateUtc="2024-12-28T21:36:00Z">
        <w:r>
          <w:rPr>
            <w:rFonts w:ascii="Arial" w:eastAsia="Arial" w:hAnsi="Arial" w:cs="Arial"/>
            <w:color w:val="5B9BD5" w:themeColor="accent1"/>
            <w:sz w:val="24"/>
            <w:szCs w:val="24"/>
          </w:rPr>
          <w:t xml:space="preserve">layanan penelitian, pengabdian kepada masyarakat, serta kepegawaian dosen dilakukan melalui laman </w:t>
        </w:r>
        <w:r>
          <w:rPr>
            <w:rFonts w:ascii="Arial" w:eastAsia="Arial" w:hAnsi="Arial" w:cs="Arial"/>
            <w:color w:val="5B9BD5" w:themeColor="accent1"/>
            <w:sz w:val="24"/>
            <w:szCs w:val="24"/>
          </w:rPr>
          <w:fldChar w:fldCharType="begin"/>
        </w:r>
        <w:r>
          <w:rPr>
            <w:rFonts w:ascii="Arial" w:eastAsia="Arial" w:hAnsi="Arial" w:cs="Arial"/>
            <w:color w:val="5B9BD5" w:themeColor="accent1"/>
            <w:sz w:val="24"/>
            <w:szCs w:val="24"/>
          </w:rPr>
          <w:instrText>HYPERLINK "</w:instrText>
        </w:r>
        <w:r w:rsidRPr="0008412D">
          <w:rPr>
            <w:rFonts w:ascii="Arial" w:eastAsia="Arial" w:hAnsi="Arial" w:cs="Arial"/>
            <w:color w:val="5B9BD5" w:themeColor="accent1"/>
            <w:sz w:val="24"/>
            <w:szCs w:val="24"/>
          </w:rPr>
          <w:instrText>http://dosen.machung.ac.id/</w:instrText>
        </w:r>
        <w:r>
          <w:rPr>
            <w:rFonts w:ascii="Arial" w:eastAsia="Arial" w:hAnsi="Arial" w:cs="Arial"/>
            <w:color w:val="5B9BD5" w:themeColor="accent1"/>
            <w:sz w:val="24"/>
            <w:szCs w:val="24"/>
          </w:rPr>
          <w:instrText>"</w:instrText>
        </w:r>
        <w:r>
          <w:rPr>
            <w:rFonts w:ascii="Arial" w:eastAsia="Arial" w:hAnsi="Arial" w:cs="Arial"/>
            <w:color w:val="5B9BD5" w:themeColor="accent1"/>
            <w:sz w:val="24"/>
            <w:szCs w:val="24"/>
          </w:rPr>
          <w:fldChar w:fldCharType="separate"/>
        </w:r>
        <w:r w:rsidRPr="00072008">
          <w:rPr>
            <w:rStyle w:val="Hyperlink"/>
            <w:rFonts w:ascii="Arial" w:eastAsia="Arial" w:hAnsi="Arial" w:cs="Arial"/>
            <w:sz w:val="24"/>
            <w:szCs w:val="24"/>
          </w:rPr>
          <w:t>http://dosen.machung.ac.id/</w:t>
        </w:r>
        <w:r>
          <w:rPr>
            <w:rFonts w:ascii="Arial" w:eastAsia="Arial" w:hAnsi="Arial" w:cs="Arial"/>
            <w:color w:val="5B9BD5" w:themeColor="accent1"/>
            <w:sz w:val="24"/>
            <w:szCs w:val="24"/>
          </w:rPr>
          <w:fldChar w:fldCharType="end"/>
        </w:r>
        <w:r>
          <w:rPr>
            <w:rFonts w:ascii="Arial" w:eastAsia="Arial" w:hAnsi="Arial" w:cs="Arial"/>
            <w:color w:val="5B9BD5" w:themeColor="accent1"/>
            <w:sz w:val="24"/>
            <w:szCs w:val="24"/>
          </w:rPr>
          <w:t>., sedangkan perekaman layanan kepegawaian tendik disebarkan melalui</w:t>
        </w:r>
      </w:ins>
      <w:ins w:id="652" w:author="IRFAN TRI RAHARJO" w:date="2024-12-29T04:37:00Z" w16du:dateUtc="2024-12-28T21:37:00Z">
        <w:r>
          <w:rPr>
            <w:rFonts w:ascii="Arial" w:eastAsia="Arial" w:hAnsi="Arial" w:cs="Arial"/>
            <w:color w:val="5B9BD5" w:themeColor="accent1"/>
            <w:sz w:val="24"/>
            <w:szCs w:val="24"/>
          </w:rPr>
          <w:t xml:space="preserve"> link Microsoft Form. </w:t>
        </w:r>
      </w:ins>
      <w:ins w:id="653" w:author="IRFAN TRI RAHARJO" w:date="2024-12-29T04:38:00Z" w16du:dateUtc="2024-12-28T21:38:00Z">
        <w:r>
          <w:rPr>
            <w:rFonts w:ascii="Arial" w:eastAsia="Arial" w:hAnsi="Arial" w:cs="Arial"/>
            <w:color w:val="5B9BD5" w:themeColor="accent1"/>
            <w:sz w:val="24"/>
            <w:szCs w:val="24"/>
          </w:rPr>
          <w:t xml:space="preserve">Upaya </w:t>
        </w:r>
        <w:r>
          <w:rPr>
            <w:rFonts w:ascii="Arial" w:eastAsia="Arial" w:hAnsi="Arial" w:cs="Arial"/>
            <w:color w:val="5B9BD5" w:themeColor="accent1"/>
            <w:sz w:val="24"/>
            <w:szCs w:val="24"/>
          </w:rPr>
          <w:lastRenderedPageBreak/>
          <w:t xml:space="preserve">pelacakan dan perekaman data lulusan dilakukan melalui kegiatan </w:t>
        </w:r>
        <w:r>
          <w:rPr>
            <w:rFonts w:ascii="Arial" w:eastAsia="Arial" w:hAnsi="Arial" w:cs="Arial"/>
            <w:i/>
            <w:iCs/>
            <w:color w:val="5B9BD5" w:themeColor="accent1"/>
            <w:sz w:val="24"/>
            <w:szCs w:val="24"/>
          </w:rPr>
          <w:t>tracer study</w:t>
        </w:r>
        <w:r>
          <w:rPr>
            <w:rFonts w:ascii="Arial" w:eastAsia="Arial" w:hAnsi="Arial" w:cs="Arial"/>
            <w:color w:val="5B9BD5" w:themeColor="accent1"/>
            <w:sz w:val="24"/>
            <w:szCs w:val="24"/>
          </w:rPr>
          <w:t xml:space="preserve"> melalui laman </w:t>
        </w:r>
        <w:r w:rsidRPr="009F123A">
          <w:rPr>
            <w:rFonts w:ascii="Arial" w:eastAsia="Arial" w:hAnsi="Arial" w:cs="Arial"/>
            <w:color w:val="5B9BD5" w:themeColor="accent1"/>
            <w:sz w:val="24"/>
            <w:szCs w:val="24"/>
            <w:highlight w:val="yellow"/>
            <w:rPrChange w:id="654" w:author="IRFAN TRI RAHARJO" w:date="2024-12-29T04:38:00Z" w16du:dateUtc="2024-12-28T21:38:00Z">
              <w:rPr>
                <w:rFonts w:ascii="Arial" w:eastAsia="Arial" w:hAnsi="Arial" w:cs="Arial"/>
                <w:color w:val="5B9BD5" w:themeColor="accent1"/>
                <w:sz w:val="24"/>
                <w:szCs w:val="24"/>
              </w:rPr>
            </w:rPrChange>
          </w:rPr>
          <w:t>xxxx</w:t>
        </w:r>
      </w:ins>
      <w:ins w:id="655" w:author="IRFAN TRI RAHARJO" w:date="2024-12-29T04:39:00Z" w16du:dateUtc="2024-12-28T21:39:00Z">
        <w:r>
          <w:rPr>
            <w:rFonts w:ascii="Arial" w:eastAsia="Arial" w:hAnsi="Arial" w:cs="Arial"/>
            <w:color w:val="5B9BD5" w:themeColor="accent1"/>
            <w:sz w:val="24"/>
            <w:szCs w:val="24"/>
          </w:rPr>
          <w:t xml:space="preserve">, sedangkan perekaman data pengguna lulusan dilakukan melalui laman </w:t>
        </w:r>
        <w:r w:rsidRPr="009F123A">
          <w:rPr>
            <w:rFonts w:ascii="Arial" w:eastAsia="Arial" w:hAnsi="Arial" w:cs="Arial"/>
            <w:color w:val="5B9BD5" w:themeColor="accent1"/>
            <w:sz w:val="24"/>
            <w:szCs w:val="24"/>
            <w:highlight w:val="yellow"/>
            <w:rPrChange w:id="656" w:author="IRFAN TRI RAHARJO" w:date="2024-12-29T04:39:00Z" w16du:dateUtc="2024-12-28T21:39:00Z">
              <w:rPr>
                <w:rFonts w:ascii="Arial" w:eastAsia="Arial" w:hAnsi="Arial" w:cs="Arial"/>
                <w:color w:val="5B9BD5" w:themeColor="accent1"/>
                <w:sz w:val="24"/>
                <w:szCs w:val="24"/>
              </w:rPr>
            </w:rPrChange>
          </w:rPr>
          <w:t>yyyy</w:t>
        </w:r>
        <w:r>
          <w:rPr>
            <w:rFonts w:ascii="Arial" w:eastAsia="Arial" w:hAnsi="Arial" w:cs="Arial"/>
            <w:color w:val="5B9BD5" w:themeColor="accent1"/>
            <w:sz w:val="24"/>
            <w:szCs w:val="24"/>
          </w:rPr>
          <w:t>.</w:t>
        </w:r>
      </w:ins>
    </w:p>
    <w:p w14:paraId="59B0BBEB" w14:textId="77777777" w:rsidR="009F123A" w:rsidRDefault="009F123A" w:rsidP="009F123A">
      <w:pPr>
        <w:pStyle w:val="ListParagraph"/>
        <w:spacing w:before="41" w:line="276" w:lineRule="auto"/>
        <w:ind w:left="1296" w:right="67"/>
        <w:jc w:val="both"/>
        <w:rPr>
          <w:ins w:id="657" w:author="IRFAN TRI RAHARJO" w:date="2024-12-29T04:39:00Z" w16du:dateUtc="2024-12-28T21:39:00Z"/>
          <w:rFonts w:ascii="Arial" w:eastAsia="Arial" w:hAnsi="Arial" w:cs="Arial"/>
          <w:color w:val="5B9BD5" w:themeColor="accent1"/>
          <w:sz w:val="24"/>
          <w:szCs w:val="24"/>
        </w:rPr>
      </w:pPr>
    </w:p>
    <w:p w14:paraId="408ADC24" w14:textId="6B7178C5" w:rsidR="009F123A" w:rsidRDefault="00767860" w:rsidP="009F123A">
      <w:pPr>
        <w:pStyle w:val="ListParagraph"/>
        <w:spacing w:before="41" w:line="276" w:lineRule="auto"/>
        <w:ind w:left="1296" w:right="67"/>
        <w:jc w:val="both"/>
        <w:rPr>
          <w:ins w:id="658" w:author="IRFAN TRI RAHARJO" w:date="2024-12-29T04:47:00Z" w16du:dateUtc="2024-12-28T21:47:00Z"/>
          <w:rFonts w:ascii="Arial" w:eastAsia="Arial" w:hAnsi="Arial" w:cs="Arial"/>
          <w:color w:val="5B9BD5" w:themeColor="accent1"/>
          <w:sz w:val="24"/>
          <w:szCs w:val="24"/>
        </w:rPr>
      </w:pPr>
      <w:ins w:id="659" w:author="IRFAN TRI RAHARJO" w:date="2024-12-29T04:45:00Z" w16du:dateUtc="2024-12-28T21:45:00Z">
        <w:r>
          <w:rPr>
            <w:rFonts w:ascii="Arial" w:eastAsia="Arial" w:hAnsi="Arial" w:cs="Arial"/>
            <w:color w:val="5B9BD5" w:themeColor="accent1"/>
            <w:sz w:val="24"/>
            <w:szCs w:val="24"/>
          </w:rPr>
          <w:t>Data hasil evaluasi dapat diakses oleh seluruh pemangku kepentingan internal dan eksternal melalui laman data.machung.ac.id.</w:t>
        </w:r>
      </w:ins>
      <w:ins w:id="660" w:author="IRFAN TRI RAHARJO" w:date="2024-12-29T04:47:00Z" w16du:dateUtc="2024-12-28T21:47:00Z">
        <w:r>
          <w:rPr>
            <w:rFonts w:ascii="Arial" w:eastAsia="Arial" w:hAnsi="Arial" w:cs="Arial"/>
            <w:color w:val="5B9BD5" w:themeColor="accent1"/>
            <w:sz w:val="24"/>
            <w:szCs w:val="24"/>
          </w:rPr>
          <w:t xml:space="preserve"> Analisis data dilakukan oleh unit-unit yang terkait dengan cara menggunakan metode deskriptif kuantitatif. Hasil da</w:t>
        </w:r>
      </w:ins>
      <w:ins w:id="661" w:author="IRFAN TRI RAHARJO" w:date="2024-12-29T04:48:00Z" w16du:dateUtc="2024-12-28T21:48:00Z">
        <w:r>
          <w:rPr>
            <w:rFonts w:ascii="Arial" w:eastAsia="Arial" w:hAnsi="Arial" w:cs="Arial"/>
            <w:color w:val="5B9BD5" w:themeColor="accent1"/>
            <w:sz w:val="24"/>
            <w:szCs w:val="24"/>
          </w:rPr>
          <w:t>n analisis data terekam dalam laman eksekutif.machung.ac.id serta MacisQA.</w:t>
        </w:r>
      </w:ins>
      <w:ins w:id="662" w:author="IRFAN TRI RAHARJO" w:date="2024-12-29T04:49:00Z" w16du:dateUtc="2024-12-28T21:49:00Z">
        <w:r>
          <w:rPr>
            <w:rFonts w:ascii="Arial" w:eastAsia="Arial" w:hAnsi="Arial" w:cs="Arial"/>
            <w:color w:val="5B9BD5" w:themeColor="accent1"/>
            <w:sz w:val="24"/>
            <w:szCs w:val="24"/>
          </w:rPr>
          <w:t xml:space="preserve"> Beberapa contoh hasil perekaman dan visualisasi data disajikan pada gambar berikut:</w:t>
        </w:r>
      </w:ins>
    </w:p>
    <w:p w14:paraId="65D2B566" w14:textId="77777777" w:rsidR="00767860" w:rsidRPr="009F123A" w:rsidRDefault="00767860" w:rsidP="009F123A">
      <w:pPr>
        <w:pStyle w:val="ListParagraph"/>
        <w:spacing w:before="41" w:line="276" w:lineRule="auto"/>
        <w:ind w:left="1296" w:right="67"/>
        <w:jc w:val="both"/>
        <w:rPr>
          <w:ins w:id="663" w:author="Irfan Tri Raharjo, SE" w:date="2024-12-24T08:15:00Z"/>
          <w:rFonts w:ascii="Arial" w:eastAsia="Arial" w:hAnsi="Arial" w:cs="Arial"/>
          <w:color w:val="5B9BD5" w:themeColor="accent1"/>
          <w:sz w:val="24"/>
          <w:szCs w:val="24"/>
        </w:rPr>
        <w:pPrChange w:id="664" w:author="IRFAN TRI RAHARJO" w:date="2024-12-29T04:33:00Z" w16du:dateUtc="2024-12-28T21:33:00Z">
          <w:pPr>
            <w:spacing w:before="41" w:line="276" w:lineRule="auto"/>
            <w:ind w:left="576" w:right="67"/>
            <w:jc w:val="both"/>
          </w:pPr>
        </w:pPrChange>
      </w:pPr>
    </w:p>
    <w:p w14:paraId="76F6B827" w14:textId="77777777" w:rsidR="002A64C1" w:rsidRDefault="00FA7A07">
      <w:pPr>
        <w:pStyle w:val="ListParagraph"/>
        <w:spacing w:before="41" w:line="276" w:lineRule="auto"/>
        <w:ind w:left="1296" w:right="67"/>
        <w:jc w:val="both"/>
        <w:rPr>
          <w:ins w:id="665" w:author="IRFAN TRI RAHARJO" w:date="2024-12-29T04:43:00Z" w16du:dateUtc="2024-12-28T21:43:00Z"/>
          <w:rFonts w:ascii="Arial" w:eastAsia="Arial" w:hAnsi="Arial" w:cs="Arial"/>
          <w:color w:val="5B9BD5" w:themeColor="accent1"/>
          <w:sz w:val="24"/>
          <w:szCs w:val="24"/>
        </w:rPr>
      </w:pPr>
      <w:ins w:id="666" w:author="Irfan Tri Raharjo, SE" w:date="2024-12-24T15:41:00Z">
        <w:r>
          <w:rPr>
            <w:noProof/>
          </w:rPr>
          <w:drawing>
            <wp:inline distT="0" distB="0" distL="0" distR="0" wp14:anchorId="4ADCC351" wp14:editId="5F5FCB62">
              <wp:extent cx="5137386" cy="2477386"/>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51522" cy="2484203"/>
                      </a:xfrm>
                      <a:prstGeom prst="rect">
                        <a:avLst/>
                      </a:prstGeom>
                    </pic:spPr>
                  </pic:pic>
                </a:graphicData>
              </a:graphic>
            </wp:inline>
          </w:drawing>
        </w:r>
      </w:ins>
    </w:p>
    <w:p w14:paraId="72450BB8" w14:textId="110E6A92" w:rsidR="00767860" w:rsidRDefault="00767860">
      <w:pPr>
        <w:pStyle w:val="ListParagraph"/>
        <w:spacing w:before="41" w:line="276" w:lineRule="auto"/>
        <w:ind w:left="1296" w:right="67"/>
        <w:jc w:val="both"/>
        <w:rPr>
          <w:ins w:id="667" w:author="Irfan Tri Raharjo, SE" w:date="2024-12-24T15:41:00Z"/>
          <w:rFonts w:ascii="Arial" w:eastAsia="Arial" w:hAnsi="Arial" w:cs="Arial"/>
          <w:color w:val="5B9BD5" w:themeColor="accent1"/>
          <w:sz w:val="24"/>
          <w:szCs w:val="24"/>
        </w:rPr>
        <w:pPrChange w:id="668" w:author="Irfan Tri Raharjo, SE" w:date="2024-12-24T08:15:00Z">
          <w:pPr>
            <w:spacing w:before="41" w:line="276" w:lineRule="auto"/>
            <w:ind w:left="576" w:right="67"/>
            <w:jc w:val="both"/>
          </w:pPr>
        </w:pPrChange>
      </w:pPr>
      <w:ins w:id="669" w:author="IRFAN TRI RAHARJO" w:date="2024-12-29T04:43:00Z" w16du:dateUtc="2024-12-28T21:43:00Z">
        <w:r w:rsidRPr="00767860">
          <w:rPr>
            <w:rFonts w:ascii="Arial" w:eastAsia="Arial" w:hAnsi="Arial" w:cs="Arial"/>
            <w:color w:val="5B9BD5" w:themeColor="accent1"/>
            <w:sz w:val="24"/>
            <w:szCs w:val="24"/>
            <w:highlight w:val="yellow"/>
            <w:rPrChange w:id="670" w:author="IRFAN TRI RAHARJO" w:date="2024-12-29T04:44:00Z" w16du:dateUtc="2024-12-28T21:44:00Z">
              <w:rPr>
                <w:rFonts w:ascii="Arial" w:eastAsia="Arial" w:hAnsi="Arial" w:cs="Arial"/>
                <w:color w:val="5B9BD5" w:themeColor="accent1"/>
                <w:sz w:val="24"/>
                <w:szCs w:val="24"/>
              </w:rPr>
            </w:rPrChange>
          </w:rPr>
          <w:t>Gambar z. Kepuasan Perkuliahan</w:t>
        </w:r>
        <w:r>
          <w:rPr>
            <w:rFonts w:ascii="Arial" w:eastAsia="Arial" w:hAnsi="Arial" w:cs="Arial"/>
            <w:color w:val="5B9BD5" w:themeColor="accent1"/>
            <w:sz w:val="24"/>
            <w:szCs w:val="24"/>
          </w:rPr>
          <w:t xml:space="preserve"> </w:t>
        </w:r>
      </w:ins>
    </w:p>
    <w:p w14:paraId="720397B7" w14:textId="77777777" w:rsidR="00FA7A07" w:rsidRDefault="00FA7A07">
      <w:pPr>
        <w:pStyle w:val="ListParagraph"/>
        <w:spacing w:before="41" w:line="276" w:lineRule="auto"/>
        <w:ind w:left="1296" w:right="67"/>
        <w:jc w:val="both"/>
        <w:rPr>
          <w:ins w:id="671" w:author="Irfan Tri Raharjo, SE" w:date="2024-12-23T14:47:00Z"/>
          <w:rFonts w:ascii="Arial" w:eastAsia="Arial" w:hAnsi="Arial" w:cs="Arial"/>
          <w:color w:val="5B9BD5" w:themeColor="accent1"/>
          <w:sz w:val="24"/>
          <w:szCs w:val="24"/>
        </w:rPr>
        <w:pPrChange w:id="672" w:author="Irfan Tri Raharjo, SE" w:date="2024-12-24T08:15:00Z">
          <w:pPr>
            <w:spacing w:before="41" w:line="276" w:lineRule="auto"/>
            <w:ind w:left="576" w:right="67"/>
            <w:jc w:val="both"/>
          </w:pPr>
        </w:pPrChange>
      </w:pPr>
    </w:p>
    <w:p w14:paraId="0EE048E3" w14:textId="77777777" w:rsidR="00413886" w:rsidRDefault="00FA7A07">
      <w:pPr>
        <w:pStyle w:val="ListParagraph"/>
        <w:spacing w:before="41" w:line="276" w:lineRule="auto"/>
        <w:ind w:left="1296" w:right="67"/>
        <w:jc w:val="both"/>
        <w:rPr>
          <w:ins w:id="673" w:author="IRFAN TRI RAHARJO" w:date="2024-12-29T04:44:00Z" w16du:dateUtc="2024-12-28T21:44:00Z"/>
          <w:rFonts w:ascii="Arial" w:eastAsia="Arial" w:hAnsi="Arial" w:cs="Arial"/>
          <w:color w:val="5B9BD5" w:themeColor="accent1"/>
          <w:sz w:val="24"/>
          <w:szCs w:val="24"/>
        </w:rPr>
      </w:pPr>
      <w:ins w:id="674" w:author="Irfan Tri Raharjo, SE" w:date="2024-12-24T15:39:00Z">
        <w:r>
          <w:rPr>
            <w:noProof/>
          </w:rPr>
          <w:drawing>
            <wp:inline distT="0" distB="0" distL="0" distR="0" wp14:anchorId="6A698D57" wp14:editId="6E602D00">
              <wp:extent cx="4880374" cy="2565070"/>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886531" cy="2568306"/>
                      </a:xfrm>
                      <a:prstGeom prst="rect">
                        <a:avLst/>
                      </a:prstGeom>
                    </pic:spPr>
                  </pic:pic>
                </a:graphicData>
              </a:graphic>
            </wp:inline>
          </w:drawing>
        </w:r>
      </w:ins>
    </w:p>
    <w:p w14:paraId="0ADC9D28" w14:textId="526FB5DF" w:rsidR="00767860" w:rsidRDefault="00767860">
      <w:pPr>
        <w:pStyle w:val="ListParagraph"/>
        <w:spacing w:before="41" w:line="276" w:lineRule="auto"/>
        <w:ind w:left="1296" w:right="67"/>
        <w:jc w:val="both"/>
        <w:rPr>
          <w:ins w:id="675" w:author="Irfan Tri Raharjo, SE" w:date="2024-12-24T15:41:00Z"/>
          <w:rFonts w:ascii="Arial" w:eastAsia="Arial" w:hAnsi="Arial" w:cs="Arial"/>
          <w:color w:val="5B9BD5" w:themeColor="accent1"/>
          <w:sz w:val="24"/>
          <w:szCs w:val="24"/>
        </w:rPr>
        <w:pPrChange w:id="676" w:author="Irfan Tri Raharjo, SE" w:date="2024-12-23T14:47:00Z">
          <w:pPr>
            <w:spacing w:before="41" w:line="276" w:lineRule="auto"/>
            <w:ind w:left="576" w:right="67"/>
            <w:jc w:val="both"/>
          </w:pPr>
        </w:pPrChange>
      </w:pPr>
      <w:ins w:id="677" w:author="IRFAN TRI RAHARJO" w:date="2024-12-29T04:44:00Z" w16du:dateUtc="2024-12-28T21:44:00Z">
        <w:r w:rsidRPr="00767860">
          <w:rPr>
            <w:rFonts w:ascii="Arial" w:eastAsia="Arial" w:hAnsi="Arial" w:cs="Arial"/>
            <w:color w:val="5B9BD5" w:themeColor="accent1"/>
            <w:sz w:val="24"/>
            <w:szCs w:val="24"/>
            <w:highlight w:val="yellow"/>
            <w:rPrChange w:id="678" w:author="IRFAN TRI RAHARJO" w:date="2024-12-29T04:44:00Z" w16du:dateUtc="2024-12-28T21:44:00Z">
              <w:rPr>
                <w:rFonts w:ascii="Arial" w:eastAsia="Arial" w:hAnsi="Arial" w:cs="Arial"/>
                <w:color w:val="5B9BD5" w:themeColor="accent1"/>
                <w:sz w:val="24"/>
                <w:szCs w:val="24"/>
              </w:rPr>
            </w:rPrChange>
          </w:rPr>
          <w:t>Gambar Z. Kepuasan Terhadap Fasilitas Pe</w:t>
        </w:r>
        <w:r>
          <w:rPr>
            <w:rFonts w:ascii="Arial" w:eastAsia="Arial" w:hAnsi="Arial" w:cs="Arial"/>
            <w:color w:val="5B9BD5" w:themeColor="accent1"/>
            <w:sz w:val="24"/>
            <w:szCs w:val="24"/>
          </w:rPr>
          <w:t>mbelajaran</w:t>
        </w:r>
      </w:ins>
    </w:p>
    <w:p w14:paraId="4D58D440" w14:textId="77777777" w:rsidR="00FA7A07" w:rsidRDefault="00FA7A07">
      <w:pPr>
        <w:pStyle w:val="ListParagraph"/>
        <w:spacing w:before="41" w:line="276" w:lineRule="auto"/>
        <w:ind w:left="1296" w:right="67"/>
        <w:jc w:val="center"/>
        <w:rPr>
          <w:ins w:id="679" w:author="IRFAN TRI RAHARJO" w:date="2024-12-29T04:41:00Z" w16du:dateUtc="2024-12-28T21:41:00Z"/>
          <w:rFonts w:ascii="Arial" w:eastAsia="Arial" w:hAnsi="Arial" w:cs="Arial"/>
          <w:color w:val="5B9BD5" w:themeColor="accent1"/>
          <w:sz w:val="24"/>
          <w:szCs w:val="24"/>
        </w:rPr>
      </w:pPr>
      <w:ins w:id="680" w:author="Irfan Tri Raharjo, SE" w:date="2024-12-24T15:47:00Z">
        <w:r>
          <w:rPr>
            <w:noProof/>
          </w:rPr>
          <w:lastRenderedPageBreak/>
          <w:drawing>
            <wp:inline distT="0" distB="0" distL="0" distR="0" wp14:anchorId="7AAB5680" wp14:editId="1A22764C">
              <wp:extent cx="4572000" cy="2743200"/>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ins>
    </w:p>
    <w:p w14:paraId="41B66F23" w14:textId="5AB3D564" w:rsidR="00767860" w:rsidRDefault="00767860">
      <w:pPr>
        <w:pStyle w:val="ListParagraph"/>
        <w:spacing w:before="41" w:line="276" w:lineRule="auto"/>
        <w:ind w:left="1296" w:right="67"/>
        <w:jc w:val="center"/>
        <w:rPr>
          <w:ins w:id="681" w:author="Irfan Tri Raharjo, SE" w:date="2024-12-23T14:46:00Z"/>
          <w:rFonts w:ascii="Arial" w:eastAsia="Arial" w:hAnsi="Arial" w:cs="Arial"/>
          <w:color w:val="5B9BD5" w:themeColor="accent1"/>
          <w:sz w:val="24"/>
          <w:szCs w:val="24"/>
        </w:rPr>
        <w:pPrChange w:id="682" w:author="Irfan Tri Raharjo, SE" w:date="2024-12-24T15:47:00Z">
          <w:pPr>
            <w:spacing w:before="41" w:line="276" w:lineRule="auto"/>
            <w:ind w:left="576" w:right="67"/>
            <w:jc w:val="both"/>
          </w:pPr>
        </w:pPrChange>
      </w:pPr>
      <w:ins w:id="683" w:author="IRFAN TRI RAHARJO" w:date="2024-12-29T04:41:00Z" w16du:dateUtc="2024-12-28T21:41:00Z">
        <w:r w:rsidRPr="00767860">
          <w:rPr>
            <w:rFonts w:ascii="Arial" w:eastAsia="Arial" w:hAnsi="Arial" w:cs="Arial"/>
            <w:color w:val="5B9BD5" w:themeColor="accent1"/>
            <w:sz w:val="24"/>
            <w:szCs w:val="24"/>
            <w:highlight w:val="yellow"/>
            <w:rPrChange w:id="684" w:author="IRFAN TRI RAHARJO" w:date="2024-12-29T04:41:00Z" w16du:dateUtc="2024-12-28T21:41:00Z">
              <w:rPr>
                <w:rFonts w:ascii="Arial" w:eastAsia="Arial" w:hAnsi="Arial" w:cs="Arial"/>
                <w:color w:val="5B9BD5" w:themeColor="accent1"/>
                <w:sz w:val="24"/>
                <w:szCs w:val="24"/>
              </w:rPr>
            </w:rPrChange>
          </w:rPr>
          <w:t>Gambar x</w:t>
        </w:r>
        <w:r>
          <w:rPr>
            <w:rFonts w:ascii="Arial" w:eastAsia="Arial" w:hAnsi="Arial" w:cs="Arial"/>
            <w:color w:val="5B9BD5" w:themeColor="accent1"/>
            <w:sz w:val="24"/>
            <w:szCs w:val="24"/>
          </w:rPr>
          <w:t xml:space="preserve">. </w:t>
        </w:r>
      </w:ins>
      <w:ins w:id="685" w:author="IRFAN TRI RAHARJO" w:date="2024-12-29T04:42:00Z" w16du:dateUtc="2024-12-28T21:42:00Z">
        <w:r>
          <w:rPr>
            <w:rFonts w:ascii="Arial" w:eastAsia="Arial" w:hAnsi="Arial" w:cs="Arial"/>
            <w:color w:val="5B9BD5" w:themeColor="accent1"/>
            <w:sz w:val="24"/>
            <w:szCs w:val="24"/>
          </w:rPr>
          <w:t>Hasil Evaluasi SIA</w:t>
        </w:r>
      </w:ins>
    </w:p>
    <w:p w14:paraId="63D38665" w14:textId="77777777" w:rsidR="00D20230" w:rsidRDefault="00D20230">
      <w:pPr>
        <w:pStyle w:val="ListParagraph"/>
        <w:spacing w:before="41" w:line="276" w:lineRule="auto"/>
        <w:ind w:left="1296" w:right="67"/>
        <w:jc w:val="both"/>
        <w:rPr>
          <w:ins w:id="686" w:author="IRFAN TRI RAHARJO" w:date="2024-12-29T04:42:00Z" w16du:dateUtc="2024-12-28T21:42:00Z"/>
          <w:rFonts w:ascii="Arial" w:eastAsia="Arial" w:hAnsi="Arial" w:cs="Arial"/>
          <w:color w:val="5B9BD5" w:themeColor="accent1"/>
          <w:sz w:val="24"/>
          <w:szCs w:val="24"/>
        </w:rPr>
      </w:pPr>
      <w:ins w:id="687" w:author="Irfan Tri Raharjo, SE" w:date="2024-12-23T14:46:00Z">
        <w:r>
          <w:rPr>
            <w:noProof/>
          </w:rPr>
          <w:drawing>
            <wp:inline distT="0" distB="0" distL="0" distR="0" wp14:anchorId="3720F696" wp14:editId="06A09C15">
              <wp:extent cx="4561367" cy="296391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577139" cy="2974160"/>
                      </a:xfrm>
                      <a:prstGeom prst="rect">
                        <a:avLst/>
                      </a:prstGeom>
                    </pic:spPr>
                  </pic:pic>
                </a:graphicData>
              </a:graphic>
            </wp:inline>
          </w:drawing>
        </w:r>
      </w:ins>
    </w:p>
    <w:p w14:paraId="2A39703F" w14:textId="5847607C" w:rsidR="00767860" w:rsidRDefault="00767860">
      <w:pPr>
        <w:pStyle w:val="ListParagraph"/>
        <w:spacing w:before="41" w:line="276" w:lineRule="auto"/>
        <w:ind w:left="1296" w:right="67"/>
        <w:jc w:val="both"/>
        <w:rPr>
          <w:ins w:id="688" w:author="Irfan Tri Raharjo, SE" w:date="2024-12-23T14:46:00Z"/>
          <w:rFonts w:ascii="Arial" w:eastAsia="Arial" w:hAnsi="Arial" w:cs="Arial"/>
          <w:color w:val="5B9BD5" w:themeColor="accent1"/>
          <w:sz w:val="24"/>
          <w:szCs w:val="24"/>
        </w:rPr>
        <w:pPrChange w:id="689" w:author="Irfan Tri Raharjo, SE" w:date="2024-12-23T14:46:00Z">
          <w:pPr>
            <w:spacing w:before="41" w:line="276" w:lineRule="auto"/>
            <w:ind w:left="576" w:right="67"/>
            <w:jc w:val="both"/>
          </w:pPr>
        </w:pPrChange>
      </w:pPr>
      <w:ins w:id="690" w:author="IRFAN TRI RAHARJO" w:date="2024-12-29T04:42:00Z" w16du:dateUtc="2024-12-28T21:42:00Z">
        <w:r w:rsidRPr="00767860">
          <w:rPr>
            <w:rFonts w:ascii="Arial" w:eastAsia="Arial" w:hAnsi="Arial" w:cs="Arial"/>
            <w:color w:val="5B9BD5" w:themeColor="accent1"/>
            <w:sz w:val="24"/>
            <w:szCs w:val="24"/>
            <w:highlight w:val="yellow"/>
            <w:rPrChange w:id="691" w:author="IRFAN TRI RAHARJO" w:date="2024-12-29T04:42:00Z" w16du:dateUtc="2024-12-28T21:42:00Z">
              <w:rPr>
                <w:rFonts w:ascii="Arial" w:eastAsia="Arial" w:hAnsi="Arial" w:cs="Arial"/>
                <w:color w:val="5B9BD5" w:themeColor="accent1"/>
                <w:sz w:val="24"/>
                <w:szCs w:val="24"/>
              </w:rPr>
            </w:rPrChange>
          </w:rPr>
          <w:t>Gambar x.</w:t>
        </w:r>
        <w:r>
          <w:rPr>
            <w:rFonts w:ascii="Arial" w:eastAsia="Arial" w:hAnsi="Arial" w:cs="Arial"/>
            <w:color w:val="5B9BD5" w:themeColor="accent1"/>
            <w:sz w:val="24"/>
            <w:szCs w:val="24"/>
          </w:rPr>
          <w:t xml:space="preserve"> Sebaran bidang Kerja Sama dan Unit Kerja</w:t>
        </w:r>
      </w:ins>
    </w:p>
    <w:p w14:paraId="44D7C727" w14:textId="77777777" w:rsidR="00D20230" w:rsidRDefault="00D20230">
      <w:pPr>
        <w:pStyle w:val="ListParagraph"/>
        <w:spacing w:before="41" w:line="276" w:lineRule="auto"/>
        <w:ind w:left="1296" w:right="67"/>
        <w:jc w:val="both"/>
        <w:rPr>
          <w:ins w:id="692" w:author="IRFAN TRI RAHARJO" w:date="2024-12-29T04:42:00Z" w16du:dateUtc="2024-12-28T21:42:00Z"/>
          <w:rFonts w:ascii="Arial" w:eastAsia="Arial" w:hAnsi="Arial" w:cs="Arial"/>
          <w:color w:val="5B9BD5" w:themeColor="accent1"/>
          <w:sz w:val="24"/>
          <w:szCs w:val="24"/>
        </w:rPr>
      </w:pPr>
      <w:ins w:id="693" w:author="Irfan Tri Raharjo, SE" w:date="2024-12-23T14:46:00Z">
        <w:r>
          <w:rPr>
            <w:noProof/>
          </w:rPr>
          <w:drawing>
            <wp:inline distT="0" distB="0" distL="0" distR="0" wp14:anchorId="5A907EF6" wp14:editId="74637915">
              <wp:extent cx="4444409" cy="29573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476002" cy="2978410"/>
                      </a:xfrm>
                      <a:prstGeom prst="rect">
                        <a:avLst/>
                      </a:prstGeom>
                    </pic:spPr>
                  </pic:pic>
                </a:graphicData>
              </a:graphic>
            </wp:inline>
          </w:drawing>
        </w:r>
      </w:ins>
    </w:p>
    <w:p w14:paraId="045171A0" w14:textId="5C005721" w:rsidR="00767860" w:rsidRDefault="00767860">
      <w:pPr>
        <w:pStyle w:val="ListParagraph"/>
        <w:spacing w:before="41" w:line="276" w:lineRule="auto"/>
        <w:ind w:left="1296" w:right="67"/>
        <w:jc w:val="both"/>
        <w:rPr>
          <w:ins w:id="694" w:author="Irfan Tri Raharjo, SE" w:date="2024-12-23T14:46:00Z"/>
          <w:rFonts w:ascii="Arial" w:eastAsia="Arial" w:hAnsi="Arial" w:cs="Arial"/>
          <w:color w:val="5B9BD5" w:themeColor="accent1"/>
          <w:sz w:val="24"/>
          <w:szCs w:val="24"/>
        </w:rPr>
        <w:pPrChange w:id="695" w:author="Irfan Tri Raharjo, SE" w:date="2024-12-23T14:46:00Z">
          <w:pPr>
            <w:spacing w:before="41" w:line="276" w:lineRule="auto"/>
            <w:ind w:left="576" w:right="67"/>
            <w:jc w:val="both"/>
          </w:pPr>
        </w:pPrChange>
      </w:pPr>
      <w:ins w:id="696" w:author="IRFAN TRI RAHARJO" w:date="2024-12-29T04:42:00Z" w16du:dateUtc="2024-12-28T21:42:00Z">
        <w:r w:rsidRPr="00767860">
          <w:rPr>
            <w:rFonts w:ascii="Arial" w:eastAsia="Arial" w:hAnsi="Arial" w:cs="Arial"/>
            <w:color w:val="5B9BD5" w:themeColor="accent1"/>
            <w:sz w:val="24"/>
            <w:szCs w:val="24"/>
            <w:highlight w:val="yellow"/>
            <w:rPrChange w:id="697" w:author="IRFAN TRI RAHARJO" w:date="2024-12-29T04:43:00Z" w16du:dateUtc="2024-12-28T21:43:00Z">
              <w:rPr>
                <w:rFonts w:ascii="Arial" w:eastAsia="Arial" w:hAnsi="Arial" w:cs="Arial"/>
                <w:color w:val="5B9BD5" w:themeColor="accent1"/>
                <w:sz w:val="24"/>
                <w:szCs w:val="24"/>
              </w:rPr>
            </w:rPrChange>
          </w:rPr>
          <w:t>Gambar x</w:t>
        </w:r>
      </w:ins>
      <w:ins w:id="698" w:author="IRFAN TRI RAHARJO" w:date="2024-12-29T04:43:00Z" w16du:dateUtc="2024-12-28T21:43:00Z">
        <w:r w:rsidRPr="00767860">
          <w:rPr>
            <w:rFonts w:ascii="Arial" w:eastAsia="Arial" w:hAnsi="Arial" w:cs="Arial"/>
            <w:color w:val="5B9BD5" w:themeColor="accent1"/>
            <w:sz w:val="24"/>
            <w:szCs w:val="24"/>
            <w:highlight w:val="yellow"/>
            <w:rPrChange w:id="699" w:author="IRFAN TRI RAHARJO" w:date="2024-12-29T04:43:00Z" w16du:dateUtc="2024-12-28T21:43:00Z">
              <w:rPr>
                <w:rFonts w:ascii="Arial" w:eastAsia="Arial" w:hAnsi="Arial" w:cs="Arial"/>
                <w:color w:val="5B9BD5" w:themeColor="accent1"/>
                <w:sz w:val="24"/>
                <w:szCs w:val="24"/>
              </w:rPr>
            </w:rPrChange>
          </w:rPr>
          <w:t>. Capaian</w:t>
        </w:r>
        <w:r>
          <w:rPr>
            <w:rFonts w:ascii="Arial" w:eastAsia="Arial" w:hAnsi="Arial" w:cs="Arial"/>
            <w:color w:val="5B9BD5" w:themeColor="accent1"/>
            <w:sz w:val="24"/>
            <w:szCs w:val="24"/>
          </w:rPr>
          <w:t xml:space="preserve"> Skor Hasil dan Manfaat Kerja Sama</w:t>
        </w:r>
      </w:ins>
    </w:p>
    <w:p w14:paraId="250003AD" w14:textId="77777777" w:rsidR="00D20230" w:rsidRPr="009E13A8" w:rsidRDefault="00D20230">
      <w:pPr>
        <w:pStyle w:val="ListParagraph"/>
        <w:spacing w:before="41" w:line="276" w:lineRule="auto"/>
        <w:ind w:left="1296" w:right="67"/>
        <w:jc w:val="both"/>
        <w:rPr>
          <w:ins w:id="700" w:author="Irfan Tri Raharjo, SE" w:date="2024-12-23T14:45:00Z"/>
          <w:rFonts w:ascii="Arial" w:eastAsia="Arial" w:hAnsi="Arial" w:cs="Arial"/>
          <w:color w:val="5B9BD5" w:themeColor="accent1"/>
          <w:sz w:val="24"/>
          <w:szCs w:val="24"/>
          <w:rPrChange w:id="701" w:author="Irfan Tri Raharjo, SE" w:date="2024-12-23T14:45:00Z">
            <w:rPr>
              <w:ins w:id="702" w:author="Irfan Tri Raharjo, SE" w:date="2024-12-23T14:45:00Z"/>
              <w:rFonts w:eastAsia="Arial"/>
            </w:rPr>
          </w:rPrChange>
        </w:rPr>
        <w:pPrChange w:id="703" w:author="Irfan Tri Raharjo, SE" w:date="2024-12-23T14:46:00Z">
          <w:pPr>
            <w:spacing w:before="41" w:line="276" w:lineRule="auto"/>
            <w:ind w:left="576" w:right="67"/>
            <w:jc w:val="both"/>
          </w:pPr>
        </w:pPrChange>
      </w:pPr>
    </w:p>
    <w:p w14:paraId="0C99DBE4" w14:textId="77777777" w:rsidR="009E13A8" w:rsidRDefault="009E13A8">
      <w:pPr>
        <w:pStyle w:val="ListParagraph"/>
        <w:numPr>
          <w:ilvl w:val="0"/>
          <w:numId w:val="35"/>
        </w:numPr>
        <w:spacing w:before="41" w:line="276" w:lineRule="auto"/>
        <w:ind w:right="67"/>
        <w:jc w:val="both"/>
        <w:rPr>
          <w:ins w:id="704" w:author="Irfan Tri Raharjo, SE" w:date="2024-12-24T08:15:00Z"/>
          <w:rFonts w:ascii="Arial" w:eastAsia="Arial" w:hAnsi="Arial" w:cs="Arial"/>
          <w:color w:val="5B9BD5" w:themeColor="accent1"/>
          <w:sz w:val="24"/>
          <w:szCs w:val="24"/>
        </w:rPr>
        <w:pPrChange w:id="705" w:author="Irfan Tri Raharjo, SE" w:date="2024-12-23T14:45:00Z">
          <w:pPr>
            <w:spacing w:before="41" w:line="276" w:lineRule="auto"/>
            <w:ind w:left="576" w:right="67"/>
            <w:jc w:val="both"/>
          </w:pPr>
        </w:pPrChange>
      </w:pPr>
      <w:ins w:id="706" w:author="Irfan Tri Raharjo, SE" w:date="2024-12-23T14:45:00Z">
        <w:r w:rsidRPr="009E13A8">
          <w:rPr>
            <w:rFonts w:ascii="Arial" w:eastAsia="Arial" w:hAnsi="Arial" w:cs="Arial"/>
            <w:color w:val="5B9BD5" w:themeColor="accent1"/>
            <w:sz w:val="24"/>
            <w:szCs w:val="24"/>
            <w:rPrChange w:id="707" w:author="Irfan Tri Raharjo, SE" w:date="2024-12-23T14:45:00Z">
              <w:rPr>
                <w:rFonts w:eastAsia="Arial"/>
              </w:rPr>
            </w:rPrChange>
          </w:rPr>
          <w:t>Pemanfaatan untuk Pengambilan Keputusan</w:t>
        </w:r>
      </w:ins>
    </w:p>
    <w:p w14:paraId="172FB7AB" w14:textId="77777777" w:rsidR="00566CAD" w:rsidRDefault="003B6595">
      <w:pPr>
        <w:pStyle w:val="ListParagraph"/>
        <w:spacing w:before="41" w:line="276" w:lineRule="auto"/>
        <w:ind w:left="1296" w:right="67"/>
        <w:jc w:val="both"/>
        <w:rPr>
          <w:ins w:id="708" w:author="IRFAN TRI RAHARJO" w:date="2024-12-29T03:28:00Z" w16du:dateUtc="2024-12-28T20:28:00Z"/>
          <w:rFonts w:ascii="Arial" w:eastAsia="Arial" w:hAnsi="Arial" w:cs="Arial"/>
          <w:color w:val="5B9BD5" w:themeColor="accent1"/>
          <w:sz w:val="24"/>
          <w:szCs w:val="24"/>
        </w:rPr>
      </w:pPr>
      <w:ins w:id="709" w:author="IRFAN TRI RAHARJO" w:date="2024-12-29T03:09:00Z" w16du:dateUtc="2024-12-28T20:09:00Z">
        <w:r>
          <w:rPr>
            <w:rFonts w:ascii="Arial" w:eastAsia="Arial" w:hAnsi="Arial" w:cs="Arial"/>
            <w:color w:val="5B9BD5" w:themeColor="accent1"/>
            <w:sz w:val="24"/>
            <w:szCs w:val="24"/>
          </w:rPr>
          <w:t>Secara umum s</w:t>
        </w:r>
      </w:ins>
      <w:ins w:id="710" w:author="IRFAN TRI RAHARJO" w:date="2024-12-29T03:02:00Z" w16du:dateUtc="2024-12-28T20:02:00Z">
        <w:r w:rsidR="00796FEC">
          <w:rPr>
            <w:rFonts w:ascii="Arial" w:eastAsia="Arial" w:hAnsi="Arial" w:cs="Arial"/>
            <w:color w:val="5B9BD5" w:themeColor="accent1"/>
            <w:sz w:val="24"/>
            <w:szCs w:val="24"/>
          </w:rPr>
          <w:t xml:space="preserve">eluruh hasil </w:t>
        </w:r>
      </w:ins>
      <w:ins w:id="711" w:author="IRFAN TRI RAHARJO" w:date="2024-12-29T03:05:00Z" w16du:dateUtc="2024-12-28T20:05:00Z">
        <w:r w:rsidR="00796FEC">
          <w:rPr>
            <w:rFonts w:ascii="Arial" w:eastAsia="Arial" w:hAnsi="Arial" w:cs="Arial"/>
            <w:color w:val="5B9BD5" w:themeColor="accent1"/>
            <w:sz w:val="24"/>
            <w:szCs w:val="24"/>
          </w:rPr>
          <w:t>moni</w:t>
        </w:r>
      </w:ins>
      <w:ins w:id="712" w:author="IRFAN TRI RAHARJO" w:date="2024-12-29T03:06:00Z" w16du:dateUtc="2024-12-28T20:06:00Z">
        <w:r w:rsidR="00796FEC">
          <w:rPr>
            <w:rFonts w:ascii="Arial" w:eastAsia="Arial" w:hAnsi="Arial" w:cs="Arial"/>
            <w:color w:val="5B9BD5" w:themeColor="accent1"/>
            <w:sz w:val="24"/>
            <w:szCs w:val="24"/>
          </w:rPr>
          <w:t>toring dan evaluasi</w:t>
        </w:r>
      </w:ins>
      <w:ins w:id="713" w:author="IRFAN TRI RAHARJO" w:date="2024-12-29T03:02:00Z" w16du:dateUtc="2024-12-28T20:02:00Z">
        <w:r w:rsidR="00796FEC">
          <w:rPr>
            <w:rFonts w:ascii="Arial" w:eastAsia="Arial" w:hAnsi="Arial" w:cs="Arial"/>
            <w:color w:val="5B9BD5" w:themeColor="accent1"/>
            <w:sz w:val="24"/>
            <w:szCs w:val="24"/>
          </w:rPr>
          <w:t xml:space="preserve"> </w:t>
        </w:r>
      </w:ins>
      <w:ins w:id="714" w:author="IRFAN TRI RAHARJO" w:date="2024-12-29T03:15:00Z" w16du:dateUtc="2024-12-28T20:15:00Z">
        <w:r>
          <w:rPr>
            <w:rFonts w:ascii="Arial" w:eastAsia="Arial" w:hAnsi="Arial" w:cs="Arial"/>
            <w:color w:val="5B9BD5" w:themeColor="accent1"/>
            <w:sz w:val="24"/>
            <w:szCs w:val="24"/>
          </w:rPr>
          <w:t xml:space="preserve">(monev) </w:t>
        </w:r>
      </w:ins>
      <w:ins w:id="715" w:author="IRFAN TRI RAHARJO" w:date="2024-12-29T03:03:00Z" w16du:dateUtc="2024-12-28T20:03:00Z">
        <w:r w:rsidR="00796FEC">
          <w:rPr>
            <w:rFonts w:ascii="Arial" w:eastAsia="Arial" w:hAnsi="Arial" w:cs="Arial"/>
            <w:color w:val="5B9BD5" w:themeColor="accent1"/>
            <w:sz w:val="24"/>
            <w:szCs w:val="24"/>
          </w:rPr>
          <w:t>kepuasan</w:t>
        </w:r>
      </w:ins>
      <w:ins w:id="716" w:author="IRFAN TRI RAHARJO" w:date="2024-12-29T03:04:00Z" w16du:dateUtc="2024-12-28T20:04:00Z">
        <w:r w:rsidR="00796FEC">
          <w:rPr>
            <w:rFonts w:ascii="Arial" w:eastAsia="Arial" w:hAnsi="Arial" w:cs="Arial"/>
            <w:color w:val="5B9BD5" w:themeColor="accent1"/>
            <w:sz w:val="24"/>
            <w:szCs w:val="24"/>
          </w:rPr>
          <w:t xml:space="preserve"> pemangku kepentingan internal dan eksternal yang telah </w:t>
        </w:r>
      </w:ins>
      <w:ins w:id="717" w:author="IRFAN TRI RAHARJO" w:date="2024-12-29T03:07:00Z" w16du:dateUtc="2024-12-28T20:07:00Z">
        <w:r w:rsidR="00796FEC">
          <w:rPr>
            <w:rFonts w:ascii="Arial" w:eastAsia="Arial" w:hAnsi="Arial" w:cs="Arial"/>
            <w:color w:val="5B9BD5" w:themeColor="accent1"/>
            <w:sz w:val="24"/>
            <w:szCs w:val="24"/>
          </w:rPr>
          <w:t xml:space="preserve">dilakukan </w:t>
        </w:r>
      </w:ins>
      <w:ins w:id="718" w:author="IRFAN TRI RAHARJO" w:date="2024-12-29T03:04:00Z" w16du:dateUtc="2024-12-28T20:04:00Z">
        <w:r w:rsidR="00796FEC">
          <w:rPr>
            <w:rFonts w:ascii="Arial" w:eastAsia="Arial" w:hAnsi="Arial" w:cs="Arial"/>
            <w:color w:val="5B9BD5" w:themeColor="accent1"/>
            <w:sz w:val="24"/>
            <w:szCs w:val="24"/>
          </w:rPr>
          <w:t>secara berkala</w:t>
        </w:r>
      </w:ins>
      <w:ins w:id="719" w:author="IRFAN TRI RAHARJO" w:date="2024-12-29T03:05:00Z" w16du:dateUtc="2024-12-28T20:05:00Z">
        <w:r w:rsidR="00796FEC">
          <w:rPr>
            <w:rFonts w:ascii="Arial" w:eastAsia="Arial" w:hAnsi="Arial" w:cs="Arial"/>
            <w:color w:val="5B9BD5" w:themeColor="accent1"/>
            <w:sz w:val="24"/>
            <w:szCs w:val="24"/>
          </w:rPr>
          <w:t xml:space="preserve">, </w:t>
        </w:r>
      </w:ins>
      <w:ins w:id="720" w:author="IRFAN TRI RAHARJO" w:date="2024-12-29T03:07:00Z" w16du:dateUtc="2024-12-28T20:07:00Z">
        <w:r w:rsidR="00796FEC">
          <w:rPr>
            <w:rFonts w:ascii="Arial" w:eastAsia="Arial" w:hAnsi="Arial" w:cs="Arial"/>
            <w:color w:val="5B9BD5" w:themeColor="accent1"/>
            <w:sz w:val="24"/>
            <w:szCs w:val="24"/>
          </w:rPr>
          <w:t xml:space="preserve">digunakan sebgai dasar </w:t>
        </w:r>
      </w:ins>
      <w:ins w:id="721" w:author="IRFAN TRI RAHARJO" w:date="2024-12-29T03:08:00Z" w16du:dateUtc="2024-12-28T20:08:00Z">
        <w:r w:rsidR="00796FEC">
          <w:rPr>
            <w:rFonts w:ascii="Arial" w:eastAsia="Arial" w:hAnsi="Arial" w:cs="Arial"/>
            <w:color w:val="5B9BD5" w:themeColor="accent1"/>
            <w:sz w:val="24"/>
            <w:szCs w:val="24"/>
          </w:rPr>
          <w:t xml:space="preserve">evaluasi pelaksanaan kegiatan </w:t>
        </w:r>
      </w:ins>
      <w:ins w:id="722" w:author="IRFAN TRI RAHARJO" w:date="2024-12-29T03:21:00Z" w16du:dateUtc="2024-12-28T20:21:00Z">
        <w:r w:rsidR="00566CAD">
          <w:rPr>
            <w:rFonts w:ascii="Arial" w:eastAsia="Arial" w:hAnsi="Arial" w:cs="Arial"/>
            <w:color w:val="5B9BD5" w:themeColor="accent1"/>
            <w:sz w:val="24"/>
            <w:szCs w:val="24"/>
          </w:rPr>
          <w:t>T</w:t>
        </w:r>
      </w:ins>
      <w:ins w:id="723" w:author="IRFAN TRI RAHARJO" w:date="2024-12-29T03:08:00Z" w16du:dateUtc="2024-12-28T20:08:00Z">
        <w:r>
          <w:rPr>
            <w:rFonts w:ascii="Arial" w:eastAsia="Arial" w:hAnsi="Arial" w:cs="Arial"/>
            <w:color w:val="5B9BD5" w:themeColor="accent1"/>
            <w:sz w:val="24"/>
            <w:szCs w:val="24"/>
          </w:rPr>
          <w:t>ridharma serta pengembangan organsisasi</w:t>
        </w:r>
      </w:ins>
      <w:ins w:id="724" w:author="IRFAN TRI RAHARJO" w:date="2024-12-29T03:09:00Z" w16du:dateUtc="2024-12-28T20:09:00Z">
        <w:r>
          <w:rPr>
            <w:rFonts w:ascii="Arial" w:eastAsia="Arial" w:hAnsi="Arial" w:cs="Arial"/>
            <w:color w:val="5B9BD5" w:themeColor="accent1"/>
            <w:sz w:val="24"/>
            <w:szCs w:val="24"/>
          </w:rPr>
          <w:t xml:space="preserve">. </w:t>
        </w:r>
      </w:ins>
    </w:p>
    <w:p w14:paraId="05957DB8" w14:textId="443F5398" w:rsidR="002A64C1" w:rsidRDefault="00CE719E" w:rsidP="0023486A">
      <w:pPr>
        <w:pStyle w:val="ListParagraph"/>
        <w:spacing w:before="41" w:line="276" w:lineRule="auto"/>
        <w:ind w:left="1296" w:right="67"/>
        <w:jc w:val="both"/>
        <w:rPr>
          <w:ins w:id="725" w:author="IRFAN TRI RAHARJO" w:date="2024-12-29T03:39:00Z" w16du:dateUtc="2024-12-28T20:39:00Z"/>
          <w:rFonts w:ascii="Arial" w:eastAsia="Arial" w:hAnsi="Arial" w:cs="Arial"/>
          <w:color w:val="5B9BD5" w:themeColor="accent1"/>
          <w:sz w:val="24"/>
          <w:szCs w:val="24"/>
        </w:rPr>
      </w:pPr>
      <w:ins w:id="726" w:author="IRFAN TRI RAHARJO" w:date="2024-12-29T03:28:00Z" w16du:dateUtc="2024-12-28T20:28:00Z">
        <w:r>
          <w:rPr>
            <w:rFonts w:ascii="Arial" w:eastAsia="Arial" w:hAnsi="Arial" w:cs="Arial"/>
            <w:color w:val="5B9BD5" w:themeColor="accent1"/>
            <w:sz w:val="24"/>
            <w:szCs w:val="24"/>
          </w:rPr>
          <w:t>Seluruh hasil monev</w:t>
        </w:r>
      </w:ins>
      <w:ins w:id="727" w:author="IRFAN TRI RAHARJO" w:date="2024-12-29T03:31:00Z" w16du:dateUtc="2024-12-28T20:31:00Z">
        <w:r>
          <w:rPr>
            <w:rFonts w:ascii="Arial" w:eastAsia="Arial" w:hAnsi="Arial" w:cs="Arial"/>
            <w:color w:val="5B9BD5" w:themeColor="accent1"/>
            <w:sz w:val="24"/>
            <w:szCs w:val="24"/>
          </w:rPr>
          <w:t xml:space="preserve"> </w:t>
        </w:r>
      </w:ins>
      <w:ins w:id="728" w:author="IRFAN TRI RAHARJO" w:date="2024-12-29T03:36:00Z" w16du:dateUtc="2024-12-28T20:36:00Z">
        <w:r>
          <w:rPr>
            <w:rFonts w:ascii="Arial" w:eastAsia="Arial" w:hAnsi="Arial" w:cs="Arial"/>
            <w:color w:val="5B9BD5" w:themeColor="accent1"/>
            <w:sz w:val="24"/>
            <w:szCs w:val="24"/>
          </w:rPr>
          <w:t>dapat dipantau</w:t>
        </w:r>
      </w:ins>
      <w:ins w:id="729" w:author="IRFAN TRI RAHARJO" w:date="2024-12-29T03:29:00Z" w16du:dateUtc="2024-12-28T20:29:00Z">
        <w:r>
          <w:rPr>
            <w:rFonts w:ascii="Arial" w:eastAsia="Arial" w:hAnsi="Arial" w:cs="Arial"/>
            <w:color w:val="5B9BD5" w:themeColor="accent1"/>
            <w:sz w:val="24"/>
            <w:szCs w:val="24"/>
          </w:rPr>
          <w:t xml:space="preserve"> </w:t>
        </w:r>
      </w:ins>
      <w:ins w:id="730" w:author="IRFAN TRI RAHARJO" w:date="2024-12-29T03:36:00Z" w16du:dateUtc="2024-12-28T20:36:00Z">
        <w:r>
          <w:rPr>
            <w:rFonts w:ascii="Arial" w:eastAsia="Arial" w:hAnsi="Arial" w:cs="Arial"/>
            <w:color w:val="5B9BD5" w:themeColor="accent1"/>
            <w:sz w:val="24"/>
            <w:szCs w:val="24"/>
          </w:rPr>
          <w:t>dan dianalisis melalui</w:t>
        </w:r>
      </w:ins>
      <w:ins w:id="731" w:author="IRFAN TRI RAHARJO" w:date="2024-12-29T03:29:00Z" w16du:dateUtc="2024-12-28T20:29:00Z">
        <w:r>
          <w:rPr>
            <w:rFonts w:ascii="Arial" w:eastAsia="Arial" w:hAnsi="Arial" w:cs="Arial"/>
            <w:color w:val="5B9BD5" w:themeColor="accent1"/>
            <w:sz w:val="24"/>
            <w:szCs w:val="24"/>
          </w:rPr>
          <w:t xml:space="preserve"> </w:t>
        </w:r>
      </w:ins>
      <w:ins w:id="732" w:author="IRFAN TRI RAHARJO" w:date="2024-12-29T03:30:00Z" w16du:dateUtc="2024-12-28T20:30:00Z">
        <w:r>
          <w:rPr>
            <w:rFonts w:ascii="Arial" w:eastAsia="Arial" w:hAnsi="Arial" w:cs="Arial"/>
            <w:color w:val="5B9BD5" w:themeColor="accent1"/>
            <w:sz w:val="24"/>
            <w:szCs w:val="24"/>
          </w:rPr>
          <w:t xml:space="preserve">dashboard sistem manajemen mutu </w:t>
        </w:r>
      </w:ins>
      <w:ins w:id="733" w:author="IRFAN TRI RAHARJO" w:date="2024-12-29T03:31:00Z" w16du:dateUtc="2024-12-28T20:31:00Z">
        <w:r>
          <w:rPr>
            <w:rFonts w:ascii="Arial" w:eastAsia="Arial" w:hAnsi="Arial" w:cs="Arial"/>
            <w:color w:val="5B9BD5" w:themeColor="accent1"/>
            <w:sz w:val="24"/>
            <w:szCs w:val="24"/>
          </w:rPr>
          <w:t>(MacisQA)</w:t>
        </w:r>
      </w:ins>
      <w:ins w:id="734" w:author="IRFAN TRI RAHARJO" w:date="2024-12-29T03:33:00Z" w16du:dateUtc="2024-12-28T20:33:00Z">
        <w:r>
          <w:rPr>
            <w:rFonts w:ascii="Arial" w:eastAsia="Arial" w:hAnsi="Arial" w:cs="Arial"/>
            <w:color w:val="5B9BD5" w:themeColor="accent1"/>
            <w:sz w:val="24"/>
            <w:szCs w:val="24"/>
          </w:rPr>
          <w:t xml:space="preserve">. </w:t>
        </w:r>
      </w:ins>
      <w:ins w:id="735" w:author="IRFAN TRI RAHARJO" w:date="2024-12-29T03:28:00Z" w16du:dateUtc="2024-12-28T20:28:00Z">
        <w:r w:rsidR="00566CAD">
          <w:rPr>
            <w:rFonts w:ascii="Arial" w:eastAsia="Arial" w:hAnsi="Arial" w:cs="Arial"/>
            <w:color w:val="5B9BD5" w:themeColor="accent1"/>
            <w:sz w:val="24"/>
            <w:szCs w:val="24"/>
          </w:rPr>
          <w:t>Hasilnya</w:t>
        </w:r>
      </w:ins>
      <w:ins w:id="736" w:author="IRFAN TRI RAHARJO" w:date="2024-12-29T03:24:00Z" w16du:dateUtc="2024-12-28T20:24:00Z">
        <w:r w:rsidR="00566CAD">
          <w:rPr>
            <w:rFonts w:ascii="Arial" w:eastAsia="Arial" w:hAnsi="Arial" w:cs="Arial"/>
            <w:color w:val="5B9BD5" w:themeColor="accent1"/>
            <w:sz w:val="24"/>
            <w:szCs w:val="24"/>
          </w:rPr>
          <w:t xml:space="preserve"> disajikan dalam bentuk dashboard sistem informasi eksekutif.machung.ac.id</w:t>
        </w:r>
      </w:ins>
      <w:ins w:id="737" w:author="IRFAN TRI RAHARJO" w:date="2024-12-29T03:25:00Z" w16du:dateUtc="2024-12-28T20:25:00Z">
        <w:r w:rsidR="00566CAD">
          <w:rPr>
            <w:rFonts w:ascii="Arial" w:eastAsia="Arial" w:hAnsi="Arial" w:cs="Arial"/>
            <w:color w:val="5B9BD5" w:themeColor="accent1"/>
            <w:sz w:val="24"/>
            <w:szCs w:val="24"/>
          </w:rPr>
          <w:t xml:space="preserve">, serta dikirimkan melalui </w:t>
        </w:r>
        <w:r w:rsidR="00566CAD">
          <w:rPr>
            <w:rFonts w:ascii="Arial" w:eastAsia="Arial" w:hAnsi="Arial" w:cs="Arial"/>
            <w:i/>
            <w:iCs/>
            <w:color w:val="5B9BD5" w:themeColor="accent1"/>
            <w:sz w:val="24"/>
            <w:szCs w:val="24"/>
          </w:rPr>
          <w:t>email</w:t>
        </w:r>
        <w:r w:rsidR="00566CAD">
          <w:rPr>
            <w:rFonts w:ascii="Arial" w:eastAsia="Arial" w:hAnsi="Arial" w:cs="Arial"/>
            <w:color w:val="5B9BD5" w:themeColor="accent1"/>
            <w:sz w:val="24"/>
            <w:szCs w:val="24"/>
          </w:rPr>
          <w:t xml:space="preserve"> kepada pemangku kepentingan</w:t>
        </w:r>
      </w:ins>
      <w:ins w:id="738" w:author="IRFAN TRI RAHARJO" w:date="2024-12-29T03:26:00Z" w16du:dateUtc="2024-12-28T20:26:00Z">
        <w:r w:rsidR="00566CAD">
          <w:rPr>
            <w:rFonts w:ascii="Arial" w:eastAsia="Arial" w:hAnsi="Arial" w:cs="Arial"/>
            <w:color w:val="5B9BD5" w:themeColor="accent1"/>
            <w:sz w:val="24"/>
            <w:szCs w:val="24"/>
          </w:rPr>
          <w:t xml:space="preserve"> yang terdiri dari: </w:t>
        </w:r>
      </w:ins>
      <w:ins w:id="739" w:author="IRFAN TRI RAHARJO" w:date="2024-12-29T03:27:00Z" w16du:dateUtc="2024-12-28T20:27:00Z">
        <w:r w:rsidR="00566CAD">
          <w:rPr>
            <w:rFonts w:ascii="Arial" w:eastAsia="Arial" w:hAnsi="Arial" w:cs="Arial"/>
            <w:color w:val="5B9BD5" w:themeColor="accent1"/>
            <w:sz w:val="24"/>
            <w:szCs w:val="24"/>
          </w:rPr>
          <w:t xml:space="preserve">kepala unit, </w:t>
        </w:r>
      </w:ins>
      <w:ins w:id="740" w:author="IRFAN TRI RAHARJO" w:date="2024-12-29T03:26:00Z" w16du:dateUtc="2024-12-28T20:26:00Z">
        <w:r w:rsidR="00566CAD">
          <w:rPr>
            <w:rFonts w:ascii="Arial" w:eastAsia="Arial" w:hAnsi="Arial" w:cs="Arial"/>
            <w:color w:val="5B9BD5" w:themeColor="accent1"/>
            <w:sz w:val="24"/>
            <w:szCs w:val="24"/>
          </w:rPr>
          <w:t>kepala program studi, dekan, wakil rektor</w:t>
        </w:r>
      </w:ins>
      <w:ins w:id="741" w:author="IRFAN TRI RAHARJO" w:date="2024-12-29T03:27:00Z" w16du:dateUtc="2024-12-28T20:27:00Z">
        <w:r w:rsidR="00566CAD">
          <w:rPr>
            <w:rFonts w:ascii="Arial" w:eastAsia="Arial" w:hAnsi="Arial" w:cs="Arial"/>
            <w:color w:val="5B9BD5" w:themeColor="accent1"/>
            <w:sz w:val="24"/>
            <w:szCs w:val="24"/>
          </w:rPr>
          <w:t xml:space="preserve">, hingga rektor. </w:t>
        </w:r>
      </w:ins>
      <w:ins w:id="742" w:author="IRFAN TRI RAHARJO" w:date="2024-12-29T03:38:00Z" w16du:dateUtc="2024-12-28T20:38:00Z">
        <w:r>
          <w:rPr>
            <w:rFonts w:ascii="Arial" w:eastAsia="Arial" w:hAnsi="Arial" w:cs="Arial"/>
            <w:color w:val="5B9BD5" w:themeColor="accent1"/>
            <w:sz w:val="24"/>
            <w:szCs w:val="24"/>
          </w:rPr>
          <w:t xml:space="preserve">Setiap unit terkait melakukan analisis data </w:t>
        </w:r>
        <w:r w:rsidR="0023486A">
          <w:rPr>
            <w:rFonts w:ascii="Arial" w:eastAsia="Arial" w:hAnsi="Arial" w:cs="Arial"/>
            <w:color w:val="5B9BD5" w:themeColor="accent1"/>
            <w:sz w:val="24"/>
            <w:szCs w:val="24"/>
          </w:rPr>
          <w:t>sesuai bida</w:t>
        </w:r>
      </w:ins>
      <w:ins w:id="743" w:author="IRFAN TRI RAHARJO" w:date="2024-12-29T03:39:00Z" w16du:dateUtc="2024-12-28T20:39:00Z">
        <w:r w:rsidR="0023486A">
          <w:rPr>
            <w:rFonts w:ascii="Arial" w:eastAsia="Arial" w:hAnsi="Arial" w:cs="Arial"/>
            <w:color w:val="5B9BD5" w:themeColor="accent1"/>
            <w:sz w:val="24"/>
            <w:szCs w:val="24"/>
          </w:rPr>
          <w:t xml:space="preserve">ng masing-masing. </w:t>
        </w:r>
      </w:ins>
      <w:ins w:id="744" w:author="IRFAN TRI RAHARJO" w:date="2024-12-29T03:14:00Z" w16du:dateUtc="2024-12-28T20:14:00Z">
        <w:r w:rsidR="003B6595" w:rsidRPr="0023486A">
          <w:rPr>
            <w:rFonts w:ascii="Arial" w:eastAsia="Arial" w:hAnsi="Arial" w:cs="Arial"/>
            <w:color w:val="5B9BD5" w:themeColor="accent1"/>
            <w:sz w:val="24"/>
            <w:szCs w:val="24"/>
            <w:rPrChange w:id="745" w:author="IRFAN TRI RAHARJO" w:date="2024-12-29T03:39:00Z" w16du:dateUtc="2024-12-28T20:39:00Z">
              <w:rPr>
                <w:rFonts w:eastAsia="Arial"/>
              </w:rPr>
            </w:rPrChange>
          </w:rPr>
          <w:t xml:space="preserve">Hasil </w:t>
        </w:r>
      </w:ins>
      <w:ins w:id="746" w:author="IRFAN TRI RAHARJO" w:date="2024-12-29T03:15:00Z" w16du:dateUtc="2024-12-28T20:15:00Z">
        <w:r w:rsidR="003B6595" w:rsidRPr="0023486A">
          <w:rPr>
            <w:rFonts w:ascii="Arial" w:eastAsia="Arial" w:hAnsi="Arial" w:cs="Arial"/>
            <w:color w:val="5B9BD5" w:themeColor="accent1"/>
            <w:sz w:val="24"/>
            <w:szCs w:val="24"/>
            <w:rPrChange w:id="747" w:author="IRFAN TRI RAHARJO" w:date="2024-12-29T03:39:00Z" w16du:dateUtc="2024-12-28T20:39:00Z">
              <w:rPr>
                <w:rFonts w:eastAsia="Arial"/>
              </w:rPr>
            </w:rPrChange>
          </w:rPr>
          <w:t>monev perkuliahan dan kepuasan mahasiswa digunakan sebagai evaluasi pe</w:t>
        </w:r>
      </w:ins>
      <w:ins w:id="748" w:author="IRFAN TRI RAHARJO" w:date="2024-12-29T03:16:00Z" w16du:dateUtc="2024-12-28T20:16:00Z">
        <w:r w:rsidR="003B6595" w:rsidRPr="0023486A">
          <w:rPr>
            <w:rFonts w:ascii="Arial" w:eastAsia="Arial" w:hAnsi="Arial" w:cs="Arial"/>
            <w:color w:val="5B9BD5" w:themeColor="accent1"/>
            <w:sz w:val="24"/>
            <w:szCs w:val="24"/>
            <w:rPrChange w:id="749" w:author="IRFAN TRI RAHARJO" w:date="2024-12-29T03:39:00Z" w16du:dateUtc="2024-12-28T20:39:00Z">
              <w:rPr>
                <w:rFonts w:eastAsia="Arial"/>
              </w:rPr>
            </w:rPrChange>
          </w:rPr>
          <w:t xml:space="preserve">rbaikan layanan bidang akademik dan fasilitas pembelajaran. Hasil monev kepuasan dosen </w:t>
        </w:r>
      </w:ins>
      <w:ins w:id="750" w:author="IRFAN TRI RAHARJO" w:date="2024-12-29T03:17:00Z" w16du:dateUtc="2024-12-28T20:17:00Z">
        <w:r w:rsidR="003B6595" w:rsidRPr="0023486A">
          <w:rPr>
            <w:rFonts w:ascii="Arial" w:eastAsia="Arial" w:hAnsi="Arial" w:cs="Arial"/>
            <w:color w:val="5B9BD5" w:themeColor="accent1"/>
            <w:sz w:val="24"/>
            <w:szCs w:val="24"/>
            <w:rPrChange w:id="751" w:author="IRFAN TRI RAHARJO" w:date="2024-12-29T03:39:00Z" w16du:dateUtc="2024-12-28T20:39:00Z">
              <w:rPr>
                <w:rFonts w:eastAsia="Arial"/>
              </w:rPr>
            </w:rPrChange>
          </w:rPr>
          <w:t>dan tendik digunakan sebagai dasar evaluasi perbaikan layanan manajemen dan organisasi</w:t>
        </w:r>
      </w:ins>
      <w:ins w:id="752" w:author="IRFAN TRI RAHARJO" w:date="2024-12-29T03:18:00Z" w16du:dateUtc="2024-12-28T20:18:00Z">
        <w:r w:rsidR="003B6595" w:rsidRPr="0023486A">
          <w:rPr>
            <w:rFonts w:ascii="Arial" w:eastAsia="Arial" w:hAnsi="Arial" w:cs="Arial"/>
            <w:color w:val="5B9BD5" w:themeColor="accent1"/>
            <w:sz w:val="24"/>
            <w:szCs w:val="24"/>
            <w:rPrChange w:id="753" w:author="IRFAN TRI RAHARJO" w:date="2024-12-29T03:39:00Z" w16du:dateUtc="2024-12-28T20:39:00Z">
              <w:rPr>
                <w:rFonts w:eastAsia="Arial"/>
              </w:rPr>
            </w:rPrChange>
          </w:rPr>
          <w:t xml:space="preserve">. Hasil monev pelacakan alumni serta pengguna lulusan digunakan sebagai dasar evaluasi </w:t>
        </w:r>
        <w:r w:rsidR="00566CAD" w:rsidRPr="0023486A">
          <w:rPr>
            <w:rFonts w:ascii="Arial" w:eastAsia="Arial" w:hAnsi="Arial" w:cs="Arial"/>
            <w:color w:val="5B9BD5" w:themeColor="accent1"/>
            <w:sz w:val="24"/>
            <w:szCs w:val="24"/>
            <w:rPrChange w:id="754" w:author="IRFAN TRI RAHARJO" w:date="2024-12-29T03:39:00Z" w16du:dateUtc="2024-12-28T20:39:00Z">
              <w:rPr>
                <w:rFonts w:eastAsia="Arial"/>
              </w:rPr>
            </w:rPrChange>
          </w:rPr>
          <w:t>proses belajar serta pe</w:t>
        </w:r>
      </w:ins>
      <w:ins w:id="755" w:author="IRFAN TRI RAHARJO" w:date="2024-12-29T03:19:00Z" w16du:dateUtc="2024-12-28T20:19:00Z">
        <w:r w:rsidR="00566CAD" w:rsidRPr="0023486A">
          <w:rPr>
            <w:rFonts w:ascii="Arial" w:eastAsia="Arial" w:hAnsi="Arial" w:cs="Arial"/>
            <w:color w:val="5B9BD5" w:themeColor="accent1"/>
            <w:sz w:val="24"/>
            <w:szCs w:val="24"/>
            <w:rPrChange w:id="756" w:author="IRFAN TRI RAHARJO" w:date="2024-12-29T03:39:00Z" w16du:dateUtc="2024-12-28T20:39:00Z">
              <w:rPr>
                <w:rFonts w:eastAsia="Arial"/>
              </w:rPr>
            </w:rPrChange>
          </w:rPr>
          <w:t xml:space="preserve">ngembangan kurikulum program studi. Kemudian hasil monev terhadap mitra kerja sama digunakan sebagai </w:t>
        </w:r>
      </w:ins>
      <w:ins w:id="757" w:author="IRFAN TRI RAHARJO" w:date="2024-12-29T03:20:00Z" w16du:dateUtc="2024-12-28T20:20:00Z">
        <w:r w:rsidR="00566CAD" w:rsidRPr="0023486A">
          <w:rPr>
            <w:rFonts w:ascii="Arial" w:eastAsia="Arial" w:hAnsi="Arial" w:cs="Arial"/>
            <w:color w:val="5B9BD5" w:themeColor="accent1"/>
            <w:sz w:val="24"/>
            <w:szCs w:val="24"/>
            <w:rPrChange w:id="758" w:author="IRFAN TRI RAHARJO" w:date="2024-12-29T03:39:00Z" w16du:dateUtc="2024-12-28T20:39:00Z">
              <w:rPr>
                <w:rFonts w:eastAsia="Arial"/>
              </w:rPr>
            </w:rPrChange>
          </w:rPr>
          <w:t>dasar evaluasi peningkatan layanan kerja sama dalam</w:t>
        </w:r>
      </w:ins>
      <w:ins w:id="759" w:author="IRFAN TRI RAHARJO" w:date="2024-12-29T03:21:00Z" w16du:dateUtc="2024-12-28T20:21:00Z">
        <w:r w:rsidR="00566CAD" w:rsidRPr="0023486A">
          <w:rPr>
            <w:rFonts w:ascii="Arial" w:eastAsia="Arial" w:hAnsi="Arial" w:cs="Arial"/>
            <w:color w:val="5B9BD5" w:themeColor="accent1"/>
            <w:sz w:val="24"/>
            <w:szCs w:val="24"/>
            <w:rPrChange w:id="760" w:author="IRFAN TRI RAHARJO" w:date="2024-12-29T03:39:00Z" w16du:dateUtc="2024-12-28T20:39:00Z">
              <w:rPr>
                <w:rFonts w:eastAsia="Arial"/>
              </w:rPr>
            </w:rPrChange>
          </w:rPr>
          <w:t xml:space="preserve"> bidang Tridharma. </w:t>
        </w:r>
      </w:ins>
    </w:p>
    <w:p w14:paraId="432DDC72" w14:textId="77777777" w:rsidR="0023486A" w:rsidRPr="0023486A" w:rsidRDefault="0023486A" w:rsidP="0023486A">
      <w:pPr>
        <w:pStyle w:val="ListParagraph"/>
        <w:spacing w:before="41" w:line="276" w:lineRule="auto"/>
        <w:ind w:left="1296" w:right="67"/>
        <w:jc w:val="both"/>
        <w:rPr>
          <w:ins w:id="761" w:author="Irfan Tri Raharjo, SE" w:date="2024-12-23T14:45:00Z"/>
          <w:rFonts w:ascii="Arial" w:eastAsia="Arial" w:hAnsi="Arial" w:cs="Arial"/>
          <w:color w:val="5B9BD5" w:themeColor="accent1"/>
          <w:sz w:val="24"/>
          <w:szCs w:val="24"/>
          <w:rPrChange w:id="762" w:author="IRFAN TRI RAHARJO" w:date="2024-12-29T03:39:00Z" w16du:dateUtc="2024-12-28T20:39:00Z">
            <w:rPr>
              <w:ins w:id="763" w:author="Irfan Tri Raharjo, SE" w:date="2024-12-23T14:45:00Z"/>
              <w:rFonts w:eastAsia="Arial"/>
            </w:rPr>
          </w:rPrChange>
        </w:rPr>
        <w:pPrChange w:id="764" w:author="IRFAN TRI RAHARJO" w:date="2024-12-29T03:39:00Z" w16du:dateUtc="2024-12-28T20:39:00Z">
          <w:pPr>
            <w:spacing w:before="41" w:line="276" w:lineRule="auto"/>
            <w:ind w:left="576" w:right="67"/>
            <w:jc w:val="both"/>
          </w:pPr>
        </w:pPrChange>
      </w:pPr>
    </w:p>
    <w:p w14:paraId="53049EAF" w14:textId="77777777" w:rsidR="003F13C1" w:rsidRDefault="009E13A8">
      <w:pPr>
        <w:pStyle w:val="ListParagraph"/>
        <w:numPr>
          <w:ilvl w:val="0"/>
          <w:numId w:val="35"/>
        </w:numPr>
        <w:spacing w:before="41" w:line="276" w:lineRule="auto"/>
        <w:ind w:right="67"/>
        <w:jc w:val="both"/>
        <w:rPr>
          <w:ins w:id="765" w:author="IRFAN TRI RAHARJO" w:date="2024-12-29T03:42:00Z" w16du:dateUtc="2024-12-28T20:42:00Z"/>
          <w:rFonts w:ascii="Arial" w:eastAsia="Arial" w:hAnsi="Arial" w:cs="Arial"/>
          <w:color w:val="5B9BD5" w:themeColor="accent1"/>
          <w:sz w:val="24"/>
          <w:szCs w:val="24"/>
        </w:rPr>
      </w:pPr>
      <w:ins w:id="766" w:author="Irfan Tri Raharjo, SE" w:date="2024-12-23T14:45:00Z">
        <w:r w:rsidRPr="009E13A8">
          <w:rPr>
            <w:rFonts w:ascii="Arial" w:eastAsia="Arial" w:hAnsi="Arial" w:cs="Arial"/>
            <w:color w:val="5B9BD5" w:themeColor="accent1"/>
            <w:sz w:val="24"/>
            <w:szCs w:val="24"/>
            <w:rPrChange w:id="767" w:author="Irfan Tri Raharjo, SE" w:date="2024-12-23T14:45:00Z">
              <w:rPr>
                <w:rFonts w:eastAsia="Arial"/>
              </w:rPr>
            </w:rPrChange>
          </w:rPr>
          <w:t>Umpan balik dan Tindak lanjut</w:t>
        </w:r>
      </w:ins>
    </w:p>
    <w:p w14:paraId="3EEE4057" w14:textId="7FF477A7" w:rsidR="0023486A" w:rsidRPr="00C21217" w:rsidRDefault="0023486A" w:rsidP="0023486A">
      <w:pPr>
        <w:pStyle w:val="ListParagraph"/>
        <w:spacing w:before="41" w:line="276" w:lineRule="auto"/>
        <w:ind w:left="1296" w:right="67"/>
        <w:jc w:val="both"/>
        <w:rPr>
          <w:ins w:id="768" w:author="Irfan Tri Raharjo, SE" w:date="2024-12-24T08:15:00Z"/>
          <w:rFonts w:ascii="Arial" w:eastAsia="Arial" w:hAnsi="Arial" w:cs="Arial"/>
          <w:color w:val="5B9BD5" w:themeColor="accent1"/>
          <w:sz w:val="24"/>
          <w:szCs w:val="24"/>
        </w:rPr>
        <w:pPrChange w:id="769" w:author="IRFAN TRI RAHARJO" w:date="2024-12-29T03:42:00Z" w16du:dateUtc="2024-12-28T20:42:00Z">
          <w:pPr>
            <w:spacing w:before="41" w:line="276" w:lineRule="auto"/>
            <w:ind w:left="576" w:right="67"/>
            <w:jc w:val="both"/>
          </w:pPr>
        </w:pPrChange>
      </w:pPr>
      <w:ins w:id="770" w:author="IRFAN TRI RAHARJO" w:date="2024-12-29T03:42:00Z" w16du:dateUtc="2024-12-28T20:42:00Z">
        <w:r>
          <w:rPr>
            <w:rFonts w:ascii="Arial" w:eastAsia="Arial" w:hAnsi="Arial" w:cs="Arial"/>
            <w:color w:val="5B9BD5" w:themeColor="accent1"/>
            <w:sz w:val="24"/>
            <w:szCs w:val="24"/>
          </w:rPr>
          <w:t>Setiap unit akademik dan n</w:t>
        </w:r>
      </w:ins>
      <w:ins w:id="771" w:author="IRFAN TRI RAHARJO" w:date="2024-12-29T03:43:00Z" w16du:dateUtc="2024-12-28T20:43:00Z">
        <w:r>
          <w:rPr>
            <w:rFonts w:ascii="Arial" w:eastAsia="Arial" w:hAnsi="Arial" w:cs="Arial"/>
            <w:color w:val="5B9BD5" w:themeColor="accent1"/>
            <w:sz w:val="24"/>
            <w:szCs w:val="24"/>
          </w:rPr>
          <w:t>on akademik secara berkala</w:t>
        </w:r>
      </w:ins>
      <w:ins w:id="772" w:author="IRFAN TRI RAHARJO" w:date="2024-12-29T03:48:00Z" w16du:dateUtc="2024-12-28T20:48:00Z">
        <w:r>
          <w:rPr>
            <w:rFonts w:ascii="Arial" w:eastAsia="Arial" w:hAnsi="Arial" w:cs="Arial"/>
            <w:color w:val="5B9BD5" w:themeColor="accent1"/>
            <w:sz w:val="24"/>
            <w:szCs w:val="24"/>
          </w:rPr>
          <w:t xml:space="preserve"> </w:t>
        </w:r>
      </w:ins>
      <w:ins w:id="773" w:author="IRFAN TRI RAHARJO" w:date="2024-12-29T03:43:00Z" w16du:dateUtc="2024-12-28T20:43:00Z">
        <w:r>
          <w:rPr>
            <w:rFonts w:ascii="Arial" w:eastAsia="Arial" w:hAnsi="Arial" w:cs="Arial"/>
            <w:color w:val="5B9BD5" w:themeColor="accent1"/>
            <w:sz w:val="24"/>
            <w:szCs w:val="24"/>
          </w:rPr>
          <w:t>melakukan koordinasi</w:t>
        </w:r>
      </w:ins>
      <w:ins w:id="774" w:author="IRFAN TRI RAHARJO" w:date="2024-12-29T03:47:00Z" w16du:dateUtc="2024-12-28T20:47:00Z">
        <w:r>
          <w:rPr>
            <w:rFonts w:ascii="Arial" w:eastAsia="Arial" w:hAnsi="Arial" w:cs="Arial"/>
            <w:color w:val="5B9BD5" w:themeColor="accent1"/>
            <w:sz w:val="24"/>
            <w:szCs w:val="24"/>
          </w:rPr>
          <w:t xml:space="preserve"> program</w:t>
        </w:r>
      </w:ins>
      <w:ins w:id="775" w:author="IRFAN TRI RAHARJO" w:date="2024-12-29T03:43:00Z" w16du:dateUtc="2024-12-28T20:43:00Z">
        <w:r>
          <w:rPr>
            <w:rFonts w:ascii="Arial" w:eastAsia="Arial" w:hAnsi="Arial" w:cs="Arial"/>
            <w:color w:val="5B9BD5" w:themeColor="accent1"/>
            <w:sz w:val="24"/>
            <w:szCs w:val="24"/>
          </w:rPr>
          <w:t xml:space="preserve"> tindak lanjut hasil monev.</w:t>
        </w:r>
      </w:ins>
      <w:ins w:id="776" w:author="IRFAN TRI RAHARJO" w:date="2024-12-29T03:47:00Z" w16du:dateUtc="2024-12-28T20:47:00Z">
        <w:r>
          <w:rPr>
            <w:rFonts w:ascii="Arial" w:eastAsia="Arial" w:hAnsi="Arial" w:cs="Arial"/>
            <w:color w:val="5B9BD5" w:themeColor="accent1"/>
            <w:sz w:val="24"/>
            <w:szCs w:val="24"/>
          </w:rPr>
          <w:t xml:space="preserve"> </w:t>
        </w:r>
      </w:ins>
      <w:ins w:id="777" w:author="IRFAN TRI RAHARJO" w:date="2024-12-29T03:48:00Z" w16du:dateUtc="2024-12-28T20:48:00Z">
        <w:r>
          <w:rPr>
            <w:rFonts w:ascii="Arial" w:eastAsia="Arial" w:hAnsi="Arial" w:cs="Arial"/>
            <w:color w:val="5B9BD5" w:themeColor="accent1"/>
            <w:sz w:val="24"/>
            <w:szCs w:val="24"/>
          </w:rPr>
          <w:t xml:space="preserve">Setiap program ditentukan penanggung jawabnya. </w:t>
        </w:r>
      </w:ins>
      <w:ins w:id="778" w:author="IRFAN TRI RAHARJO" w:date="2024-12-29T04:06:00Z" w16du:dateUtc="2024-12-28T21:06:00Z">
        <w:r w:rsidR="00CF16C8">
          <w:rPr>
            <w:rFonts w:ascii="Arial" w:eastAsia="Arial" w:hAnsi="Arial" w:cs="Arial"/>
            <w:color w:val="5B9BD5" w:themeColor="accent1"/>
            <w:sz w:val="24"/>
            <w:szCs w:val="24"/>
          </w:rPr>
          <w:t>Pada kondisi tertentu, tindak lanjut hasil monev dapat berupa pembentukan satgas, rapat terbatas, hingga sosialisasi berkala yang dilakukan melalui kegiatan Moment of Truth (MoT). Sebagai c</w:t>
        </w:r>
      </w:ins>
      <w:ins w:id="779" w:author="IRFAN TRI RAHARJO" w:date="2024-12-29T03:49:00Z" w16du:dateUtc="2024-12-28T20:49:00Z">
        <w:r w:rsidR="00751F87">
          <w:rPr>
            <w:rFonts w:ascii="Arial" w:eastAsia="Arial" w:hAnsi="Arial" w:cs="Arial"/>
            <w:color w:val="5B9BD5" w:themeColor="accent1"/>
            <w:sz w:val="24"/>
            <w:szCs w:val="24"/>
          </w:rPr>
          <w:t>o</w:t>
        </w:r>
      </w:ins>
      <w:ins w:id="780" w:author="IRFAN TRI RAHARJO" w:date="2024-12-29T03:48:00Z" w16du:dateUtc="2024-12-28T20:48:00Z">
        <w:r w:rsidR="00751F87">
          <w:rPr>
            <w:rFonts w:ascii="Arial" w:eastAsia="Arial" w:hAnsi="Arial" w:cs="Arial"/>
            <w:color w:val="5B9BD5" w:themeColor="accent1"/>
            <w:sz w:val="24"/>
            <w:szCs w:val="24"/>
          </w:rPr>
          <w:t>ntoh</w:t>
        </w:r>
      </w:ins>
      <w:ins w:id="781" w:author="IRFAN TRI RAHARJO" w:date="2024-12-29T03:49:00Z" w16du:dateUtc="2024-12-28T20:49:00Z">
        <w:r w:rsidR="00751F87">
          <w:rPr>
            <w:rFonts w:ascii="Arial" w:eastAsia="Arial" w:hAnsi="Arial" w:cs="Arial"/>
            <w:color w:val="5B9BD5" w:themeColor="accent1"/>
            <w:sz w:val="24"/>
            <w:szCs w:val="24"/>
          </w:rPr>
          <w:t xml:space="preserve">, </w:t>
        </w:r>
      </w:ins>
      <w:ins w:id="782" w:author="IRFAN TRI RAHARJO" w:date="2024-12-29T03:50:00Z" w16du:dateUtc="2024-12-28T20:50:00Z">
        <w:r w:rsidR="00751F87">
          <w:rPr>
            <w:rFonts w:ascii="Arial" w:eastAsia="Arial" w:hAnsi="Arial" w:cs="Arial"/>
            <w:color w:val="5B9BD5" w:themeColor="accent1"/>
            <w:sz w:val="24"/>
            <w:szCs w:val="24"/>
          </w:rPr>
          <w:t>LPMPI menyelenggarakan kegiatan “Sharing Forum Pembelajaran” sebagai salah satu tindak lanjut hasil eval</w:t>
        </w:r>
      </w:ins>
      <w:ins w:id="783" w:author="IRFAN TRI RAHARJO" w:date="2024-12-29T03:51:00Z" w16du:dateUtc="2024-12-28T20:51:00Z">
        <w:r w:rsidR="00751F87">
          <w:rPr>
            <w:rFonts w:ascii="Arial" w:eastAsia="Arial" w:hAnsi="Arial" w:cs="Arial"/>
            <w:color w:val="5B9BD5" w:themeColor="accent1"/>
            <w:sz w:val="24"/>
            <w:szCs w:val="24"/>
          </w:rPr>
          <w:t xml:space="preserve">uasi perkuliahan. Pada kegiatan tersebut dibahas hal-hal yang menjadi </w:t>
        </w:r>
      </w:ins>
      <w:ins w:id="784" w:author="IRFAN TRI RAHARJO" w:date="2024-12-29T03:52:00Z" w16du:dateUtc="2024-12-28T20:52:00Z">
        <w:r w:rsidR="00751F87">
          <w:rPr>
            <w:rFonts w:ascii="Arial" w:eastAsia="Arial" w:hAnsi="Arial" w:cs="Arial"/>
            <w:color w:val="5B9BD5" w:themeColor="accent1"/>
            <w:sz w:val="24"/>
            <w:szCs w:val="24"/>
          </w:rPr>
          <w:t xml:space="preserve">permasalahan dalam perkuliahan. </w:t>
        </w:r>
      </w:ins>
      <w:ins w:id="785" w:author="IRFAN TRI RAHARJO" w:date="2024-12-29T03:54:00Z" w16du:dateUtc="2024-12-28T20:54:00Z">
        <w:r w:rsidR="00751F87">
          <w:rPr>
            <w:rFonts w:ascii="Arial" w:eastAsia="Arial" w:hAnsi="Arial" w:cs="Arial"/>
            <w:color w:val="5B9BD5" w:themeColor="accent1"/>
            <w:sz w:val="24"/>
            <w:szCs w:val="24"/>
          </w:rPr>
          <w:t>Forum terse</w:t>
        </w:r>
      </w:ins>
      <w:ins w:id="786" w:author="IRFAN TRI RAHARJO" w:date="2024-12-29T03:55:00Z" w16du:dateUtc="2024-12-28T20:55:00Z">
        <w:r w:rsidR="00751F87">
          <w:rPr>
            <w:rFonts w:ascii="Arial" w:eastAsia="Arial" w:hAnsi="Arial" w:cs="Arial"/>
            <w:color w:val="5B9BD5" w:themeColor="accent1"/>
            <w:sz w:val="24"/>
            <w:szCs w:val="24"/>
          </w:rPr>
          <w:t>but menjadi wahana bagi seluruh dosen untuk berbagi praktik baik yang dilakukan dalam kegiatan perkuliahan</w:t>
        </w:r>
      </w:ins>
      <w:ins w:id="787" w:author="IRFAN TRI RAHARJO" w:date="2024-12-29T03:56:00Z" w16du:dateUtc="2024-12-28T20:56:00Z">
        <w:r w:rsidR="00751F87">
          <w:rPr>
            <w:rFonts w:ascii="Arial" w:eastAsia="Arial" w:hAnsi="Arial" w:cs="Arial"/>
            <w:color w:val="5B9BD5" w:themeColor="accent1"/>
            <w:sz w:val="24"/>
            <w:szCs w:val="24"/>
          </w:rPr>
          <w:t xml:space="preserve">. </w:t>
        </w:r>
      </w:ins>
      <w:ins w:id="788" w:author="IRFAN TRI RAHARJO" w:date="2024-12-29T04:07:00Z" w16du:dateUtc="2024-12-28T21:07:00Z">
        <w:r w:rsidR="00CF16C8">
          <w:rPr>
            <w:rFonts w:ascii="Arial" w:eastAsia="Arial" w:hAnsi="Arial" w:cs="Arial"/>
            <w:color w:val="5B9BD5" w:themeColor="accent1"/>
            <w:sz w:val="24"/>
            <w:szCs w:val="24"/>
          </w:rPr>
          <w:t xml:space="preserve">Contoh lain adalah kegiatan sosialisasi hasil “Tracer Study” </w:t>
        </w:r>
      </w:ins>
      <w:ins w:id="789" w:author="IRFAN TRI RAHARJO" w:date="2024-12-29T04:08:00Z" w16du:dateUtc="2024-12-28T21:08:00Z">
        <w:r w:rsidR="00CF16C8">
          <w:rPr>
            <w:rFonts w:ascii="Arial" w:eastAsia="Arial" w:hAnsi="Arial" w:cs="Arial"/>
            <w:color w:val="5B9BD5" w:themeColor="accent1"/>
            <w:sz w:val="24"/>
            <w:szCs w:val="24"/>
          </w:rPr>
          <w:t xml:space="preserve">oleh Biro Kemahasiswaan, Alumni, dan Pengembangan Karir (BKAPK), </w:t>
        </w:r>
      </w:ins>
      <w:ins w:id="790" w:author="IRFAN TRI RAHARJO" w:date="2024-12-29T04:09:00Z" w16du:dateUtc="2024-12-28T21:09:00Z">
        <w:r w:rsidR="00C21217">
          <w:rPr>
            <w:rFonts w:ascii="Arial" w:eastAsia="Arial" w:hAnsi="Arial" w:cs="Arial"/>
            <w:color w:val="5B9BD5" w:themeColor="accent1"/>
            <w:sz w:val="24"/>
            <w:szCs w:val="24"/>
          </w:rPr>
          <w:t>sosialisasi program “Matching Fund” oleh Lembaga Penelitian, Pengabdian Kepada Masyarakat dan Inovasi (LPPMI)</w:t>
        </w:r>
      </w:ins>
      <w:ins w:id="791" w:author="IRFAN TRI RAHARJO" w:date="2024-12-29T04:10:00Z" w16du:dateUtc="2024-12-28T21:10:00Z">
        <w:r w:rsidR="00C21217">
          <w:rPr>
            <w:rFonts w:ascii="Arial" w:eastAsia="Arial" w:hAnsi="Arial" w:cs="Arial"/>
            <w:color w:val="5B9BD5" w:themeColor="accent1"/>
            <w:sz w:val="24"/>
            <w:szCs w:val="24"/>
          </w:rPr>
          <w:t xml:space="preserve">, </w:t>
        </w:r>
      </w:ins>
      <w:ins w:id="792" w:author="IRFAN TRI RAHARJO" w:date="2024-12-29T04:11:00Z" w16du:dateUtc="2024-12-28T21:11:00Z">
        <w:r w:rsidR="00C21217">
          <w:rPr>
            <w:rFonts w:ascii="Arial" w:eastAsia="Arial" w:hAnsi="Arial" w:cs="Arial"/>
            <w:color w:val="5B9BD5" w:themeColor="accent1"/>
            <w:sz w:val="24"/>
            <w:szCs w:val="24"/>
          </w:rPr>
          <w:t>hingga “</w:t>
        </w:r>
        <w:r w:rsidR="00C21217">
          <w:rPr>
            <w:rFonts w:ascii="Arial" w:eastAsia="Arial" w:hAnsi="Arial" w:cs="Arial"/>
            <w:i/>
            <w:iCs/>
            <w:color w:val="5B9BD5" w:themeColor="accent1"/>
            <w:sz w:val="24"/>
            <w:szCs w:val="24"/>
          </w:rPr>
          <w:t>Partnership Visit“</w:t>
        </w:r>
        <w:r w:rsidR="00C21217">
          <w:rPr>
            <w:rFonts w:ascii="Arial" w:eastAsia="Arial" w:hAnsi="Arial" w:cs="Arial"/>
            <w:color w:val="5B9BD5" w:themeColor="accent1"/>
            <w:sz w:val="24"/>
            <w:szCs w:val="24"/>
          </w:rPr>
          <w:t xml:space="preserve"> dari para mitra lua</w:t>
        </w:r>
      </w:ins>
      <w:ins w:id="793" w:author="IRFAN TRI RAHARJO" w:date="2024-12-29T04:12:00Z" w16du:dateUtc="2024-12-28T21:12:00Z">
        <w:r w:rsidR="00C21217">
          <w:rPr>
            <w:rFonts w:ascii="Arial" w:eastAsia="Arial" w:hAnsi="Arial" w:cs="Arial"/>
            <w:color w:val="5B9BD5" w:themeColor="accent1"/>
            <w:sz w:val="24"/>
            <w:szCs w:val="24"/>
          </w:rPr>
          <w:t>r negeri yang difasilitasi oleh Kantor Kerja Sama dan Urusan Internasional (KKUI).</w:t>
        </w:r>
      </w:ins>
    </w:p>
    <w:p w14:paraId="73488B2B" w14:textId="77777777" w:rsidR="002A64C1" w:rsidRDefault="002A64C1">
      <w:pPr>
        <w:spacing w:before="41" w:line="276" w:lineRule="auto"/>
        <w:ind w:right="67"/>
        <w:jc w:val="both"/>
        <w:rPr>
          <w:ins w:id="794" w:author="Irfan Tri Raharjo, SE" w:date="2024-12-24T08:15:00Z"/>
          <w:rFonts w:ascii="Arial" w:eastAsia="Arial" w:hAnsi="Arial" w:cs="Arial"/>
          <w:color w:val="5B9BD5" w:themeColor="accent1"/>
          <w:sz w:val="24"/>
          <w:szCs w:val="24"/>
        </w:rPr>
        <w:pPrChange w:id="795" w:author="Irfan Tri Raharjo, SE" w:date="2024-12-24T08:15:00Z">
          <w:pPr>
            <w:spacing w:before="41" w:line="276" w:lineRule="auto"/>
            <w:ind w:left="576" w:right="67"/>
            <w:jc w:val="both"/>
          </w:pPr>
        </w:pPrChange>
      </w:pPr>
    </w:p>
    <w:p w14:paraId="410FEA88" w14:textId="77777777" w:rsidR="006C66C2" w:rsidRDefault="006C66C2">
      <w:pPr>
        <w:spacing w:before="41" w:line="276" w:lineRule="auto"/>
        <w:ind w:right="67"/>
        <w:jc w:val="both"/>
        <w:rPr>
          <w:rFonts w:ascii="Arial" w:eastAsia="Arial" w:hAnsi="Arial" w:cs="Arial"/>
          <w:color w:val="5B9BD5" w:themeColor="accent1"/>
          <w:sz w:val="24"/>
          <w:szCs w:val="24"/>
          <w:rPrChange w:id="796" w:author="Irfan Tri Raharjo, SE" w:date="2024-12-24T08:15:00Z">
            <w:rPr>
              <w:rFonts w:ascii="Arial" w:eastAsia="Arial" w:hAnsi="Arial" w:cs="Arial"/>
              <w:i/>
              <w:color w:val="5B9BD5" w:themeColor="accent1"/>
              <w:sz w:val="24"/>
              <w:szCs w:val="24"/>
            </w:rPr>
          </w:rPrChange>
        </w:rPr>
        <w:sectPr w:rsidR="006C66C2">
          <w:pgSz w:w="11920" w:h="16840"/>
          <w:pgMar w:top="1560" w:right="1140" w:bottom="280" w:left="1440" w:header="0" w:footer="821" w:gutter="0"/>
          <w:cols w:space="720"/>
        </w:sectPr>
        <w:pPrChange w:id="797" w:author="Irfan Tri Raharjo, SE" w:date="2024-12-24T08:15:00Z">
          <w:pPr>
            <w:spacing w:before="41" w:line="276" w:lineRule="auto"/>
            <w:ind w:left="576" w:right="67"/>
            <w:jc w:val="both"/>
          </w:pPr>
        </w:pPrChange>
      </w:pPr>
    </w:p>
    <w:p w14:paraId="1AA52B44" w14:textId="77777777" w:rsidR="00855DAC" w:rsidRDefault="00855DAC" w:rsidP="00855DAC">
      <w:pPr>
        <w:spacing w:before="6" w:line="120" w:lineRule="exact"/>
        <w:rPr>
          <w:sz w:val="12"/>
          <w:szCs w:val="12"/>
        </w:rPr>
      </w:pPr>
    </w:p>
    <w:p w14:paraId="4D798A99" w14:textId="77777777" w:rsidR="00855DAC" w:rsidRDefault="00855DAC" w:rsidP="00855DAC">
      <w:pPr>
        <w:ind w:left="149"/>
        <w:rPr>
          <w:rFonts w:ascii="Arial" w:eastAsia="Arial" w:hAnsi="Arial" w:cs="Arial"/>
          <w:sz w:val="24"/>
          <w:szCs w:val="24"/>
        </w:rPr>
      </w:pPr>
      <w:r>
        <w:rPr>
          <w:rFonts w:ascii="Arial" w:eastAsia="Arial" w:hAnsi="Arial" w:cs="Arial"/>
          <w:spacing w:val="1"/>
          <w:sz w:val="24"/>
          <w:szCs w:val="24"/>
        </w:rPr>
        <w:t>2</w:t>
      </w:r>
      <w:r>
        <w:rPr>
          <w:rFonts w:ascii="Arial" w:eastAsia="Arial" w:hAnsi="Arial" w:cs="Arial"/>
          <w:sz w:val="24"/>
          <w:szCs w:val="24"/>
        </w:rPr>
        <w:t>.5</w:t>
      </w:r>
      <w:r>
        <w:rPr>
          <w:rFonts w:ascii="Arial" w:eastAsia="Arial" w:hAnsi="Arial" w:cs="Arial"/>
          <w:spacing w:val="1"/>
          <w:sz w:val="24"/>
          <w:szCs w:val="24"/>
        </w:rPr>
        <w:t xml:space="preserve"> A</w:t>
      </w:r>
      <w:r>
        <w:rPr>
          <w:rFonts w:ascii="Arial" w:eastAsia="Arial" w:hAnsi="Arial" w:cs="Arial"/>
          <w:sz w:val="24"/>
          <w:szCs w:val="24"/>
        </w:rPr>
        <w:t>k</w:t>
      </w:r>
      <w:r>
        <w:rPr>
          <w:rFonts w:ascii="Arial" w:eastAsia="Arial" w:hAnsi="Arial" w:cs="Arial"/>
          <w:spacing w:val="-3"/>
          <w:sz w:val="24"/>
          <w:szCs w:val="24"/>
        </w:rPr>
        <w:t>r</w:t>
      </w:r>
      <w:r>
        <w:rPr>
          <w:rFonts w:ascii="Arial" w:eastAsia="Arial" w:hAnsi="Arial" w:cs="Arial"/>
          <w:spacing w:val="1"/>
          <w:sz w:val="24"/>
          <w:szCs w:val="24"/>
        </w:rPr>
        <w:t>ed</w:t>
      </w:r>
      <w:r>
        <w:rPr>
          <w:rFonts w:ascii="Arial" w:eastAsia="Arial" w:hAnsi="Arial" w:cs="Arial"/>
          <w:sz w:val="24"/>
          <w:szCs w:val="24"/>
        </w:rPr>
        <w:t>it</w:t>
      </w:r>
      <w:r>
        <w:rPr>
          <w:rFonts w:ascii="Arial" w:eastAsia="Arial" w:hAnsi="Arial" w:cs="Arial"/>
          <w:spacing w:val="1"/>
          <w:sz w:val="24"/>
          <w:szCs w:val="24"/>
        </w:rPr>
        <w:t>a</w:t>
      </w:r>
      <w:r>
        <w:rPr>
          <w:rFonts w:ascii="Arial" w:eastAsia="Arial" w:hAnsi="Arial" w:cs="Arial"/>
          <w:sz w:val="24"/>
          <w:szCs w:val="24"/>
        </w:rPr>
        <w:t>si</w:t>
      </w:r>
      <w:r>
        <w:rPr>
          <w:rFonts w:ascii="Arial" w:eastAsia="Arial" w:hAnsi="Arial" w:cs="Arial"/>
          <w:spacing w:val="-1"/>
          <w:sz w:val="24"/>
          <w:szCs w:val="24"/>
        </w:rPr>
        <w:t xml:space="preserve"> </w:t>
      </w:r>
      <w:r>
        <w:rPr>
          <w:rFonts w:ascii="Arial" w:eastAsia="Arial" w:hAnsi="Arial" w:cs="Arial"/>
          <w:sz w:val="24"/>
          <w:szCs w:val="24"/>
        </w:rPr>
        <w:t>Pro</w:t>
      </w:r>
      <w:r>
        <w:rPr>
          <w:rFonts w:ascii="Arial" w:eastAsia="Arial" w:hAnsi="Arial" w:cs="Arial"/>
          <w:spacing w:val="-1"/>
          <w:sz w:val="24"/>
          <w:szCs w:val="24"/>
        </w:rPr>
        <w:t>g</w:t>
      </w:r>
      <w:r>
        <w:rPr>
          <w:rFonts w:ascii="Arial" w:eastAsia="Arial" w:hAnsi="Arial" w:cs="Arial"/>
          <w:sz w:val="24"/>
          <w:szCs w:val="24"/>
        </w:rPr>
        <w:t>ram St</w:t>
      </w:r>
      <w:r>
        <w:rPr>
          <w:rFonts w:ascii="Arial" w:eastAsia="Arial" w:hAnsi="Arial" w:cs="Arial"/>
          <w:spacing w:val="1"/>
          <w:sz w:val="24"/>
          <w:szCs w:val="24"/>
        </w:rPr>
        <w:t>ud</w:t>
      </w:r>
      <w:r>
        <w:rPr>
          <w:rFonts w:ascii="Arial" w:eastAsia="Arial" w:hAnsi="Arial" w:cs="Arial"/>
          <w:sz w:val="24"/>
          <w:szCs w:val="24"/>
        </w:rPr>
        <w:t>i</w:t>
      </w:r>
    </w:p>
    <w:p w14:paraId="4AC6E094" w14:textId="77777777" w:rsidR="00855DAC" w:rsidRDefault="00855DAC" w:rsidP="00855DAC">
      <w:pPr>
        <w:spacing w:before="8" w:line="140" w:lineRule="exact"/>
        <w:rPr>
          <w:sz w:val="15"/>
          <w:szCs w:val="15"/>
        </w:rPr>
      </w:pPr>
    </w:p>
    <w:p w14:paraId="4AA2752B" w14:textId="77777777" w:rsidR="00855DAC" w:rsidRDefault="00855DAC" w:rsidP="00855DAC">
      <w:pPr>
        <w:spacing w:line="200" w:lineRule="exact"/>
      </w:pPr>
    </w:p>
    <w:p w14:paraId="5575BF92" w14:textId="77777777" w:rsidR="00855DAC" w:rsidRPr="00DB0FF4" w:rsidRDefault="00855DAC" w:rsidP="00855DAC">
      <w:pPr>
        <w:spacing w:line="275" w:lineRule="auto"/>
        <w:ind w:left="576" w:right="149"/>
        <w:rPr>
          <w:rFonts w:ascii="Arial" w:eastAsia="Arial" w:hAnsi="Arial" w:cs="Arial"/>
          <w:i/>
          <w:sz w:val="24"/>
          <w:szCs w:val="24"/>
        </w:rPr>
      </w:pP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z w:val="24"/>
          <w:szCs w:val="24"/>
        </w:rPr>
        <w:t>sk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kre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1"/>
          <w:sz w:val="24"/>
          <w:szCs w:val="24"/>
        </w:rPr>
        <w:t>i</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23"/>
          <w:sz w:val="24"/>
          <w:szCs w:val="24"/>
        </w:rPr>
        <w:t xml:space="preserve"> </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a</w:t>
      </w:r>
      <w:r w:rsidRPr="00DB0FF4">
        <w:rPr>
          <w:rFonts w:ascii="Arial" w:eastAsia="Arial" w:hAnsi="Arial" w:cs="Arial"/>
          <w:i/>
          <w:color w:val="5B9BD5" w:themeColor="accent1"/>
          <w:sz w:val="24"/>
          <w:szCs w:val="24"/>
        </w:rPr>
        <w:t>kre</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it</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si</w:t>
      </w:r>
      <w:r w:rsidRPr="00DB0FF4">
        <w:rPr>
          <w:rFonts w:ascii="Arial" w:eastAsia="Arial" w:hAnsi="Arial" w:cs="Arial"/>
          <w:i/>
          <w:color w:val="5B9BD5" w:themeColor="accent1"/>
          <w:spacing w:val="22"/>
          <w:sz w:val="24"/>
          <w:szCs w:val="24"/>
        </w:rPr>
        <w:t xml:space="preserve"> </w:t>
      </w:r>
      <w:r w:rsidRPr="00DB0FF4">
        <w:rPr>
          <w:rFonts w:ascii="Arial" w:eastAsia="Arial" w:hAnsi="Arial" w:cs="Arial"/>
          <w:i/>
          <w:color w:val="5B9BD5" w:themeColor="accent1"/>
          <w:spacing w:val="1"/>
          <w:sz w:val="24"/>
          <w:szCs w:val="24"/>
        </w:rPr>
        <w:t>da</w:t>
      </w:r>
      <w:r w:rsidRPr="00DB0FF4">
        <w:rPr>
          <w:rFonts w:ascii="Arial" w:eastAsia="Arial" w:hAnsi="Arial" w:cs="Arial"/>
          <w:i/>
          <w:color w:val="5B9BD5" w:themeColor="accent1"/>
          <w:sz w:val="24"/>
          <w:szCs w:val="24"/>
        </w:rPr>
        <w:t>ri</w:t>
      </w:r>
      <w:r w:rsidRPr="00DB0FF4">
        <w:rPr>
          <w:rFonts w:ascii="Arial" w:eastAsia="Arial" w:hAnsi="Arial" w:cs="Arial"/>
          <w:i/>
          <w:color w:val="5B9BD5" w:themeColor="accent1"/>
          <w:spacing w:val="21"/>
          <w:sz w:val="24"/>
          <w:szCs w:val="24"/>
        </w:rPr>
        <w:t xml:space="preserve"> </w:t>
      </w:r>
      <w:r w:rsidRPr="00DB0FF4">
        <w:rPr>
          <w:rFonts w:ascii="Arial" w:eastAsia="Arial" w:hAnsi="Arial" w:cs="Arial"/>
          <w:i/>
          <w:color w:val="5B9BD5" w:themeColor="accent1"/>
          <w:sz w:val="24"/>
          <w:szCs w:val="24"/>
        </w:rPr>
        <w:t>s</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z w:val="24"/>
          <w:szCs w:val="24"/>
        </w:rPr>
        <w:t>luruh</w:t>
      </w:r>
      <w:r w:rsidRPr="00DB0FF4">
        <w:rPr>
          <w:rFonts w:ascii="Arial" w:eastAsia="Arial" w:hAnsi="Arial" w:cs="Arial"/>
          <w:i/>
          <w:color w:val="5B9BD5" w:themeColor="accent1"/>
          <w:spacing w:val="20"/>
          <w:sz w:val="24"/>
          <w:szCs w:val="24"/>
        </w:rPr>
        <w:t xml:space="preserve"> </w:t>
      </w:r>
      <w:r w:rsidRPr="00DB0FF4">
        <w:rPr>
          <w:rFonts w:ascii="Arial" w:eastAsia="Arial" w:hAnsi="Arial" w:cs="Arial"/>
          <w:i/>
          <w:color w:val="5B9BD5" w:themeColor="accent1"/>
          <w:spacing w:val="1"/>
          <w:sz w:val="24"/>
          <w:szCs w:val="24"/>
        </w:rPr>
        <w:t>p</w:t>
      </w:r>
      <w:r w:rsidRPr="00DB0FF4">
        <w:rPr>
          <w:rFonts w:ascii="Arial" w:eastAsia="Arial" w:hAnsi="Arial" w:cs="Arial"/>
          <w:i/>
          <w:color w:val="5B9BD5" w:themeColor="accent1"/>
          <w:sz w:val="24"/>
          <w:szCs w:val="24"/>
        </w:rPr>
        <w:t>ro</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ram</w:t>
      </w:r>
      <w:r w:rsidRPr="00DB0FF4">
        <w:rPr>
          <w:rFonts w:ascii="Arial" w:eastAsia="Arial" w:hAnsi="Arial" w:cs="Arial"/>
          <w:i/>
          <w:color w:val="5B9BD5" w:themeColor="accent1"/>
          <w:spacing w:val="24"/>
          <w:sz w:val="24"/>
          <w:szCs w:val="24"/>
        </w:rPr>
        <w:t xml:space="preserve"> </w:t>
      </w:r>
      <w:r w:rsidRPr="00DB0FF4">
        <w:rPr>
          <w:rFonts w:ascii="Arial" w:eastAsia="Arial" w:hAnsi="Arial" w:cs="Arial"/>
          <w:i/>
          <w:color w:val="5B9BD5" w:themeColor="accent1"/>
          <w:sz w:val="24"/>
          <w:szCs w:val="24"/>
        </w:rPr>
        <w:t>st</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2"/>
          <w:sz w:val="24"/>
          <w:szCs w:val="24"/>
        </w:rPr>
        <w:t>y</w:t>
      </w:r>
      <w:r w:rsidRPr="00DB0FF4">
        <w:rPr>
          <w:rFonts w:ascii="Arial" w:eastAsia="Arial" w:hAnsi="Arial" w:cs="Arial"/>
          <w:i/>
          <w:color w:val="5B9BD5" w:themeColor="accent1"/>
          <w:spacing w:val="1"/>
          <w:sz w:val="24"/>
          <w:szCs w:val="24"/>
        </w:rPr>
        <w:t>an</w:t>
      </w:r>
      <w:r w:rsidRPr="00DB0FF4">
        <w:rPr>
          <w:rFonts w:ascii="Arial" w:eastAsia="Arial" w:hAnsi="Arial" w:cs="Arial"/>
          <w:i/>
          <w:color w:val="5B9BD5" w:themeColor="accent1"/>
          <w:sz w:val="24"/>
          <w:szCs w:val="24"/>
        </w:rPr>
        <w:t>g</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isel</w:t>
      </w:r>
      <w:r w:rsidRPr="00DB0FF4">
        <w:rPr>
          <w:rFonts w:ascii="Arial" w:eastAsia="Arial" w:hAnsi="Arial" w:cs="Arial"/>
          <w:i/>
          <w:color w:val="5B9BD5" w:themeColor="accent1"/>
          <w:spacing w:val="1"/>
          <w:sz w:val="24"/>
          <w:szCs w:val="24"/>
        </w:rPr>
        <w:t>en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rak</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d</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pe</w:t>
      </w:r>
      <w:r w:rsidRPr="00DB0FF4">
        <w:rPr>
          <w:rFonts w:ascii="Arial" w:eastAsia="Arial" w:hAnsi="Arial" w:cs="Arial"/>
          <w:i/>
          <w:color w:val="5B9BD5" w:themeColor="accent1"/>
          <w:sz w:val="24"/>
          <w:szCs w:val="24"/>
        </w:rPr>
        <w:t>r</w:t>
      </w:r>
      <w:r w:rsidRPr="00DB0FF4">
        <w:rPr>
          <w:rFonts w:ascii="Arial" w:eastAsia="Arial" w:hAnsi="Arial" w:cs="Arial"/>
          <w:i/>
          <w:color w:val="5B9BD5" w:themeColor="accent1"/>
          <w:spacing w:val="-2"/>
          <w:sz w:val="24"/>
          <w:szCs w:val="24"/>
        </w:rPr>
        <w:t>g</w:t>
      </w:r>
      <w:r w:rsidRPr="00DB0FF4">
        <w:rPr>
          <w:rFonts w:ascii="Arial" w:eastAsia="Arial" w:hAnsi="Arial" w:cs="Arial"/>
          <w:i/>
          <w:color w:val="5B9BD5" w:themeColor="accent1"/>
          <w:spacing w:val="1"/>
          <w:sz w:val="24"/>
          <w:szCs w:val="24"/>
        </w:rPr>
        <w:t>u</w:t>
      </w:r>
      <w:r w:rsidRPr="00DB0FF4">
        <w:rPr>
          <w:rFonts w:ascii="Arial" w:eastAsia="Arial" w:hAnsi="Arial" w:cs="Arial"/>
          <w:i/>
          <w:color w:val="5B9BD5" w:themeColor="accent1"/>
          <w:sz w:val="24"/>
          <w:szCs w:val="24"/>
        </w:rPr>
        <w:t>ru</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in</w:t>
      </w:r>
      <w:r w:rsidRPr="00DB0FF4">
        <w:rPr>
          <w:rFonts w:ascii="Arial" w:eastAsia="Arial" w:hAnsi="Arial" w:cs="Arial"/>
          <w:i/>
          <w:color w:val="5B9BD5" w:themeColor="accent1"/>
          <w:spacing w:val="-1"/>
          <w:sz w:val="24"/>
          <w:szCs w:val="24"/>
        </w:rPr>
        <w:t>gg</w:t>
      </w:r>
      <w:r w:rsidRPr="00DB0FF4">
        <w:rPr>
          <w:rFonts w:ascii="Arial" w:eastAsia="Arial" w:hAnsi="Arial" w:cs="Arial"/>
          <w:i/>
          <w:color w:val="5B9BD5" w:themeColor="accent1"/>
          <w:sz w:val="24"/>
          <w:szCs w:val="24"/>
        </w:rPr>
        <w:t xml:space="preserve">i </w:t>
      </w:r>
      <w:r w:rsidRPr="00DB0FF4">
        <w:rPr>
          <w:rFonts w:ascii="Arial" w:eastAsia="Arial" w:hAnsi="Arial" w:cs="Arial"/>
          <w:i/>
          <w:color w:val="5B9BD5" w:themeColor="accent1"/>
          <w:spacing w:val="1"/>
          <w:sz w:val="24"/>
          <w:szCs w:val="24"/>
        </w:rPr>
        <w:t>de</w:t>
      </w:r>
      <w:r w:rsidRPr="00DB0FF4">
        <w:rPr>
          <w:rFonts w:ascii="Arial" w:eastAsia="Arial" w:hAnsi="Arial" w:cs="Arial"/>
          <w:i/>
          <w:color w:val="5B9BD5" w:themeColor="accent1"/>
          <w:spacing w:val="-1"/>
          <w:sz w:val="24"/>
          <w:szCs w:val="24"/>
        </w:rPr>
        <w:t>ng</w:t>
      </w:r>
      <w:r w:rsidRPr="00DB0FF4">
        <w:rPr>
          <w:rFonts w:ascii="Arial" w:eastAsia="Arial" w:hAnsi="Arial" w:cs="Arial"/>
          <w:i/>
          <w:color w:val="5B9BD5" w:themeColor="accent1"/>
          <w:spacing w:val="1"/>
          <w:sz w:val="24"/>
          <w:szCs w:val="24"/>
        </w:rPr>
        <w:t>a</w:t>
      </w:r>
      <w:r w:rsidRPr="00DB0FF4">
        <w:rPr>
          <w:rFonts w:ascii="Arial" w:eastAsia="Arial" w:hAnsi="Arial" w:cs="Arial"/>
          <w:i/>
          <w:color w:val="5B9BD5" w:themeColor="accent1"/>
          <w:sz w:val="24"/>
          <w:szCs w:val="24"/>
        </w:rPr>
        <w:t>n</w:t>
      </w:r>
      <w:r w:rsidRPr="00DB0FF4">
        <w:rPr>
          <w:rFonts w:ascii="Arial" w:eastAsia="Arial" w:hAnsi="Arial" w:cs="Arial"/>
          <w:i/>
          <w:color w:val="5B9BD5" w:themeColor="accent1"/>
          <w:spacing w:val="1"/>
          <w:sz w:val="24"/>
          <w:szCs w:val="24"/>
        </w:rPr>
        <w:t xml:space="preserve"> </w:t>
      </w:r>
      <w:r w:rsidRPr="00DB0FF4">
        <w:rPr>
          <w:rFonts w:ascii="Arial" w:eastAsia="Arial" w:hAnsi="Arial" w:cs="Arial"/>
          <w:i/>
          <w:color w:val="5B9BD5" w:themeColor="accent1"/>
          <w:spacing w:val="2"/>
          <w:sz w:val="24"/>
          <w:szCs w:val="24"/>
        </w:rPr>
        <w:t>m</w:t>
      </w:r>
      <w:r w:rsidRPr="00DB0FF4">
        <w:rPr>
          <w:rFonts w:ascii="Arial" w:eastAsia="Arial" w:hAnsi="Arial" w:cs="Arial"/>
          <w:i/>
          <w:color w:val="5B9BD5" w:themeColor="accent1"/>
          <w:spacing w:val="-1"/>
          <w:sz w:val="24"/>
          <w:szCs w:val="24"/>
        </w:rPr>
        <w:t>e</w:t>
      </w:r>
      <w:r w:rsidRPr="00DB0FF4">
        <w:rPr>
          <w:rFonts w:ascii="Arial" w:eastAsia="Arial" w:hAnsi="Arial" w:cs="Arial"/>
          <w:i/>
          <w:color w:val="5B9BD5" w:themeColor="accent1"/>
          <w:spacing w:val="1"/>
          <w:sz w:val="24"/>
          <w:szCs w:val="24"/>
        </w:rPr>
        <w:t>n</w:t>
      </w:r>
      <w:r w:rsidRPr="00DB0FF4">
        <w:rPr>
          <w:rFonts w:ascii="Arial" w:eastAsia="Arial" w:hAnsi="Arial" w:cs="Arial"/>
          <w:i/>
          <w:color w:val="5B9BD5" w:themeColor="accent1"/>
          <w:spacing w:val="-1"/>
          <w:sz w:val="24"/>
          <w:szCs w:val="24"/>
        </w:rPr>
        <w:t>g</w:t>
      </w:r>
      <w:r w:rsidRPr="00DB0FF4">
        <w:rPr>
          <w:rFonts w:ascii="Arial" w:eastAsia="Arial" w:hAnsi="Arial" w:cs="Arial"/>
          <w:i/>
          <w:color w:val="5B9BD5" w:themeColor="accent1"/>
          <w:sz w:val="24"/>
          <w:szCs w:val="24"/>
        </w:rPr>
        <w:t>iku</w:t>
      </w:r>
      <w:r w:rsidRPr="00DB0FF4">
        <w:rPr>
          <w:rFonts w:ascii="Arial" w:eastAsia="Arial" w:hAnsi="Arial" w:cs="Arial"/>
          <w:i/>
          <w:color w:val="5B9BD5" w:themeColor="accent1"/>
          <w:spacing w:val="1"/>
          <w:sz w:val="24"/>
          <w:szCs w:val="24"/>
        </w:rPr>
        <w:t>t</w:t>
      </w:r>
      <w:r w:rsidRPr="00DB0FF4">
        <w:rPr>
          <w:rFonts w:ascii="Arial" w:eastAsia="Arial" w:hAnsi="Arial" w:cs="Arial"/>
          <w:i/>
          <w:color w:val="5B9BD5" w:themeColor="accent1"/>
          <w:sz w:val="24"/>
          <w:szCs w:val="24"/>
        </w:rPr>
        <w:t>i</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3"/>
          <w:sz w:val="24"/>
          <w:szCs w:val="24"/>
        </w:rPr>
        <w:t>f</w:t>
      </w:r>
      <w:r w:rsidRPr="00DB0FF4">
        <w:rPr>
          <w:rFonts w:ascii="Arial" w:eastAsia="Arial" w:hAnsi="Arial" w:cs="Arial"/>
          <w:i/>
          <w:color w:val="5B9BD5" w:themeColor="accent1"/>
          <w:spacing w:val="1"/>
          <w:sz w:val="24"/>
          <w:szCs w:val="24"/>
        </w:rPr>
        <w:t>o</w:t>
      </w:r>
      <w:r w:rsidRPr="00DB0FF4">
        <w:rPr>
          <w:rFonts w:ascii="Arial" w:eastAsia="Arial" w:hAnsi="Arial" w:cs="Arial"/>
          <w:i/>
          <w:color w:val="5B9BD5" w:themeColor="accent1"/>
          <w:spacing w:val="-3"/>
          <w:sz w:val="24"/>
          <w:szCs w:val="24"/>
        </w:rPr>
        <w:t>r</w:t>
      </w:r>
      <w:r w:rsidRPr="00DB0FF4">
        <w:rPr>
          <w:rFonts w:ascii="Arial" w:eastAsia="Arial" w:hAnsi="Arial" w:cs="Arial"/>
          <w:i/>
          <w:color w:val="5B9BD5" w:themeColor="accent1"/>
          <w:spacing w:val="1"/>
          <w:sz w:val="24"/>
          <w:szCs w:val="24"/>
        </w:rPr>
        <w:t>ma</w:t>
      </w:r>
      <w:r w:rsidRPr="00DB0FF4">
        <w:rPr>
          <w:rFonts w:ascii="Arial" w:eastAsia="Arial" w:hAnsi="Arial" w:cs="Arial"/>
          <w:i/>
          <w:color w:val="5B9BD5" w:themeColor="accent1"/>
          <w:sz w:val="24"/>
          <w:szCs w:val="24"/>
        </w:rPr>
        <w:t>t</w:t>
      </w:r>
      <w:r w:rsidRPr="00DB0FF4">
        <w:rPr>
          <w:rFonts w:ascii="Arial" w:eastAsia="Arial" w:hAnsi="Arial" w:cs="Arial"/>
          <w:i/>
          <w:color w:val="5B9BD5" w:themeColor="accent1"/>
          <w:spacing w:val="6"/>
          <w:sz w:val="24"/>
          <w:szCs w:val="24"/>
        </w:rPr>
        <w:t xml:space="preserve"> </w:t>
      </w:r>
      <w:r w:rsidRPr="00DB0FF4">
        <w:rPr>
          <w:rFonts w:ascii="Arial" w:eastAsia="Arial" w:hAnsi="Arial" w:cs="Arial"/>
          <w:i/>
          <w:color w:val="5B9BD5" w:themeColor="accent1"/>
          <w:sz w:val="24"/>
          <w:szCs w:val="24"/>
        </w:rPr>
        <w:t>Ta</w:t>
      </w:r>
      <w:r w:rsidRPr="00DB0FF4">
        <w:rPr>
          <w:rFonts w:ascii="Arial" w:eastAsia="Arial" w:hAnsi="Arial" w:cs="Arial"/>
          <w:i/>
          <w:color w:val="5B9BD5" w:themeColor="accent1"/>
          <w:spacing w:val="1"/>
          <w:sz w:val="24"/>
          <w:szCs w:val="24"/>
        </w:rPr>
        <w:t>be</w:t>
      </w:r>
      <w:r w:rsidRPr="00DB0FF4">
        <w:rPr>
          <w:rFonts w:ascii="Arial" w:eastAsia="Arial" w:hAnsi="Arial" w:cs="Arial"/>
          <w:i/>
          <w:color w:val="5B9BD5" w:themeColor="accent1"/>
          <w:sz w:val="24"/>
          <w:szCs w:val="24"/>
        </w:rPr>
        <w:t>l</w:t>
      </w:r>
      <w:r w:rsidRPr="00DB0FF4">
        <w:rPr>
          <w:rFonts w:ascii="Arial" w:eastAsia="Arial" w:hAnsi="Arial" w:cs="Arial"/>
          <w:i/>
          <w:color w:val="5B9BD5" w:themeColor="accent1"/>
          <w:spacing w:val="-2"/>
          <w:sz w:val="24"/>
          <w:szCs w:val="24"/>
        </w:rPr>
        <w:t xml:space="preserve"> </w:t>
      </w:r>
      <w:r w:rsidRPr="00DB0FF4">
        <w:rPr>
          <w:rFonts w:ascii="Arial" w:eastAsia="Arial" w:hAnsi="Arial" w:cs="Arial"/>
          <w:i/>
          <w:color w:val="5B9BD5" w:themeColor="accent1"/>
          <w:spacing w:val="2"/>
          <w:sz w:val="24"/>
          <w:szCs w:val="24"/>
        </w:rPr>
        <w:t>5</w:t>
      </w:r>
      <w:r w:rsidRPr="00DB0FF4">
        <w:rPr>
          <w:rFonts w:ascii="Arial" w:eastAsia="Arial" w:hAnsi="Arial" w:cs="Arial"/>
          <w:i/>
          <w:color w:val="5B9BD5" w:themeColor="accent1"/>
          <w:sz w:val="24"/>
          <w:szCs w:val="24"/>
        </w:rPr>
        <w:t>.</w:t>
      </w:r>
    </w:p>
    <w:p w14:paraId="214332C9" w14:textId="77777777" w:rsidR="00855DAC" w:rsidRDefault="00855DAC" w:rsidP="00855DAC">
      <w:pPr>
        <w:spacing w:line="120" w:lineRule="exact"/>
        <w:rPr>
          <w:sz w:val="12"/>
          <w:szCs w:val="12"/>
        </w:rPr>
      </w:pPr>
    </w:p>
    <w:p w14:paraId="2A000E54" w14:textId="77777777" w:rsidR="00855DAC" w:rsidRDefault="00855DAC" w:rsidP="00855DAC">
      <w:pPr>
        <w:spacing w:line="200" w:lineRule="exact"/>
      </w:pPr>
    </w:p>
    <w:p w14:paraId="5F328707" w14:textId="77777777" w:rsidR="00855DAC" w:rsidRDefault="00855DAC" w:rsidP="00855DAC">
      <w:pPr>
        <w:spacing w:line="260" w:lineRule="exact"/>
        <w:ind w:left="576"/>
        <w:rPr>
          <w:rFonts w:ascii="Arial" w:eastAsia="Arial" w:hAnsi="Arial" w:cs="Arial"/>
          <w:sz w:val="24"/>
          <w:szCs w:val="24"/>
        </w:rPr>
      </w:pPr>
      <w:r>
        <w:rPr>
          <w:rFonts w:ascii="Arial" w:eastAsia="Arial" w:hAnsi="Arial" w:cs="Arial"/>
          <w:spacing w:val="2"/>
          <w:position w:val="-1"/>
          <w:sz w:val="24"/>
          <w:szCs w:val="24"/>
        </w:rPr>
        <w:t>T</w:t>
      </w:r>
      <w:r>
        <w:rPr>
          <w:rFonts w:ascii="Arial" w:eastAsia="Arial" w:hAnsi="Arial" w:cs="Arial"/>
          <w:spacing w:val="-1"/>
          <w:position w:val="-1"/>
          <w:sz w:val="24"/>
          <w:szCs w:val="24"/>
        </w:rPr>
        <w:t>a</w:t>
      </w:r>
      <w:r>
        <w:rPr>
          <w:rFonts w:ascii="Arial" w:eastAsia="Arial" w:hAnsi="Arial" w:cs="Arial"/>
          <w:spacing w:val="1"/>
          <w:position w:val="-1"/>
          <w:sz w:val="24"/>
          <w:szCs w:val="24"/>
        </w:rPr>
        <w:t>be</w:t>
      </w:r>
      <w:r>
        <w:rPr>
          <w:rFonts w:ascii="Arial" w:eastAsia="Arial" w:hAnsi="Arial" w:cs="Arial"/>
          <w:position w:val="-1"/>
          <w:sz w:val="24"/>
          <w:szCs w:val="24"/>
        </w:rPr>
        <w:t>l 5</w:t>
      </w:r>
      <w:r>
        <w:rPr>
          <w:rFonts w:ascii="Arial" w:eastAsia="Arial" w:hAnsi="Arial" w:cs="Arial"/>
          <w:spacing w:val="66"/>
          <w:position w:val="-1"/>
          <w:sz w:val="24"/>
          <w:szCs w:val="24"/>
        </w:rPr>
        <w:t xml:space="preserve"> </w:t>
      </w:r>
      <w:r>
        <w:rPr>
          <w:rFonts w:ascii="Arial" w:eastAsia="Arial" w:hAnsi="Arial" w:cs="Arial"/>
          <w:position w:val="-1"/>
          <w:sz w:val="24"/>
          <w:szCs w:val="24"/>
        </w:rPr>
        <w:t>Akr</w:t>
      </w:r>
      <w:r>
        <w:rPr>
          <w:rFonts w:ascii="Arial" w:eastAsia="Arial" w:hAnsi="Arial" w:cs="Arial"/>
          <w:spacing w:val="-2"/>
          <w:position w:val="-1"/>
          <w:sz w:val="24"/>
          <w:szCs w:val="24"/>
        </w:rPr>
        <w:t>e</w:t>
      </w:r>
      <w:r>
        <w:rPr>
          <w:rFonts w:ascii="Arial" w:eastAsia="Arial" w:hAnsi="Arial" w:cs="Arial"/>
          <w:spacing w:val="1"/>
          <w:position w:val="-1"/>
          <w:sz w:val="24"/>
          <w:szCs w:val="24"/>
        </w:rPr>
        <w:t>d</w:t>
      </w:r>
      <w:r>
        <w:rPr>
          <w:rFonts w:ascii="Arial" w:eastAsia="Arial" w:hAnsi="Arial" w:cs="Arial"/>
          <w:position w:val="-1"/>
          <w:sz w:val="24"/>
          <w:szCs w:val="24"/>
        </w:rPr>
        <w:t>it</w:t>
      </w:r>
      <w:r>
        <w:rPr>
          <w:rFonts w:ascii="Arial" w:eastAsia="Arial" w:hAnsi="Arial" w:cs="Arial"/>
          <w:spacing w:val="1"/>
          <w:position w:val="-1"/>
          <w:sz w:val="24"/>
          <w:szCs w:val="24"/>
        </w:rPr>
        <w:t>a</w:t>
      </w:r>
      <w:r>
        <w:rPr>
          <w:rFonts w:ascii="Arial" w:eastAsia="Arial" w:hAnsi="Arial" w:cs="Arial"/>
          <w:position w:val="-1"/>
          <w:sz w:val="24"/>
          <w:szCs w:val="24"/>
        </w:rPr>
        <w:t>si Pr</w:t>
      </w:r>
      <w:r>
        <w:rPr>
          <w:rFonts w:ascii="Arial" w:eastAsia="Arial" w:hAnsi="Arial" w:cs="Arial"/>
          <w:spacing w:val="-2"/>
          <w:position w:val="-1"/>
          <w:sz w:val="24"/>
          <w:szCs w:val="24"/>
        </w:rPr>
        <w:t>o</w:t>
      </w:r>
      <w:r>
        <w:rPr>
          <w:rFonts w:ascii="Arial" w:eastAsia="Arial" w:hAnsi="Arial" w:cs="Arial"/>
          <w:spacing w:val="-1"/>
          <w:position w:val="-1"/>
          <w:sz w:val="24"/>
          <w:szCs w:val="24"/>
        </w:rPr>
        <w:t>g</w:t>
      </w:r>
      <w:r>
        <w:rPr>
          <w:rFonts w:ascii="Arial" w:eastAsia="Arial" w:hAnsi="Arial" w:cs="Arial"/>
          <w:position w:val="-1"/>
          <w:sz w:val="24"/>
          <w:szCs w:val="24"/>
        </w:rPr>
        <w:t>ram</w:t>
      </w:r>
      <w:r>
        <w:rPr>
          <w:rFonts w:ascii="Arial" w:eastAsia="Arial" w:hAnsi="Arial" w:cs="Arial"/>
          <w:spacing w:val="2"/>
          <w:position w:val="-1"/>
          <w:sz w:val="24"/>
          <w:szCs w:val="24"/>
        </w:rPr>
        <w:t xml:space="preserve"> </w:t>
      </w:r>
      <w:r>
        <w:rPr>
          <w:rFonts w:ascii="Arial" w:eastAsia="Arial" w:hAnsi="Arial" w:cs="Arial"/>
          <w:spacing w:val="1"/>
          <w:position w:val="-1"/>
          <w:sz w:val="24"/>
          <w:szCs w:val="24"/>
        </w:rPr>
        <w:t>S</w:t>
      </w:r>
      <w:r>
        <w:rPr>
          <w:rFonts w:ascii="Arial" w:eastAsia="Arial" w:hAnsi="Arial" w:cs="Arial"/>
          <w:position w:val="-1"/>
          <w:sz w:val="24"/>
          <w:szCs w:val="24"/>
        </w:rPr>
        <w:t>t</w:t>
      </w:r>
      <w:r>
        <w:rPr>
          <w:rFonts w:ascii="Arial" w:eastAsia="Arial" w:hAnsi="Arial" w:cs="Arial"/>
          <w:spacing w:val="-1"/>
          <w:position w:val="-1"/>
          <w:sz w:val="24"/>
          <w:szCs w:val="24"/>
        </w:rPr>
        <w:t>u</w:t>
      </w:r>
      <w:r>
        <w:rPr>
          <w:rFonts w:ascii="Arial" w:eastAsia="Arial" w:hAnsi="Arial" w:cs="Arial"/>
          <w:spacing w:val="1"/>
          <w:position w:val="-1"/>
          <w:sz w:val="24"/>
          <w:szCs w:val="24"/>
        </w:rPr>
        <w:t>d</w:t>
      </w:r>
      <w:r>
        <w:rPr>
          <w:rFonts w:ascii="Arial" w:eastAsia="Arial" w:hAnsi="Arial" w:cs="Arial"/>
          <w:position w:val="-1"/>
          <w:sz w:val="24"/>
          <w:szCs w:val="24"/>
        </w:rPr>
        <w:t>i</w:t>
      </w:r>
    </w:p>
    <w:p w14:paraId="30730191" w14:textId="77777777" w:rsidR="00855DAC" w:rsidRDefault="00855DAC" w:rsidP="00855DAC">
      <w:pPr>
        <w:spacing w:before="2" w:line="40" w:lineRule="exact"/>
        <w:rPr>
          <w:sz w:val="4"/>
          <w:szCs w:val="4"/>
        </w:rPr>
      </w:pPr>
    </w:p>
    <w:tbl>
      <w:tblPr>
        <w:tblW w:w="0" w:type="auto"/>
        <w:tblInd w:w="683" w:type="dxa"/>
        <w:tblLayout w:type="fixed"/>
        <w:tblCellMar>
          <w:left w:w="0" w:type="dxa"/>
          <w:right w:w="0" w:type="dxa"/>
        </w:tblCellMar>
        <w:tblLook w:val="01E0" w:firstRow="1" w:lastRow="1" w:firstColumn="1" w:lastColumn="1" w:noHBand="0" w:noVBand="0"/>
      </w:tblPr>
      <w:tblGrid>
        <w:gridCol w:w="643"/>
        <w:gridCol w:w="1482"/>
        <w:gridCol w:w="449"/>
        <w:gridCol w:w="446"/>
        <w:gridCol w:w="447"/>
        <w:gridCol w:w="447"/>
        <w:gridCol w:w="449"/>
        <w:gridCol w:w="446"/>
        <w:gridCol w:w="446"/>
        <w:gridCol w:w="446"/>
        <w:gridCol w:w="449"/>
        <w:gridCol w:w="446"/>
        <w:gridCol w:w="446"/>
        <w:gridCol w:w="451"/>
        <w:gridCol w:w="1126"/>
      </w:tblGrid>
      <w:tr w:rsidR="00855DAC" w14:paraId="4A6B6B5C" w14:textId="77777777" w:rsidTr="00124CB6">
        <w:trPr>
          <w:trHeight w:hRule="exact" w:val="276"/>
        </w:trPr>
        <w:tc>
          <w:tcPr>
            <w:tcW w:w="643" w:type="dxa"/>
            <w:vMerge w:val="restart"/>
            <w:tcBorders>
              <w:top w:val="single" w:sz="5" w:space="0" w:color="000000"/>
              <w:left w:val="single" w:sz="5" w:space="0" w:color="000000"/>
              <w:right w:val="single" w:sz="5" w:space="0" w:color="000000"/>
            </w:tcBorders>
            <w:shd w:val="clear" w:color="auto" w:fill="D9D9D9"/>
          </w:tcPr>
          <w:p w14:paraId="470FF257" w14:textId="77777777" w:rsidR="00855DAC" w:rsidRDefault="00855DAC" w:rsidP="00124CB6">
            <w:pPr>
              <w:spacing w:line="200" w:lineRule="exact"/>
            </w:pPr>
          </w:p>
          <w:p w14:paraId="49D0C534" w14:textId="77777777" w:rsidR="00855DAC" w:rsidRDefault="00855DAC" w:rsidP="00124CB6">
            <w:pPr>
              <w:spacing w:before="12" w:line="240" w:lineRule="exact"/>
              <w:rPr>
                <w:sz w:val="24"/>
                <w:szCs w:val="24"/>
              </w:rPr>
            </w:pPr>
          </w:p>
          <w:p w14:paraId="692A2E4F" w14:textId="77777777" w:rsidR="00855DAC" w:rsidRDefault="00855DAC" w:rsidP="00124CB6">
            <w:pPr>
              <w:ind w:left="153"/>
              <w:rPr>
                <w:rFonts w:ascii="Arial" w:eastAsia="Arial" w:hAnsi="Arial" w:cs="Arial"/>
              </w:rPr>
            </w:pPr>
            <w:r>
              <w:rPr>
                <w:rFonts w:ascii="Arial" w:eastAsia="Arial" w:hAnsi="Arial" w:cs="Arial"/>
                <w:b/>
              </w:rPr>
              <w:t>N</w:t>
            </w:r>
            <w:r>
              <w:rPr>
                <w:rFonts w:ascii="Arial" w:eastAsia="Arial" w:hAnsi="Arial" w:cs="Arial"/>
                <w:b/>
                <w:spacing w:val="1"/>
              </w:rPr>
              <w:t>o</w:t>
            </w:r>
            <w:r>
              <w:rPr>
                <w:rFonts w:ascii="Arial" w:eastAsia="Arial" w:hAnsi="Arial" w:cs="Arial"/>
                <w:b/>
              </w:rPr>
              <w:t>.</w:t>
            </w:r>
          </w:p>
        </w:tc>
        <w:tc>
          <w:tcPr>
            <w:tcW w:w="1481" w:type="dxa"/>
            <w:vMerge w:val="restart"/>
            <w:tcBorders>
              <w:top w:val="single" w:sz="5" w:space="0" w:color="000000"/>
              <w:left w:val="single" w:sz="5" w:space="0" w:color="000000"/>
              <w:right w:val="single" w:sz="5" w:space="0" w:color="000000"/>
            </w:tcBorders>
            <w:shd w:val="clear" w:color="auto" w:fill="D9D9D9"/>
          </w:tcPr>
          <w:p w14:paraId="123F8569" w14:textId="77777777" w:rsidR="00855DAC" w:rsidRDefault="00855DAC" w:rsidP="00124CB6">
            <w:pPr>
              <w:spacing w:before="6" w:line="180" w:lineRule="exact"/>
              <w:rPr>
                <w:sz w:val="18"/>
                <w:szCs w:val="18"/>
              </w:rPr>
            </w:pPr>
          </w:p>
          <w:p w14:paraId="29EDD886" w14:textId="77777777" w:rsidR="00855DAC" w:rsidRDefault="00855DAC" w:rsidP="00124CB6">
            <w:pPr>
              <w:spacing w:line="276" w:lineRule="auto"/>
              <w:ind w:left="207" w:right="209"/>
              <w:jc w:val="center"/>
              <w:rPr>
                <w:rFonts w:ascii="Arial" w:eastAsia="Arial" w:hAnsi="Arial" w:cs="Arial"/>
              </w:rPr>
            </w:pPr>
            <w:r>
              <w:rPr>
                <w:rFonts w:ascii="Arial" w:eastAsia="Arial" w:hAnsi="Arial" w:cs="Arial"/>
                <w:b/>
                <w:spacing w:val="-1"/>
              </w:rPr>
              <w:t>S</w:t>
            </w:r>
            <w:r>
              <w:rPr>
                <w:rFonts w:ascii="Arial" w:eastAsia="Arial" w:hAnsi="Arial" w:cs="Arial"/>
                <w:b/>
                <w:spacing w:val="1"/>
              </w:rPr>
              <w:t>t</w:t>
            </w:r>
            <w:r>
              <w:rPr>
                <w:rFonts w:ascii="Arial" w:eastAsia="Arial" w:hAnsi="Arial" w:cs="Arial"/>
                <w:b/>
              </w:rPr>
              <w:t>at</w:t>
            </w:r>
            <w:r>
              <w:rPr>
                <w:rFonts w:ascii="Arial" w:eastAsia="Arial" w:hAnsi="Arial" w:cs="Arial"/>
                <w:b/>
                <w:spacing w:val="1"/>
              </w:rPr>
              <w:t>u</w:t>
            </w:r>
            <w:r>
              <w:rPr>
                <w:rFonts w:ascii="Arial" w:eastAsia="Arial" w:hAnsi="Arial" w:cs="Arial"/>
                <w:b/>
              </w:rPr>
              <w:t>s</w:t>
            </w:r>
            <w:r>
              <w:rPr>
                <w:rFonts w:ascii="Arial" w:eastAsia="Arial" w:hAnsi="Arial" w:cs="Arial"/>
                <w:b/>
                <w:spacing w:val="-6"/>
              </w:rPr>
              <w:t xml:space="preserve"> </w:t>
            </w:r>
            <w:r>
              <w:rPr>
                <w:rFonts w:ascii="Arial" w:eastAsia="Arial" w:hAnsi="Arial" w:cs="Arial"/>
                <w:b/>
                <w:w w:val="99"/>
              </w:rPr>
              <w:t xml:space="preserve">dan </w:t>
            </w:r>
            <w:r>
              <w:rPr>
                <w:rFonts w:ascii="Arial" w:eastAsia="Arial" w:hAnsi="Arial" w:cs="Arial"/>
                <w:b/>
                <w:spacing w:val="-1"/>
                <w:w w:val="99"/>
              </w:rPr>
              <w:t>P</w:t>
            </w:r>
            <w:r>
              <w:rPr>
                <w:rFonts w:ascii="Arial" w:eastAsia="Arial" w:hAnsi="Arial" w:cs="Arial"/>
                <w:b/>
                <w:w w:val="99"/>
              </w:rPr>
              <w:t>e</w:t>
            </w:r>
            <w:r>
              <w:rPr>
                <w:rFonts w:ascii="Arial" w:eastAsia="Arial" w:hAnsi="Arial" w:cs="Arial"/>
                <w:b/>
                <w:spacing w:val="1"/>
                <w:w w:val="99"/>
              </w:rPr>
              <w:t>r</w:t>
            </w:r>
            <w:r>
              <w:rPr>
                <w:rFonts w:ascii="Arial" w:eastAsia="Arial" w:hAnsi="Arial" w:cs="Arial"/>
                <w:b/>
                <w:w w:val="99"/>
              </w:rPr>
              <w:t>in</w:t>
            </w:r>
            <w:r>
              <w:rPr>
                <w:rFonts w:ascii="Arial" w:eastAsia="Arial" w:hAnsi="Arial" w:cs="Arial"/>
                <w:b/>
                <w:spacing w:val="1"/>
                <w:w w:val="99"/>
              </w:rPr>
              <w:t>g</w:t>
            </w:r>
            <w:r>
              <w:rPr>
                <w:rFonts w:ascii="Arial" w:eastAsia="Arial" w:hAnsi="Arial" w:cs="Arial"/>
                <w:b/>
                <w:w w:val="99"/>
              </w:rPr>
              <w:t>k</w:t>
            </w:r>
            <w:r>
              <w:rPr>
                <w:rFonts w:ascii="Arial" w:eastAsia="Arial" w:hAnsi="Arial" w:cs="Arial"/>
                <w:b/>
                <w:spacing w:val="-1"/>
                <w:w w:val="99"/>
              </w:rPr>
              <w:t>a</w:t>
            </w:r>
            <w:r>
              <w:rPr>
                <w:rFonts w:ascii="Arial" w:eastAsia="Arial" w:hAnsi="Arial" w:cs="Arial"/>
                <w:b/>
                <w:w w:val="99"/>
              </w:rPr>
              <w:t xml:space="preserve">t </w:t>
            </w:r>
            <w:r>
              <w:rPr>
                <w:rFonts w:ascii="Arial" w:eastAsia="Arial" w:hAnsi="Arial" w:cs="Arial"/>
                <w:b/>
                <w:spacing w:val="-2"/>
                <w:w w:val="99"/>
              </w:rPr>
              <w:t>A</w:t>
            </w:r>
            <w:r>
              <w:rPr>
                <w:rFonts w:ascii="Arial" w:eastAsia="Arial" w:hAnsi="Arial" w:cs="Arial"/>
                <w:b/>
                <w:spacing w:val="2"/>
                <w:w w:val="99"/>
              </w:rPr>
              <w:t>k</w:t>
            </w:r>
            <w:r>
              <w:rPr>
                <w:rFonts w:ascii="Arial" w:eastAsia="Arial" w:hAnsi="Arial" w:cs="Arial"/>
                <w:b/>
                <w:spacing w:val="-1"/>
                <w:w w:val="99"/>
              </w:rPr>
              <w:t>r</w:t>
            </w:r>
            <w:r>
              <w:rPr>
                <w:rFonts w:ascii="Arial" w:eastAsia="Arial" w:hAnsi="Arial" w:cs="Arial"/>
                <w:b/>
                <w:w w:val="99"/>
              </w:rPr>
              <w:t>edi</w:t>
            </w:r>
            <w:r>
              <w:rPr>
                <w:rFonts w:ascii="Arial" w:eastAsia="Arial" w:hAnsi="Arial" w:cs="Arial"/>
                <w:b/>
                <w:spacing w:val="1"/>
                <w:w w:val="99"/>
              </w:rPr>
              <w:t>t</w:t>
            </w:r>
            <w:r>
              <w:rPr>
                <w:rFonts w:ascii="Arial" w:eastAsia="Arial" w:hAnsi="Arial" w:cs="Arial"/>
                <w:b/>
                <w:spacing w:val="2"/>
                <w:w w:val="99"/>
              </w:rPr>
              <w:t>a</w:t>
            </w:r>
            <w:r>
              <w:rPr>
                <w:rFonts w:ascii="Arial" w:eastAsia="Arial" w:hAnsi="Arial" w:cs="Arial"/>
                <w:b/>
                <w:w w:val="99"/>
              </w:rPr>
              <w:t>si</w:t>
            </w:r>
          </w:p>
        </w:tc>
        <w:tc>
          <w:tcPr>
            <w:tcW w:w="5367" w:type="dxa"/>
            <w:gridSpan w:val="12"/>
            <w:tcBorders>
              <w:top w:val="single" w:sz="5" w:space="0" w:color="000000"/>
              <w:left w:val="single" w:sz="5" w:space="0" w:color="000000"/>
              <w:bottom w:val="nil"/>
              <w:right w:val="single" w:sz="5" w:space="0" w:color="000000"/>
            </w:tcBorders>
            <w:shd w:val="clear" w:color="auto" w:fill="D9D9D9"/>
          </w:tcPr>
          <w:p w14:paraId="24985C2E" w14:textId="77777777" w:rsidR="00855DAC" w:rsidRDefault="00855DAC" w:rsidP="00124CB6">
            <w:pPr>
              <w:spacing w:line="220" w:lineRule="exact"/>
              <w:ind w:left="1609"/>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r>
              <w:rPr>
                <w:rFonts w:ascii="Arial" w:eastAsia="Arial" w:hAnsi="Arial" w:cs="Arial"/>
                <w:b/>
                <w:spacing w:val="-5"/>
              </w:rPr>
              <w:t xml:space="preserve"> </w:t>
            </w:r>
            <w:r>
              <w:rPr>
                <w:rFonts w:ascii="Arial" w:eastAsia="Arial" w:hAnsi="Arial" w:cs="Arial"/>
                <w:b/>
                <w:spacing w:val="-1"/>
              </w:rPr>
              <w:t>Pr</w:t>
            </w:r>
            <w:r>
              <w:rPr>
                <w:rFonts w:ascii="Arial" w:eastAsia="Arial" w:hAnsi="Arial" w:cs="Arial"/>
                <w:b/>
              </w:rPr>
              <w:t>og</w:t>
            </w:r>
            <w:r>
              <w:rPr>
                <w:rFonts w:ascii="Arial" w:eastAsia="Arial" w:hAnsi="Arial" w:cs="Arial"/>
                <w:b/>
                <w:spacing w:val="2"/>
              </w:rPr>
              <w:t>r</w:t>
            </w:r>
            <w:r>
              <w:rPr>
                <w:rFonts w:ascii="Arial" w:eastAsia="Arial" w:hAnsi="Arial" w:cs="Arial"/>
                <w:b/>
              </w:rPr>
              <w:t>am</w:t>
            </w:r>
            <w:r>
              <w:rPr>
                <w:rFonts w:ascii="Arial" w:eastAsia="Arial" w:hAnsi="Arial" w:cs="Arial"/>
                <w:b/>
                <w:spacing w:val="-8"/>
              </w:rPr>
              <w:t xml:space="preserve"> </w:t>
            </w:r>
            <w:r>
              <w:rPr>
                <w:rFonts w:ascii="Arial" w:eastAsia="Arial" w:hAnsi="Arial" w:cs="Arial"/>
                <w:b/>
                <w:spacing w:val="-1"/>
              </w:rPr>
              <w:t>S</w:t>
            </w:r>
            <w:r>
              <w:rPr>
                <w:rFonts w:ascii="Arial" w:eastAsia="Arial" w:hAnsi="Arial" w:cs="Arial"/>
                <w:b/>
                <w:spacing w:val="1"/>
              </w:rPr>
              <w:t>t</w:t>
            </w:r>
            <w:r>
              <w:rPr>
                <w:rFonts w:ascii="Arial" w:eastAsia="Arial" w:hAnsi="Arial" w:cs="Arial"/>
                <w:b/>
              </w:rPr>
              <w:t>udi</w:t>
            </w:r>
          </w:p>
        </w:tc>
        <w:tc>
          <w:tcPr>
            <w:tcW w:w="1126" w:type="dxa"/>
            <w:vMerge w:val="restart"/>
            <w:tcBorders>
              <w:top w:val="single" w:sz="5" w:space="0" w:color="000000"/>
              <w:left w:val="single" w:sz="5" w:space="0" w:color="000000"/>
              <w:right w:val="single" w:sz="5" w:space="0" w:color="000000"/>
            </w:tcBorders>
            <w:shd w:val="clear" w:color="auto" w:fill="D9D9D9"/>
          </w:tcPr>
          <w:p w14:paraId="04151FD7" w14:textId="77777777" w:rsidR="00855DAC" w:rsidRDefault="00855DAC" w:rsidP="00124CB6">
            <w:pPr>
              <w:spacing w:line="200" w:lineRule="exact"/>
            </w:pPr>
          </w:p>
          <w:p w14:paraId="39732764" w14:textId="77777777" w:rsidR="00855DAC" w:rsidRDefault="00855DAC" w:rsidP="00124CB6">
            <w:pPr>
              <w:spacing w:before="12" w:line="240" w:lineRule="exact"/>
              <w:rPr>
                <w:sz w:val="24"/>
                <w:szCs w:val="24"/>
              </w:rPr>
            </w:pPr>
          </w:p>
          <w:p w14:paraId="11BAE838" w14:textId="77777777" w:rsidR="00855DAC" w:rsidRDefault="00855DAC" w:rsidP="00124CB6">
            <w:pPr>
              <w:ind w:left="205"/>
              <w:rPr>
                <w:rFonts w:ascii="Arial" w:eastAsia="Arial" w:hAnsi="Arial" w:cs="Arial"/>
              </w:rPr>
            </w:pPr>
            <w:r>
              <w:rPr>
                <w:rFonts w:ascii="Arial" w:eastAsia="Arial" w:hAnsi="Arial" w:cs="Arial"/>
                <w:b/>
              </w:rPr>
              <w:t>Ju</w:t>
            </w:r>
            <w:r>
              <w:rPr>
                <w:rFonts w:ascii="Arial" w:eastAsia="Arial" w:hAnsi="Arial" w:cs="Arial"/>
                <w:b/>
                <w:spacing w:val="1"/>
              </w:rPr>
              <w:t>m</w:t>
            </w:r>
            <w:r>
              <w:rPr>
                <w:rFonts w:ascii="Arial" w:eastAsia="Arial" w:hAnsi="Arial" w:cs="Arial"/>
                <w:b/>
              </w:rPr>
              <w:t>lah</w:t>
            </w:r>
          </w:p>
        </w:tc>
      </w:tr>
      <w:tr w:rsidR="00855DAC" w14:paraId="3E9DE816" w14:textId="77777777" w:rsidTr="00124CB6">
        <w:trPr>
          <w:trHeight w:hRule="exact" w:val="274"/>
        </w:trPr>
        <w:tc>
          <w:tcPr>
            <w:tcW w:w="643" w:type="dxa"/>
            <w:vMerge/>
            <w:tcBorders>
              <w:left w:val="single" w:sz="5" w:space="0" w:color="000000"/>
              <w:right w:val="single" w:sz="5" w:space="0" w:color="000000"/>
            </w:tcBorders>
            <w:shd w:val="clear" w:color="auto" w:fill="D9D9D9"/>
          </w:tcPr>
          <w:p w14:paraId="1602790C" w14:textId="77777777" w:rsidR="00855DAC" w:rsidRDefault="00855DAC" w:rsidP="00124CB6"/>
        </w:tc>
        <w:tc>
          <w:tcPr>
            <w:tcW w:w="1481" w:type="dxa"/>
            <w:vMerge/>
            <w:tcBorders>
              <w:left w:val="single" w:sz="5" w:space="0" w:color="000000"/>
              <w:right w:val="single" w:sz="5" w:space="0" w:color="000000"/>
            </w:tcBorders>
            <w:shd w:val="clear" w:color="auto" w:fill="D9D9D9"/>
          </w:tcPr>
          <w:p w14:paraId="77EA85EA" w14:textId="77777777" w:rsidR="00855DAC" w:rsidRDefault="00855DAC" w:rsidP="00124CB6"/>
        </w:tc>
        <w:tc>
          <w:tcPr>
            <w:tcW w:w="1342" w:type="dxa"/>
            <w:gridSpan w:val="3"/>
            <w:tcBorders>
              <w:top w:val="single" w:sz="5" w:space="0" w:color="000000"/>
              <w:left w:val="single" w:sz="5" w:space="0" w:color="000000"/>
              <w:bottom w:val="nil"/>
              <w:right w:val="single" w:sz="5" w:space="0" w:color="000000"/>
            </w:tcBorders>
            <w:shd w:val="clear" w:color="auto" w:fill="D9D9D9"/>
          </w:tcPr>
          <w:p w14:paraId="7B2069ED" w14:textId="77777777" w:rsidR="00855DAC" w:rsidRDefault="00855DAC" w:rsidP="00124CB6">
            <w:pPr>
              <w:spacing w:line="220" w:lineRule="exact"/>
              <w:ind w:left="191"/>
              <w:rPr>
                <w:rFonts w:ascii="Arial" w:eastAsia="Arial" w:hAnsi="Arial" w:cs="Arial"/>
              </w:rPr>
            </w:pPr>
            <w:r>
              <w:rPr>
                <w:rFonts w:ascii="Arial" w:eastAsia="Arial" w:hAnsi="Arial" w:cs="Arial"/>
                <w:b/>
                <w:spacing w:val="-2"/>
              </w:rPr>
              <w:t>A</w:t>
            </w:r>
            <w:r>
              <w:rPr>
                <w:rFonts w:ascii="Arial" w:eastAsia="Arial" w:hAnsi="Arial" w:cs="Arial"/>
                <w:b/>
                <w:spacing w:val="2"/>
              </w:rPr>
              <w:t>k</w:t>
            </w:r>
            <w:r>
              <w:rPr>
                <w:rFonts w:ascii="Arial" w:eastAsia="Arial" w:hAnsi="Arial" w:cs="Arial"/>
                <w:b/>
              </w:rPr>
              <w:t>adem</w:t>
            </w:r>
            <w:r>
              <w:rPr>
                <w:rFonts w:ascii="Arial" w:eastAsia="Arial" w:hAnsi="Arial" w:cs="Arial"/>
                <w:b/>
                <w:spacing w:val="3"/>
              </w:rPr>
              <w:t>i</w:t>
            </w:r>
            <w:r>
              <w:rPr>
                <w:rFonts w:ascii="Arial" w:eastAsia="Arial" w:hAnsi="Arial" w:cs="Arial"/>
                <w:b/>
              </w:rPr>
              <w:t>k</w:t>
            </w:r>
          </w:p>
        </w:tc>
        <w:tc>
          <w:tcPr>
            <w:tcW w:w="1342" w:type="dxa"/>
            <w:gridSpan w:val="3"/>
            <w:tcBorders>
              <w:top w:val="single" w:sz="5" w:space="0" w:color="000000"/>
              <w:left w:val="single" w:sz="5" w:space="0" w:color="000000"/>
              <w:bottom w:val="nil"/>
              <w:right w:val="single" w:sz="5" w:space="0" w:color="000000"/>
            </w:tcBorders>
            <w:shd w:val="clear" w:color="auto" w:fill="D9D9D9"/>
          </w:tcPr>
          <w:p w14:paraId="258C961F" w14:textId="77777777" w:rsidR="00855DAC" w:rsidRDefault="00855DAC" w:rsidP="00124CB6">
            <w:pPr>
              <w:spacing w:line="220" w:lineRule="exact"/>
              <w:ind w:left="326"/>
              <w:rPr>
                <w:rFonts w:ascii="Arial" w:eastAsia="Arial" w:hAnsi="Arial" w:cs="Arial"/>
              </w:rPr>
            </w:pPr>
            <w:r>
              <w:rPr>
                <w:rFonts w:ascii="Arial" w:eastAsia="Arial" w:hAnsi="Arial" w:cs="Arial"/>
                <w:b/>
                <w:spacing w:val="-1"/>
              </w:rPr>
              <w:t>Pr</w:t>
            </w:r>
            <w:r>
              <w:rPr>
                <w:rFonts w:ascii="Arial" w:eastAsia="Arial" w:hAnsi="Arial" w:cs="Arial"/>
                <w:b/>
              </w:rPr>
              <w:t>o</w:t>
            </w:r>
            <w:r>
              <w:rPr>
                <w:rFonts w:ascii="Arial" w:eastAsia="Arial" w:hAnsi="Arial" w:cs="Arial"/>
                <w:b/>
                <w:spacing w:val="1"/>
              </w:rPr>
              <w:t>f</w:t>
            </w:r>
            <w:r>
              <w:rPr>
                <w:rFonts w:ascii="Arial" w:eastAsia="Arial" w:hAnsi="Arial" w:cs="Arial"/>
                <w:b/>
              </w:rPr>
              <w:t>e</w:t>
            </w:r>
            <w:r>
              <w:rPr>
                <w:rFonts w:ascii="Arial" w:eastAsia="Arial" w:hAnsi="Arial" w:cs="Arial"/>
                <w:b/>
                <w:spacing w:val="1"/>
              </w:rPr>
              <w:t>s</w:t>
            </w:r>
            <w:r>
              <w:rPr>
                <w:rFonts w:ascii="Arial" w:eastAsia="Arial" w:hAnsi="Arial" w:cs="Arial"/>
                <w:b/>
              </w:rPr>
              <w:t>i</w:t>
            </w:r>
          </w:p>
        </w:tc>
        <w:tc>
          <w:tcPr>
            <w:tcW w:w="2684" w:type="dxa"/>
            <w:gridSpan w:val="6"/>
            <w:tcBorders>
              <w:top w:val="single" w:sz="5" w:space="0" w:color="000000"/>
              <w:left w:val="single" w:sz="5" w:space="0" w:color="000000"/>
              <w:bottom w:val="nil"/>
              <w:right w:val="single" w:sz="5" w:space="0" w:color="000000"/>
            </w:tcBorders>
            <w:shd w:val="clear" w:color="auto" w:fill="D9D9D9"/>
          </w:tcPr>
          <w:p w14:paraId="1D67E1D4" w14:textId="77777777" w:rsidR="00855DAC" w:rsidRDefault="00855DAC" w:rsidP="00124CB6">
            <w:pPr>
              <w:spacing w:line="220" w:lineRule="exact"/>
              <w:ind w:left="970" w:right="976"/>
              <w:jc w:val="center"/>
              <w:rPr>
                <w:rFonts w:ascii="Arial" w:eastAsia="Arial" w:hAnsi="Arial" w:cs="Arial"/>
              </w:rPr>
            </w:pPr>
            <w:r>
              <w:rPr>
                <w:rFonts w:ascii="Arial" w:eastAsia="Arial" w:hAnsi="Arial" w:cs="Arial"/>
                <w:b/>
                <w:spacing w:val="-1"/>
                <w:w w:val="99"/>
              </w:rPr>
              <w:t>V</w:t>
            </w:r>
            <w:r>
              <w:rPr>
                <w:rFonts w:ascii="Arial" w:eastAsia="Arial" w:hAnsi="Arial" w:cs="Arial"/>
                <w:b/>
                <w:w w:val="99"/>
              </w:rPr>
              <w:t>ok</w:t>
            </w:r>
            <w:r>
              <w:rPr>
                <w:rFonts w:ascii="Arial" w:eastAsia="Arial" w:hAnsi="Arial" w:cs="Arial"/>
                <w:b/>
                <w:spacing w:val="1"/>
                <w:w w:val="99"/>
              </w:rPr>
              <w:t>a</w:t>
            </w:r>
            <w:r>
              <w:rPr>
                <w:rFonts w:ascii="Arial" w:eastAsia="Arial" w:hAnsi="Arial" w:cs="Arial"/>
                <w:b/>
                <w:w w:val="99"/>
              </w:rPr>
              <w:t>si</w:t>
            </w:r>
          </w:p>
        </w:tc>
        <w:tc>
          <w:tcPr>
            <w:tcW w:w="1126" w:type="dxa"/>
            <w:vMerge/>
            <w:tcBorders>
              <w:left w:val="single" w:sz="5" w:space="0" w:color="000000"/>
              <w:right w:val="single" w:sz="5" w:space="0" w:color="000000"/>
            </w:tcBorders>
            <w:shd w:val="clear" w:color="auto" w:fill="D9D9D9"/>
          </w:tcPr>
          <w:p w14:paraId="354F4F31" w14:textId="77777777" w:rsidR="00855DAC" w:rsidRDefault="00855DAC" w:rsidP="00124CB6"/>
        </w:tc>
      </w:tr>
      <w:tr w:rsidR="00855DAC" w14:paraId="0EA48473" w14:textId="77777777" w:rsidTr="00124CB6">
        <w:trPr>
          <w:trHeight w:hRule="exact" w:val="645"/>
        </w:trPr>
        <w:tc>
          <w:tcPr>
            <w:tcW w:w="643" w:type="dxa"/>
            <w:vMerge/>
            <w:tcBorders>
              <w:left w:val="single" w:sz="5" w:space="0" w:color="000000"/>
              <w:bottom w:val="single" w:sz="5" w:space="0" w:color="000000"/>
              <w:right w:val="single" w:sz="5" w:space="0" w:color="000000"/>
            </w:tcBorders>
            <w:shd w:val="clear" w:color="auto" w:fill="D9D9D9"/>
          </w:tcPr>
          <w:p w14:paraId="4ADD734D" w14:textId="77777777" w:rsidR="00855DAC" w:rsidRDefault="00855DAC" w:rsidP="00124CB6"/>
        </w:tc>
        <w:tc>
          <w:tcPr>
            <w:tcW w:w="1481" w:type="dxa"/>
            <w:vMerge/>
            <w:tcBorders>
              <w:left w:val="single" w:sz="5" w:space="0" w:color="000000"/>
              <w:bottom w:val="single" w:sz="5" w:space="0" w:color="000000"/>
              <w:right w:val="single" w:sz="5" w:space="0" w:color="000000"/>
            </w:tcBorders>
            <w:shd w:val="clear" w:color="auto" w:fill="D9D9D9"/>
          </w:tcPr>
          <w:p w14:paraId="2C9D2C9D" w14:textId="77777777" w:rsidR="00855DAC" w:rsidRDefault="00855DAC" w:rsidP="00124CB6"/>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24C53C22" w14:textId="77777777" w:rsidR="00855DAC" w:rsidRDefault="00855DAC" w:rsidP="00124CB6">
            <w:pPr>
              <w:spacing w:before="3" w:line="120" w:lineRule="exact"/>
              <w:rPr>
                <w:sz w:val="12"/>
                <w:szCs w:val="12"/>
              </w:rPr>
            </w:pPr>
          </w:p>
          <w:p w14:paraId="3DA0A790" w14:textId="77777777"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57491687" w14:textId="77777777" w:rsidR="00855DAC" w:rsidRDefault="00855DAC" w:rsidP="00124CB6">
            <w:pPr>
              <w:spacing w:line="120" w:lineRule="exact"/>
              <w:rPr>
                <w:sz w:val="12"/>
                <w:szCs w:val="12"/>
              </w:rPr>
            </w:pPr>
          </w:p>
          <w:p w14:paraId="29F2235E" w14:textId="77777777"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2</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49439D52" w14:textId="77777777" w:rsidR="00855DAC" w:rsidRDefault="00855DAC" w:rsidP="00124CB6">
            <w:pPr>
              <w:spacing w:line="120" w:lineRule="exact"/>
              <w:rPr>
                <w:sz w:val="12"/>
                <w:szCs w:val="12"/>
              </w:rPr>
            </w:pPr>
          </w:p>
          <w:p w14:paraId="41F73A44" w14:textId="77777777" w:rsidR="00855DAC" w:rsidRDefault="00855DAC" w:rsidP="00124CB6">
            <w:pPr>
              <w:ind w:left="198"/>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w:t>
            </w:r>
            <w:r>
              <w:rPr>
                <w:rFonts w:ascii="Arial" w:eastAsia="Arial" w:hAnsi="Arial" w:cs="Arial"/>
                <w:b/>
                <w:sz w:val="16"/>
                <w:szCs w:val="16"/>
              </w:rPr>
              <w:t>1</w:t>
            </w:r>
          </w:p>
        </w:tc>
        <w:tc>
          <w:tcPr>
            <w:tcW w:w="447"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4483169F" w14:textId="77777777" w:rsidR="00855DAC" w:rsidRDefault="00855DAC" w:rsidP="00124CB6">
            <w:pPr>
              <w:spacing w:before="3" w:line="120" w:lineRule="exact"/>
              <w:rPr>
                <w:sz w:val="12"/>
                <w:szCs w:val="12"/>
              </w:rPr>
            </w:pPr>
          </w:p>
          <w:p w14:paraId="7407BC62" w14:textId="77777777"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Sp</w:t>
            </w:r>
            <w:r>
              <w:rPr>
                <w:rFonts w:ascii="Arial" w:eastAsia="Arial" w:hAnsi="Arial" w:cs="Arial"/>
                <w:b/>
                <w:spacing w:val="-1"/>
                <w:sz w:val="16"/>
                <w:szCs w:val="16"/>
              </w:rPr>
              <w:t>-</w:t>
            </w:r>
            <w:r>
              <w:rPr>
                <w:rFonts w:ascii="Arial" w:eastAsia="Arial" w:hAnsi="Arial" w:cs="Arial"/>
                <w:b/>
                <w:sz w:val="16"/>
                <w:szCs w:val="16"/>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67D2E7A5" w14:textId="77777777" w:rsidR="00855DAC" w:rsidRDefault="00855DAC" w:rsidP="00124CB6">
            <w:pPr>
              <w:spacing w:before="3" w:line="120" w:lineRule="exact"/>
              <w:rPr>
                <w:sz w:val="12"/>
                <w:szCs w:val="12"/>
              </w:rPr>
            </w:pPr>
          </w:p>
          <w:p w14:paraId="210DA273" w14:textId="77777777"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Sp</w:t>
            </w:r>
            <w:r>
              <w:rPr>
                <w:rFonts w:ascii="Arial" w:eastAsia="Arial" w:hAnsi="Arial" w:cs="Arial"/>
                <w:b/>
                <w:spacing w:val="-1"/>
                <w:sz w:val="16"/>
                <w:szCs w:val="16"/>
              </w:rPr>
              <w:t>-</w:t>
            </w:r>
            <w:r>
              <w:rPr>
                <w:rFonts w:ascii="Arial" w:eastAsia="Arial" w:hAnsi="Arial" w:cs="Arial"/>
                <w:b/>
                <w:sz w:val="16"/>
                <w:szCs w:val="16"/>
              </w:rPr>
              <w:t>1</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231DD2C5" w14:textId="77777777" w:rsidR="00855DAC" w:rsidRDefault="00855DAC" w:rsidP="00124CB6">
            <w:pPr>
              <w:spacing w:before="92" w:line="180" w:lineRule="atLeast"/>
              <w:ind w:left="183" w:right="122" w:hanging="22"/>
              <w:rPr>
                <w:rFonts w:ascii="Arial" w:eastAsia="Arial" w:hAnsi="Arial" w:cs="Arial"/>
                <w:sz w:val="16"/>
                <w:szCs w:val="16"/>
              </w:rPr>
            </w:pPr>
            <w:r>
              <w:rPr>
                <w:rFonts w:ascii="Arial" w:eastAsia="Arial" w:hAnsi="Arial" w:cs="Arial"/>
                <w:b/>
                <w:spacing w:val="1"/>
                <w:sz w:val="16"/>
                <w:szCs w:val="16"/>
              </w:rPr>
              <w:t>P</w:t>
            </w:r>
            <w:r>
              <w:rPr>
                <w:rFonts w:ascii="Arial" w:eastAsia="Arial" w:hAnsi="Arial" w:cs="Arial"/>
                <w:b/>
                <w:sz w:val="16"/>
                <w:szCs w:val="16"/>
              </w:rPr>
              <w:t>r</w:t>
            </w:r>
            <w:r>
              <w:rPr>
                <w:rFonts w:ascii="Arial" w:eastAsia="Arial" w:hAnsi="Arial" w:cs="Arial"/>
                <w:b/>
                <w:spacing w:val="1"/>
                <w:sz w:val="16"/>
                <w:szCs w:val="16"/>
              </w:rPr>
              <w:t>o</w:t>
            </w:r>
            <w:r>
              <w:rPr>
                <w:rFonts w:ascii="Arial" w:eastAsia="Arial" w:hAnsi="Arial" w:cs="Arial"/>
                <w:b/>
                <w:sz w:val="16"/>
                <w:szCs w:val="16"/>
              </w:rPr>
              <w:t xml:space="preserve">- </w:t>
            </w:r>
            <w:r>
              <w:rPr>
                <w:rFonts w:ascii="Arial" w:eastAsia="Arial" w:hAnsi="Arial" w:cs="Arial"/>
                <w:b/>
                <w:spacing w:val="-1"/>
                <w:sz w:val="16"/>
                <w:szCs w:val="16"/>
              </w:rPr>
              <w:t>fesi</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4A2BA3DC" w14:textId="77777777" w:rsidR="00855DAC" w:rsidRDefault="00855DAC" w:rsidP="00124CB6">
            <w:pPr>
              <w:spacing w:line="120" w:lineRule="exact"/>
              <w:rPr>
                <w:sz w:val="12"/>
                <w:szCs w:val="12"/>
              </w:rPr>
            </w:pPr>
          </w:p>
          <w:p w14:paraId="073A1607" w14:textId="77777777"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-3T</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5A6BBB9F" w14:textId="77777777" w:rsidR="00855DAC" w:rsidRDefault="00855DAC" w:rsidP="00124CB6">
            <w:pPr>
              <w:spacing w:before="3" w:line="120" w:lineRule="exact"/>
              <w:rPr>
                <w:sz w:val="12"/>
                <w:szCs w:val="12"/>
              </w:rPr>
            </w:pPr>
          </w:p>
          <w:p w14:paraId="72099BA0" w14:textId="77777777" w:rsidR="00855DAC" w:rsidRDefault="00855DAC" w:rsidP="00124CB6">
            <w:pPr>
              <w:ind w:left="149"/>
              <w:rPr>
                <w:rFonts w:ascii="Arial" w:eastAsia="Arial" w:hAnsi="Arial" w:cs="Arial"/>
                <w:sz w:val="16"/>
                <w:szCs w:val="16"/>
              </w:rPr>
            </w:pPr>
            <w:r>
              <w:rPr>
                <w:rFonts w:ascii="Arial" w:eastAsia="Arial" w:hAnsi="Arial" w:cs="Arial"/>
                <w:b/>
                <w:spacing w:val="1"/>
                <w:sz w:val="16"/>
                <w:szCs w:val="16"/>
              </w:rPr>
              <w:t>S</w:t>
            </w:r>
            <w:r>
              <w:rPr>
                <w:rFonts w:ascii="Arial" w:eastAsia="Arial" w:hAnsi="Arial" w:cs="Arial"/>
                <w:b/>
                <w:spacing w:val="-1"/>
                <w:sz w:val="16"/>
                <w:szCs w:val="16"/>
              </w:rPr>
              <w:t>-2T</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75A4334C" w14:textId="77777777" w:rsidR="00855DAC" w:rsidRDefault="00855DAC" w:rsidP="00124CB6">
            <w:pPr>
              <w:spacing w:before="3" w:line="120" w:lineRule="exact"/>
              <w:rPr>
                <w:sz w:val="12"/>
                <w:szCs w:val="12"/>
              </w:rPr>
            </w:pPr>
          </w:p>
          <w:p w14:paraId="3750D349" w14:textId="77777777"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4</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32C667EB" w14:textId="77777777" w:rsidR="00855DAC" w:rsidRDefault="00855DAC" w:rsidP="00124CB6">
            <w:pPr>
              <w:spacing w:line="120" w:lineRule="exact"/>
              <w:rPr>
                <w:sz w:val="12"/>
                <w:szCs w:val="12"/>
              </w:rPr>
            </w:pPr>
          </w:p>
          <w:p w14:paraId="008D7865" w14:textId="77777777"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4E505BE2" w14:textId="77777777" w:rsidR="00855DAC" w:rsidRDefault="00855DAC" w:rsidP="00124CB6">
            <w:pPr>
              <w:spacing w:line="120" w:lineRule="exact"/>
              <w:rPr>
                <w:sz w:val="12"/>
                <w:szCs w:val="12"/>
              </w:rPr>
            </w:pPr>
          </w:p>
          <w:p w14:paraId="7BE1D8D9" w14:textId="77777777"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extDirection w:val="btLr"/>
          </w:tcPr>
          <w:p w14:paraId="2248E9C8" w14:textId="77777777" w:rsidR="00855DAC" w:rsidRDefault="00855DAC" w:rsidP="00124CB6">
            <w:pPr>
              <w:spacing w:before="3" w:line="120" w:lineRule="exact"/>
              <w:rPr>
                <w:sz w:val="12"/>
                <w:szCs w:val="12"/>
              </w:rPr>
            </w:pPr>
          </w:p>
          <w:p w14:paraId="623D5554" w14:textId="77777777" w:rsidR="00855DAC" w:rsidRDefault="00855DAC" w:rsidP="00124CB6">
            <w:pPr>
              <w:ind w:left="193"/>
              <w:rPr>
                <w:rFonts w:ascii="Arial" w:eastAsia="Arial" w:hAnsi="Arial" w:cs="Arial"/>
                <w:sz w:val="16"/>
                <w:szCs w:val="16"/>
              </w:rPr>
            </w:pPr>
            <w:r>
              <w:rPr>
                <w:rFonts w:ascii="Arial" w:eastAsia="Arial" w:hAnsi="Arial" w:cs="Arial"/>
                <w:b/>
                <w:spacing w:val="-1"/>
                <w:sz w:val="16"/>
                <w:szCs w:val="16"/>
              </w:rPr>
              <w:t>D-</w:t>
            </w:r>
            <w:r>
              <w:rPr>
                <w:rFonts w:ascii="Arial" w:eastAsia="Arial" w:hAnsi="Arial" w:cs="Arial"/>
                <w:b/>
                <w:sz w:val="16"/>
                <w:szCs w:val="16"/>
              </w:rPr>
              <w:t>1</w:t>
            </w:r>
          </w:p>
        </w:tc>
        <w:tc>
          <w:tcPr>
            <w:tcW w:w="1126" w:type="dxa"/>
            <w:vMerge/>
            <w:tcBorders>
              <w:left w:val="single" w:sz="5" w:space="0" w:color="000000"/>
              <w:bottom w:val="single" w:sz="5" w:space="0" w:color="000000"/>
              <w:right w:val="single" w:sz="5" w:space="0" w:color="000000"/>
            </w:tcBorders>
            <w:shd w:val="clear" w:color="auto" w:fill="D9D9D9"/>
          </w:tcPr>
          <w:p w14:paraId="65FF4FC7" w14:textId="77777777" w:rsidR="00855DAC" w:rsidRDefault="00855DAC" w:rsidP="00124CB6"/>
        </w:tc>
      </w:tr>
      <w:tr w:rsidR="00855DAC" w14:paraId="43FE53DF" w14:textId="77777777" w:rsidTr="00124CB6">
        <w:trPr>
          <w:trHeight w:hRule="exact" w:val="174"/>
        </w:trPr>
        <w:tc>
          <w:tcPr>
            <w:tcW w:w="643" w:type="dxa"/>
            <w:tcBorders>
              <w:top w:val="single" w:sz="5" w:space="0" w:color="000000"/>
              <w:left w:val="single" w:sz="5" w:space="0" w:color="000000"/>
              <w:bottom w:val="single" w:sz="5" w:space="0" w:color="000000"/>
              <w:right w:val="single" w:sz="5" w:space="0" w:color="000000"/>
            </w:tcBorders>
            <w:shd w:val="clear" w:color="auto" w:fill="D9D9D9"/>
          </w:tcPr>
          <w:p w14:paraId="5879EC9E" w14:textId="77777777" w:rsidR="00855DAC" w:rsidRDefault="00855DAC" w:rsidP="00124CB6">
            <w:pPr>
              <w:spacing w:before="7"/>
              <w:ind w:left="210" w:right="216"/>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w:t>
            </w:r>
          </w:p>
        </w:tc>
        <w:tc>
          <w:tcPr>
            <w:tcW w:w="1481" w:type="dxa"/>
            <w:tcBorders>
              <w:top w:val="single" w:sz="5" w:space="0" w:color="000000"/>
              <w:left w:val="single" w:sz="5" w:space="0" w:color="000000"/>
              <w:bottom w:val="single" w:sz="5" w:space="0" w:color="000000"/>
              <w:right w:val="single" w:sz="5" w:space="0" w:color="000000"/>
            </w:tcBorders>
            <w:shd w:val="clear" w:color="auto" w:fill="D9D9D9"/>
          </w:tcPr>
          <w:p w14:paraId="5877561E" w14:textId="77777777" w:rsidR="00855DAC" w:rsidRDefault="00855DAC" w:rsidP="00124CB6">
            <w:pPr>
              <w:spacing w:before="7"/>
              <w:ind w:left="632" w:right="632"/>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2)</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14:paraId="752FAC3D"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3)</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40EF9D37" w14:textId="77777777" w:rsidR="00855DAC" w:rsidRDefault="00855DAC" w:rsidP="00124CB6">
            <w:pPr>
              <w:spacing w:before="7"/>
              <w:ind w:left="141"/>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4)</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436F26F7"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5)</w:t>
            </w:r>
          </w:p>
        </w:tc>
        <w:tc>
          <w:tcPr>
            <w:tcW w:w="447" w:type="dxa"/>
            <w:tcBorders>
              <w:top w:val="single" w:sz="5" w:space="0" w:color="000000"/>
              <w:left w:val="single" w:sz="5" w:space="0" w:color="000000"/>
              <w:bottom w:val="single" w:sz="5" w:space="0" w:color="000000"/>
              <w:right w:val="single" w:sz="5" w:space="0" w:color="000000"/>
            </w:tcBorders>
            <w:shd w:val="clear" w:color="auto" w:fill="D9D9D9"/>
          </w:tcPr>
          <w:p w14:paraId="1A369F5C"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6)</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14:paraId="3C8C46CB"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7)</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6C84A053" w14:textId="77777777" w:rsidR="00855DAC" w:rsidRDefault="00855DAC" w:rsidP="00124CB6">
            <w:pPr>
              <w:spacing w:before="7"/>
              <w:ind w:left="141"/>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8)</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37079467" w14:textId="77777777" w:rsidR="00855DAC" w:rsidRDefault="00855DAC" w:rsidP="00124CB6">
            <w:pPr>
              <w:spacing w:before="7"/>
              <w:ind w:left="143"/>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9)</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38D4FDD3" w14:textId="77777777"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10)</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14:paraId="5E1A494A" w14:textId="77777777"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11)</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317A7A38" w14:textId="77777777" w:rsidR="00855DAC" w:rsidRDefault="00855DAC" w:rsidP="00124CB6">
            <w:pPr>
              <w:spacing w:before="7"/>
              <w:ind w:left="107"/>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12)</w:t>
            </w:r>
          </w:p>
        </w:tc>
        <w:tc>
          <w:tcPr>
            <w:tcW w:w="446" w:type="dxa"/>
            <w:tcBorders>
              <w:top w:val="single" w:sz="5" w:space="0" w:color="000000"/>
              <w:left w:val="single" w:sz="5" w:space="0" w:color="000000"/>
              <w:bottom w:val="single" w:sz="5" w:space="0" w:color="000000"/>
              <w:right w:val="single" w:sz="5" w:space="0" w:color="000000"/>
            </w:tcBorders>
            <w:shd w:val="clear" w:color="auto" w:fill="D9D9D9"/>
          </w:tcPr>
          <w:p w14:paraId="42AF841F" w14:textId="77777777" w:rsidR="00855DAC" w:rsidRDefault="00855DAC" w:rsidP="00124CB6">
            <w:pPr>
              <w:spacing w:before="7"/>
              <w:ind w:left="109"/>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13)</w:t>
            </w:r>
          </w:p>
        </w:tc>
        <w:tc>
          <w:tcPr>
            <w:tcW w:w="449" w:type="dxa"/>
            <w:tcBorders>
              <w:top w:val="single" w:sz="5" w:space="0" w:color="000000"/>
              <w:left w:val="single" w:sz="5" w:space="0" w:color="000000"/>
              <w:bottom w:val="single" w:sz="5" w:space="0" w:color="000000"/>
              <w:right w:val="single" w:sz="5" w:space="0" w:color="000000"/>
            </w:tcBorders>
            <w:shd w:val="clear" w:color="auto" w:fill="D9D9D9"/>
          </w:tcPr>
          <w:p w14:paraId="626C6191" w14:textId="77777777" w:rsidR="00855DAC" w:rsidRDefault="00855DAC" w:rsidP="00124CB6">
            <w:pPr>
              <w:spacing w:before="7"/>
              <w:ind w:left="112"/>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14)</w:t>
            </w:r>
          </w:p>
        </w:tc>
        <w:tc>
          <w:tcPr>
            <w:tcW w:w="1126" w:type="dxa"/>
            <w:tcBorders>
              <w:top w:val="single" w:sz="5" w:space="0" w:color="000000"/>
              <w:left w:val="single" w:sz="5" w:space="0" w:color="000000"/>
              <w:bottom w:val="single" w:sz="5" w:space="0" w:color="000000"/>
              <w:right w:val="single" w:sz="5" w:space="0" w:color="000000"/>
            </w:tcBorders>
            <w:shd w:val="clear" w:color="auto" w:fill="D9D9D9"/>
          </w:tcPr>
          <w:p w14:paraId="72E7DC60" w14:textId="77777777" w:rsidR="00855DAC" w:rsidRDefault="00855DAC" w:rsidP="00124CB6">
            <w:pPr>
              <w:spacing w:before="7"/>
              <w:ind w:left="419" w:right="423"/>
              <w:jc w:val="center"/>
              <w:rPr>
                <w:rFonts w:ascii="Arial" w:eastAsia="Arial" w:hAnsi="Arial" w:cs="Arial"/>
                <w:sz w:val="12"/>
                <w:szCs w:val="12"/>
              </w:rPr>
            </w:pPr>
            <w:r>
              <w:rPr>
                <w:rFonts w:ascii="Arial" w:eastAsia="Arial" w:hAnsi="Arial" w:cs="Arial"/>
                <w:spacing w:val="1"/>
                <w:sz w:val="12"/>
                <w:szCs w:val="12"/>
              </w:rPr>
              <w:t>(</w:t>
            </w:r>
            <w:r>
              <w:rPr>
                <w:rFonts w:ascii="Arial" w:eastAsia="Arial" w:hAnsi="Arial" w:cs="Arial"/>
                <w:sz w:val="12"/>
                <w:szCs w:val="12"/>
              </w:rPr>
              <w:t>15)</w:t>
            </w:r>
          </w:p>
        </w:tc>
      </w:tr>
      <w:tr w:rsidR="00855DAC" w14:paraId="1D50B541" w14:textId="77777777" w:rsidTr="00124CB6">
        <w:trPr>
          <w:trHeight w:hRule="exact" w:val="490"/>
        </w:trPr>
        <w:tc>
          <w:tcPr>
            <w:tcW w:w="643" w:type="dxa"/>
            <w:tcBorders>
              <w:top w:val="single" w:sz="5" w:space="0" w:color="000000"/>
              <w:left w:val="single" w:sz="5" w:space="0" w:color="000000"/>
              <w:bottom w:val="single" w:sz="5" w:space="0" w:color="000000"/>
              <w:right w:val="single" w:sz="5" w:space="0" w:color="000000"/>
            </w:tcBorders>
          </w:tcPr>
          <w:p w14:paraId="0EE47BBD" w14:textId="77777777" w:rsidR="00855DAC" w:rsidRDefault="00855DAC" w:rsidP="00124CB6">
            <w:pPr>
              <w:spacing w:before="1" w:line="120" w:lineRule="exact"/>
              <w:rPr>
                <w:sz w:val="12"/>
                <w:szCs w:val="12"/>
              </w:rPr>
            </w:pPr>
          </w:p>
          <w:p w14:paraId="6E6BC073"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1</w:t>
            </w:r>
          </w:p>
        </w:tc>
        <w:tc>
          <w:tcPr>
            <w:tcW w:w="1481" w:type="dxa"/>
            <w:tcBorders>
              <w:top w:val="single" w:sz="5" w:space="0" w:color="000000"/>
              <w:left w:val="single" w:sz="5" w:space="0" w:color="000000"/>
              <w:bottom w:val="single" w:sz="5" w:space="0" w:color="000000"/>
              <w:right w:val="single" w:sz="5" w:space="0" w:color="000000"/>
            </w:tcBorders>
          </w:tcPr>
          <w:p w14:paraId="36C2DDDC" w14:textId="77777777" w:rsidR="00855DAC" w:rsidRDefault="00855DAC" w:rsidP="00124CB6">
            <w:pPr>
              <w:spacing w:before="3"/>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14:paraId="6CC611EB" w14:textId="77777777"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Un</w:t>
            </w:r>
            <w:r>
              <w:rPr>
                <w:rFonts w:ascii="Arial" w:eastAsia="Arial" w:hAnsi="Arial" w:cs="Arial"/>
                <w:spacing w:val="1"/>
                <w:sz w:val="18"/>
                <w:szCs w:val="18"/>
              </w:rPr>
              <w:t>ggu</w:t>
            </w:r>
            <w:r>
              <w:rPr>
                <w:rFonts w:ascii="Arial" w:eastAsia="Arial" w:hAnsi="Arial" w:cs="Arial"/>
                <w:sz w:val="18"/>
                <w:szCs w:val="18"/>
              </w:rPr>
              <w:t>l</w:t>
            </w:r>
          </w:p>
        </w:tc>
        <w:tc>
          <w:tcPr>
            <w:tcW w:w="449" w:type="dxa"/>
            <w:tcBorders>
              <w:top w:val="single" w:sz="5" w:space="0" w:color="000000"/>
              <w:left w:val="single" w:sz="5" w:space="0" w:color="000000"/>
              <w:bottom w:val="single" w:sz="5" w:space="0" w:color="000000"/>
              <w:right w:val="single" w:sz="5" w:space="0" w:color="000000"/>
            </w:tcBorders>
          </w:tcPr>
          <w:p w14:paraId="05AA4BC7"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129B7E1"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880217B" w14:textId="77777777" w:rsidR="00855DAC" w:rsidRDefault="00411CD2" w:rsidP="00411CD2">
            <w:pPr>
              <w:jc w:val="center"/>
            </w:pPr>
            <w:r>
              <w:t>0</w:t>
            </w:r>
          </w:p>
        </w:tc>
        <w:tc>
          <w:tcPr>
            <w:tcW w:w="447" w:type="dxa"/>
            <w:tcBorders>
              <w:top w:val="single" w:sz="5" w:space="0" w:color="000000"/>
              <w:left w:val="single" w:sz="5" w:space="0" w:color="000000"/>
              <w:bottom w:val="single" w:sz="5" w:space="0" w:color="000000"/>
              <w:right w:val="single" w:sz="5" w:space="0" w:color="000000"/>
            </w:tcBorders>
          </w:tcPr>
          <w:p w14:paraId="16915782"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60D6D850"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D3556D8"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25177E1"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3A70E3A8"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17DA73AF"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3294B746"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E47C2D6"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720A4D60"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10476094" w14:textId="77777777" w:rsidR="00855DAC" w:rsidRDefault="00855DAC" w:rsidP="00124CB6">
            <w:pPr>
              <w:spacing w:before="2"/>
              <w:ind w:left="100"/>
              <w:rPr>
                <w:rFonts w:ascii="Arial" w:eastAsia="Arial" w:hAnsi="Arial" w:cs="Arial"/>
                <w:sz w:val="18"/>
                <w:szCs w:val="18"/>
              </w:rPr>
            </w:pPr>
            <w:r>
              <w:rPr>
                <w:rFonts w:ascii="Arial" w:eastAsia="Arial" w:hAnsi="Arial" w:cs="Arial"/>
                <w:position w:val="1"/>
                <w:sz w:val="18"/>
                <w:szCs w:val="18"/>
              </w:rPr>
              <w:t>N</w:t>
            </w:r>
            <w:r>
              <w:rPr>
                <w:rFonts w:ascii="Arial" w:eastAsia="Arial" w:hAnsi="Arial" w:cs="Arial"/>
                <w:sz w:val="12"/>
                <w:szCs w:val="12"/>
              </w:rPr>
              <w:t>Un</w:t>
            </w:r>
            <w:r>
              <w:rPr>
                <w:rFonts w:ascii="Arial" w:eastAsia="Arial" w:hAnsi="Arial" w:cs="Arial"/>
                <w:spacing w:val="1"/>
                <w:sz w:val="12"/>
                <w:szCs w:val="12"/>
              </w:rPr>
              <w:t>g</w:t>
            </w:r>
            <w:r>
              <w:rPr>
                <w:rFonts w:ascii="Arial" w:eastAsia="Arial" w:hAnsi="Arial" w:cs="Arial"/>
                <w:sz w:val="12"/>
                <w:szCs w:val="12"/>
              </w:rPr>
              <w:t>gul</w:t>
            </w:r>
            <w:r>
              <w:rPr>
                <w:rFonts w:ascii="Arial" w:eastAsia="Arial" w:hAnsi="Arial" w:cs="Arial"/>
                <w:spacing w:val="17"/>
                <w:sz w:val="12"/>
                <w:szCs w:val="12"/>
              </w:rPr>
              <w:t xml:space="preserve"> </w:t>
            </w:r>
            <w:r>
              <w:rPr>
                <w:rFonts w:ascii="Arial" w:eastAsia="Arial" w:hAnsi="Arial" w:cs="Arial"/>
                <w:position w:val="1"/>
                <w:sz w:val="18"/>
                <w:szCs w:val="18"/>
              </w:rPr>
              <w:t>=</w:t>
            </w:r>
            <w:r w:rsidR="00411CD2">
              <w:rPr>
                <w:rFonts w:ascii="Arial" w:eastAsia="Arial" w:hAnsi="Arial" w:cs="Arial"/>
                <w:position w:val="1"/>
                <w:sz w:val="18"/>
                <w:szCs w:val="18"/>
              </w:rPr>
              <w:t xml:space="preserve"> 0</w:t>
            </w:r>
          </w:p>
        </w:tc>
      </w:tr>
      <w:tr w:rsidR="00855DAC" w14:paraId="613EBEEE" w14:textId="77777777" w:rsidTr="00124CB6">
        <w:trPr>
          <w:trHeight w:hRule="exact" w:val="250"/>
        </w:trPr>
        <w:tc>
          <w:tcPr>
            <w:tcW w:w="643" w:type="dxa"/>
            <w:tcBorders>
              <w:top w:val="single" w:sz="5" w:space="0" w:color="000000"/>
              <w:left w:val="single" w:sz="5" w:space="0" w:color="000000"/>
              <w:bottom w:val="single" w:sz="5" w:space="0" w:color="000000"/>
              <w:right w:val="single" w:sz="5" w:space="0" w:color="000000"/>
            </w:tcBorders>
          </w:tcPr>
          <w:p w14:paraId="3C464DE3" w14:textId="77777777"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2</w:t>
            </w:r>
          </w:p>
        </w:tc>
        <w:tc>
          <w:tcPr>
            <w:tcW w:w="1481" w:type="dxa"/>
            <w:tcBorders>
              <w:top w:val="single" w:sz="5" w:space="0" w:color="000000"/>
              <w:left w:val="single" w:sz="5" w:space="0" w:color="000000"/>
              <w:bottom w:val="single" w:sz="5" w:space="0" w:color="000000"/>
              <w:right w:val="single" w:sz="5" w:space="0" w:color="000000"/>
            </w:tcBorders>
          </w:tcPr>
          <w:p w14:paraId="7026DE0B"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A</w:t>
            </w:r>
          </w:p>
        </w:tc>
        <w:tc>
          <w:tcPr>
            <w:tcW w:w="449" w:type="dxa"/>
            <w:tcBorders>
              <w:top w:val="single" w:sz="5" w:space="0" w:color="000000"/>
              <w:left w:val="single" w:sz="5" w:space="0" w:color="000000"/>
              <w:bottom w:val="single" w:sz="5" w:space="0" w:color="000000"/>
              <w:right w:val="single" w:sz="5" w:space="0" w:color="000000"/>
            </w:tcBorders>
          </w:tcPr>
          <w:p w14:paraId="1E21515F"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F3B6946"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5429260" w14:textId="77777777" w:rsidR="00855DAC" w:rsidRDefault="00411CD2" w:rsidP="00411CD2">
            <w:pPr>
              <w:jc w:val="center"/>
            </w:pPr>
            <w:r>
              <w:t>1</w:t>
            </w:r>
          </w:p>
        </w:tc>
        <w:tc>
          <w:tcPr>
            <w:tcW w:w="447" w:type="dxa"/>
            <w:tcBorders>
              <w:top w:val="single" w:sz="5" w:space="0" w:color="000000"/>
              <w:left w:val="single" w:sz="5" w:space="0" w:color="000000"/>
              <w:bottom w:val="single" w:sz="5" w:space="0" w:color="000000"/>
              <w:right w:val="single" w:sz="5" w:space="0" w:color="000000"/>
            </w:tcBorders>
          </w:tcPr>
          <w:p w14:paraId="05F62EBE"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06BD589"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3EBD08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8AC544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62A7506"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45D82E5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1776EB2"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DDE4C07"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44176636"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50B8EBE6"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A</w:t>
            </w:r>
            <w:r>
              <w:rPr>
                <w:rFonts w:ascii="Arial" w:eastAsia="Arial" w:hAnsi="Arial" w:cs="Arial"/>
                <w:sz w:val="18"/>
                <w:szCs w:val="18"/>
              </w:rPr>
              <w:t>=</w:t>
            </w:r>
            <w:r w:rsidR="00411CD2">
              <w:rPr>
                <w:rFonts w:ascii="Arial" w:eastAsia="Arial" w:hAnsi="Arial" w:cs="Arial"/>
                <w:sz w:val="18"/>
                <w:szCs w:val="18"/>
              </w:rPr>
              <w:t xml:space="preserve"> 1</w:t>
            </w:r>
          </w:p>
        </w:tc>
      </w:tr>
      <w:tr w:rsidR="00855DAC" w14:paraId="15E5E5DA" w14:textId="77777777" w:rsidTr="00124CB6">
        <w:trPr>
          <w:trHeight w:hRule="exact" w:val="485"/>
        </w:trPr>
        <w:tc>
          <w:tcPr>
            <w:tcW w:w="643" w:type="dxa"/>
            <w:tcBorders>
              <w:top w:val="single" w:sz="5" w:space="0" w:color="000000"/>
              <w:left w:val="single" w:sz="5" w:space="0" w:color="000000"/>
              <w:bottom w:val="single" w:sz="5" w:space="0" w:color="000000"/>
              <w:right w:val="single" w:sz="5" w:space="0" w:color="000000"/>
            </w:tcBorders>
          </w:tcPr>
          <w:p w14:paraId="3F2F8B46" w14:textId="77777777" w:rsidR="00855DAC" w:rsidRDefault="00855DAC" w:rsidP="00124CB6">
            <w:pPr>
              <w:spacing w:before="6" w:line="100" w:lineRule="exact"/>
              <w:rPr>
                <w:sz w:val="11"/>
                <w:szCs w:val="11"/>
              </w:rPr>
            </w:pPr>
          </w:p>
          <w:p w14:paraId="1DFEDBF7"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3</w:t>
            </w:r>
          </w:p>
        </w:tc>
        <w:tc>
          <w:tcPr>
            <w:tcW w:w="1481" w:type="dxa"/>
            <w:tcBorders>
              <w:top w:val="single" w:sz="5" w:space="0" w:color="000000"/>
              <w:left w:val="single" w:sz="5" w:space="0" w:color="000000"/>
              <w:bottom w:val="single" w:sz="5" w:space="0" w:color="000000"/>
              <w:right w:val="single" w:sz="5" w:space="0" w:color="000000"/>
            </w:tcBorders>
          </w:tcPr>
          <w:p w14:paraId="55495CE9"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14:paraId="7A7E29BD" w14:textId="77777777"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B</w:t>
            </w:r>
            <w:r>
              <w:rPr>
                <w:rFonts w:ascii="Arial" w:eastAsia="Arial" w:hAnsi="Arial" w:cs="Arial"/>
                <w:spacing w:val="1"/>
                <w:sz w:val="18"/>
                <w:szCs w:val="18"/>
              </w:rPr>
              <w:t>ai</w:t>
            </w:r>
            <w:r>
              <w:rPr>
                <w:rFonts w:ascii="Arial" w:eastAsia="Arial" w:hAnsi="Arial" w:cs="Arial"/>
                <w:sz w:val="18"/>
                <w:szCs w:val="18"/>
              </w:rPr>
              <w:t>k</w:t>
            </w:r>
            <w:r>
              <w:rPr>
                <w:rFonts w:ascii="Arial" w:eastAsia="Arial" w:hAnsi="Arial" w:cs="Arial"/>
                <w:spacing w:val="1"/>
                <w:sz w:val="18"/>
                <w:szCs w:val="18"/>
              </w:rPr>
              <w:t xml:space="preserve"> </w:t>
            </w:r>
            <w:r>
              <w:rPr>
                <w:rFonts w:ascii="Arial" w:eastAsia="Arial" w:hAnsi="Arial" w:cs="Arial"/>
                <w:spacing w:val="-2"/>
                <w:sz w:val="18"/>
                <w:szCs w:val="18"/>
              </w:rPr>
              <w:t>S</w:t>
            </w:r>
            <w:r>
              <w:rPr>
                <w:rFonts w:ascii="Arial" w:eastAsia="Arial" w:hAnsi="Arial" w:cs="Arial"/>
                <w:spacing w:val="1"/>
                <w:sz w:val="18"/>
                <w:szCs w:val="18"/>
              </w:rPr>
              <w:t>ek</w:t>
            </w:r>
            <w:r>
              <w:rPr>
                <w:rFonts w:ascii="Arial" w:eastAsia="Arial" w:hAnsi="Arial" w:cs="Arial"/>
                <w:spacing w:val="-2"/>
                <w:sz w:val="18"/>
                <w:szCs w:val="18"/>
              </w:rPr>
              <w:t>a</w:t>
            </w:r>
            <w:r>
              <w:rPr>
                <w:rFonts w:ascii="Arial" w:eastAsia="Arial" w:hAnsi="Arial" w:cs="Arial"/>
                <w:spacing w:val="1"/>
                <w:sz w:val="18"/>
                <w:szCs w:val="18"/>
              </w:rPr>
              <w:t>l</w:t>
            </w:r>
            <w:r>
              <w:rPr>
                <w:rFonts w:ascii="Arial" w:eastAsia="Arial" w:hAnsi="Arial" w:cs="Arial"/>
                <w:sz w:val="18"/>
                <w:szCs w:val="18"/>
              </w:rPr>
              <w:t>i</w:t>
            </w:r>
          </w:p>
        </w:tc>
        <w:tc>
          <w:tcPr>
            <w:tcW w:w="449" w:type="dxa"/>
            <w:tcBorders>
              <w:top w:val="single" w:sz="5" w:space="0" w:color="000000"/>
              <w:left w:val="single" w:sz="5" w:space="0" w:color="000000"/>
              <w:bottom w:val="single" w:sz="5" w:space="0" w:color="000000"/>
              <w:right w:val="single" w:sz="5" w:space="0" w:color="000000"/>
            </w:tcBorders>
          </w:tcPr>
          <w:p w14:paraId="5514225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076F014"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DE4DBC5" w14:textId="77777777" w:rsidR="00855DAC" w:rsidRDefault="00411CD2" w:rsidP="00411CD2">
            <w:pPr>
              <w:jc w:val="center"/>
            </w:pPr>
            <w:r>
              <w:t>1</w:t>
            </w:r>
          </w:p>
        </w:tc>
        <w:tc>
          <w:tcPr>
            <w:tcW w:w="447" w:type="dxa"/>
            <w:tcBorders>
              <w:top w:val="single" w:sz="5" w:space="0" w:color="000000"/>
              <w:left w:val="single" w:sz="5" w:space="0" w:color="000000"/>
              <w:bottom w:val="single" w:sz="5" w:space="0" w:color="000000"/>
              <w:right w:val="single" w:sz="5" w:space="0" w:color="000000"/>
            </w:tcBorders>
          </w:tcPr>
          <w:p w14:paraId="7FD010B8"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6C1E6DD5"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668827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52629D7F"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C40F1CC"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288DEB9"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7D54136"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B33A4EE"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074B4962"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6E4ADF15" w14:textId="77777777" w:rsidR="00855DAC" w:rsidRDefault="00855DAC" w:rsidP="00124CB6">
            <w:pPr>
              <w:spacing w:line="200" w:lineRule="exact"/>
              <w:ind w:left="100"/>
              <w:rPr>
                <w:rFonts w:ascii="Arial" w:eastAsia="Arial" w:hAnsi="Arial" w:cs="Arial"/>
                <w:sz w:val="12"/>
                <w:szCs w:val="12"/>
              </w:rPr>
            </w:pPr>
            <w:r>
              <w:rPr>
                <w:rFonts w:ascii="Arial" w:eastAsia="Arial" w:hAnsi="Arial" w:cs="Arial"/>
                <w:sz w:val="18"/>
                <w:szCs w:val="18"/>
              </w:rPr>
              <w:t>N</w:t>
            </w:r>
            <w:r>
              <w:rPr>
                <w:rFonts w:ascii="Arial" w:eastAsia="Arial" w:hAnsi="Arial" w:cs="Arial"/>
                <w:spacing w:val="-1"/>
                <w:position w:val="-1"/>
                <w:sz w:val="12"/>
                <w:szCs w:val="12"/>
              </w:rPr>
              <w:t>B</w:t>
            </w:r>
            <w:r>
              <w:rPr>
                <w:rFonts w:ascii="Arial" w:eastAsia="Arial" w:hAnsi="Arial" w:cs="Arial"/>
                <w:position w:val="-1"/>
                <w:sz w:val="12"/>
                <w:szCs w:val="12"/>
              </w:rPr>
              <w:t>a</w:t>
            </w:r>
            <w:r>
              <w:rPr>
                <w:rFonts w:ascii="Arial" w:eastAsia="Arial" w:hAnsi="Arial" w:cs="Arial"/>
                <w:spacing w:val="2"/>
                <w:position w:val="-1"/>
                <w:sz w:val="12"/>
                <w:szCs w:val="12"/>
              </w:rPr>
              <w:t>i</w:t>
            </w:r>
            <w:r>
              <w:rPr>
                <w:rFonts w:ascii="Arial" w:eastAsia="Arial" w:hAnsi="Arial" w:cs="Arial"/>
                <w:position w:val="-1"/>
                <w:sz w:val="12"/>
                <w:szCs w:val="12"/>
              </w:rPr>
              <w:t>k_</w:t>
            </w:r>
            <w:r>
              <w:rPr>
                <w:rFonts w:ascii="Arial" w:eastAsia="Arial" w:hAnsi="Arial" w:cs="Arial"/>
                <w:spacing w:val="-1"/>
                <w:position w:val="-1"/>
                <w:sz w:val="12"/>
                <w:szCs w:val="12"/>
              </w:rPr>
              <w:t>S</w:t>
            </w:r>
            <w:r>
              <w:rPr>
                <w:rFonts w:ascii="Arial" w:eastAsia="Arial" w:hAnsi="Arial" w:cs="Arial"/>
                <w:position w:val="-1"/>
                <w:sz w:val="12"/>
                <w:szCs w:val="12"/>
              </w:rPr>
              <w:t>ek</w:t>
            </w:r>
            <w:r>
              <w:rPr>
                <w:rFonts w:ascii="Arial" w:eastAsia="Arial" w:hAnsi="Arial" w:cs="Arial"/>
                <w:spacing w:val="-2"/>
                <w:position w:val="-1"/>
                <w:sz w:val="12"/>
                <w:szCs w:val="12"/>
              </w:rPr>
              <w:t>a</w:t>
            </w:r>
            <w:r>
              <w:rPr>
                <w:rFonts w:ascii="Arial" w:eastAsia="Arial" w:hAnsi="Arial" w:cs="Arial"/>
                <w:position w:val="-1"/>
                <w:sz w:val="12"/>
                <w:szCs w:val="12"/>
              </w:rPr>
              <w:t>li</w:t>
            </w:r>
          </w:p>
          <w:p w14:paraId="495D2875" w14:textId="77777777" w:rsidR="00855DAC" w:rsidRDefault="00855DAC" w:rsidP="00124CB6">
            <w:pPr>
              <w:spacing w:before="31"/>
              <w:ind w:left="100"/>
              <w:rPr>
                <w:rFonts w:ascii="Arial" w:eastAsia="Arial" w:hAnsi="Arial" w:cs="Arial"/>
                <w:sz w:val="18"/>
                <w:szCs w:val="18"/>
              </w:rPr>
            </w:pPr>
            <w:r>
              <w:rPr>
                <w:rFonts w:ascii="Arial" w:eastAsia="Arial" w:hAnsi="Arial" w:cs="Arial"/>
                <w:sz w:val="18"/>
                <w:szCs w:val="18"/>
              </w:rPr>
              <w:t>=</w:t>
            </w:r>
            <w:r w:rsidR="00411CD2">
              <w:rPr>
                <w:rFonts w:ascii="Arial" w:eastAsia="Arial" w:hAnsi="Arial" w:cs="Arial"/>
                <w:sz w:val="18"/>
                <w:szCs w:val="18"/>
              </w:rPr>
              <w:t xml:space="preserve"> 1</w:t>
            </w:r>
          </w:p>
        </w:tc>
      </w:tr>
      <w:tr w:rsidR="00855DAC" w14:paraId="08E2B300" w14:textId="77777777" w:rsidTr="00124CB6">
        <w:trPr>
          <w:trHeight w:hRule="exact" w:val="247"/>
        </w:trPr>
        <w:tc>
          <w:tcPr>
            <w:tcW w:w="643" w:type="dxa"/>
            <w:tcBorders>
              <w:top w:val="single" w:sz="5" w:space="0" w:color="000000"/>
              <w:left w:val="single" w:sz="5" w:space="0" w:color="000000"/>
              <w:bottom w:val="single" w:sz="5" w:space="0" w:color="000000"/>
              <w:right w:val="single" w:sz="5" w:space="0" w:color="000000"/>
            </w:tcBorders>
          </w:tcPr>
          <w:p w14:paraId="2FAF8B67" w14:textId="77777777"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4</w:t>
            </w:r>
          </w:p>
        </w:tc>
        <w:tc>
          <w:tcPr>
            <w:tcW w:w="1481" w:type="dxa"/>
            <w:tcBorders>
              <w:top w:val="single" w:sz="5" w:space="0" w:color="000000"/>
              <w:left w:val="single" w:sz="5" w:space="0" w:color="000000"/>
              <w:bottom w:val="single" w:sz="5" w:space="0" w:color="000000"/>
              <w:right w:val="single" w:sz="5" w:space="0" w:color="000000"/>
            </w:tcBorders>
          </w:tcPr>
          <w:p w14:paraId="7C83B286"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B</w:t>
            </w:r>
          </w:p>
        </w:tc>
        <w:tc>
          <w:tcPr>
            <w:tcW w:w="449" w:type="dxa"/>
            <w:tcBorders>
              <w:top w:val="single" w:sz="5" w:space="0" w:color="000000"/>
              <w:left w:val="single" w:sz="5" w:space="0" w:color="000000"/>
              <w:bottom w:val="single" w:sz="5" w:space="0" w:color="000000"/>
              <w:right w:val="single" w:sz="5" w:space="0" w:color="000000"/>
            </w:tcBorders>
          </w:tcPr>
          <w:p w14:paraId="6364C327"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B9F8E67"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326DA17" w14:textId="77777777" w:rsidR="00855DAC" w:rsidRDefault="00411CD2" w:rsidP="00411CD2">
            <w:pPr>
              <w:jc w:val="center"/>
            </w:pPr>
            <w:r>
              <w:t>5</w:t>
            </w:r>
          </w:p>
        </w:tc>
        <w:tc>
          <w:tcPr>
            <w:tcW w:w="447" w:type="dxa"/>
            <w:tcBorders>
              <w:top w:val="single" w:sz="5" w:space="0" w:color="000000"/>
              <w:left w:val="single" w:sz="5" w:space="0" w:color="000000"/>
              <w:bottom w:val="single" w:sz="5" w:space="0" w:color="000000"/>
              <w:right w:val="single" w:sz="5" w:space="0" w:color="000000"/>
            </w:tcBorders>
          </w:tcPr>
          <w:p w14:paraId="24896193"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4571073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C2F89E7"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6CA151E"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199148F"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18B6AB09"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32CC4020"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0C4ECE1"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7DC06B18"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59D9857B"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B</w:t>
            </w:r>
            <w:r>
              <w:rPr>
                <w:rFonts w:ascii="Arial" w:eastAsia="Arial" w:hAnsi="Arial" w:cs="Arial"/>
                <w:sz w:val="18"/>
                <w:szCs w:val="18"/>
              </w:rPr>
              <w:t>=</w:t>
            </w:r>
            <w:r w:rsidR="00411CD2">
              <w:rPr>
                <w:rFonts w:ascii="Arial" w:eastAsia="Arial" w:hAnsi="Arial" w:cs="Arial"/>
                <w:sz w:val="18"/>
                <w:szCs w:val="18"/>
              </w:rPr>
              <w:t xml:space="preserve"> 5</w:t>
            </w:r>
          </w:p>
        </w:tc>
      </w:tr>
      <w:tr w:rsidR="00855DAC" w14:paraId="02C37E98" w14:textId="77777777" w:rsidTr="00124CB6">
        <w:trPr>
          <w:trHeight w:hRule="exact" w:val="487"/>
        </w:trPr>
        <w:tc>
          <w:tcPr>
            <w:tcW w:w="643" w:type="dxa"/>
            <w:tcBorders>
              <w:top w:val="single" w:sz="5" w:space="0" w:color="000000"/>
              <w:left w:val="single" w:sz="5" w:space="0" w:color="000000"/>
              <w:bottom w:val="single" w:sz="5" w:space="0" w:color="000000"/>
              <w:right w:val="single" w:sz="5" w:space="0" w:color="000000"/>
            </w:tcBorders>
          </w:tcPr>
          <w:p w14:paraId="7BF9CF61" w14:textId="77777777" w:rsidR="00855DAC" w:rsidRDefault="00855DAC" w:rsidP="00124CB6">
            <w:pPr>
              <w:spacing w:before="8" w:line="100" w:lineRule="exact"/>
              <w:rPr>
                <w:sz w:val="11"/>
                <w:szCs w:val="11"/>
              </w:rPr>
            </w:pPr>
          </w:p>
          <w:p w14:paraId="3995A7E9"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5</w:t>
            </w:r>
          </w:p>
        </w:tc>
        <w:tc>
          <w:tcPr>
            <w:tcW w:w="1481" w:type="dxa"/>
            <w:tcBorders>
              <w:top w:val="single" w:sz="5" w:space="0" w:color="000000"/>
              <w:left w:val="single" w:sz="5" w:space="0" w:color="000000"/>
              <w:bottom w:val="single" w:sz="5" w:space="0" w:color="000000"/>
              <w:right w:val="single" w:sz="5" w:space="0" w:color="000000"/>
            </w:tcBorders>
          </w:tcPr>
          <w:p w14:paraId="3D57703C" w14:textId="77777777" w:rsidR="00855DAC" w:rsidRDefault="00855DAC" w:rsidP="00124CB6">
            <w:pPr>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14:paraId="5E79786D" w14:textId="77777777" w:rsidR="00855DAC" w:rsidRDefault="00855DAC" w:rsidP="00124CB6">
            <w:pPr>
              <w:spacing w:before="30"/>
              <w:ind w:left="102"/>
              <w:rPr>
                <w:rFonts w:ascii="Arial" w:eastAsia="Arial" w:hAnsi="Arial" w:cs="Arial"/>
                <w:sz w:val="18"/>
                <w:szCs w:val="18"/>
              </w:rPr>
            </w:pPr>
            <w:r>
              <w:rPr>
                <w:rFonts w:ascii="Arial" w:eastAsia="Arial" w:hAnsi="Arial" w:cs="Arial"/>
                <w:sz w:val="18"/>
                <w:szCs w:val="18"/>
              </w:rPr>
              <w:t>B</w:t>
            </w:r>
            <w:r>
              <w:rPr>
                <w:rFonts w:ascii="Arial" w:eastAsia="Arial" w:hAnsi="Arial" w:cs="Arial"/>
                <w:spacing w:val="1"/>
                <w:sz w:val="18"/>
                <w:szCs w:val="18"/>
              </w:rPr>
              <w:t>ai</w:t>
            </w:r>
            <w:r>
              <w:rPr>
                <w:rFonts w:ascii="Arial" w:eastAsia="Arial" w:hAnsi="Arial" w:cs="Arial"/>
                <w:sz w:val="18"/>
                <w:szCs w:val="18"/>
              </w:rPr>
              <w:t>k</w:t>
            </w:r>
          </w:p>
        </w:tc>
        <w:tc>
          <w:tcPr>
            <w:tcW w:w="449" w:type="dxa"/>
            <w:tcBorders>
              <w:top w:val="single" w:sz="5" w:space="0" w:color="000000"/>
              <w:left w:val="single" w:sz="5" w:space="0" w:color="000000"/>
              <w:bottom w:val="single" w:sz="5" w:space="0" w:color="000000"/>
              <w:right w:val="single" w:sz="5" w:space="0" w:color="000000"/>
            </w:tcBorders>
          </w:tcPr>
          <w:p w14:paraId="750DC423"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2C2A6B0D"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7259A0C5" w14:textId="77777777" w:rsidR="00855DAC" w:rsidRDefault="00411CD2" w:rsidP="00411CD2">
            <w:pPr>
              <w:jc w:val="center"/>
            </w:pPr>
            <w:r>
              <w:t>2</w:t>
            </w:r>
          </w:p>
        </w:tc>
        <w:tc>
          <w:tcPr>
            <w:tcW w:w="447" w:type="dxa"/>
            <w:tcBorders>
              <w:top w:val="single" w:sz="5" w:space="0" w:color="000000"/>
              <w:left w:val="single" w:sz="5" w:space="0" w:color="000000"/>
              <w:bottom w:val="single" w:sz="5" w:space="0" w:color="000000"/>
              <w:right w:val="single" w:sz="5" w:space="0" w:color="000000"/>
            </w:tcBorders>
          </w:tcPr>
          <w:p w14:paraId="7379979B"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1ABA00D5"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CBEB807"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6BA6DDC6"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B96F13B"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68B171D2"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A687C32"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1571947C"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415A1883"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386B2DA9" w14:textId="77777777" w:rsidR="00855DAC" w:rsidRDefault="00855DAC" w:rsidP="00124CB6">
            <w:pPr>
              <w:ind w:left="100"/>
              <w:rPr>
                <w:rFonts w:ascii="Arial" w:eastAsia="Arial" w:hAnsi="Arial" w:cs="Arial"/>
                <w:sz w:val="18"/>
                <w:szCs w:val="18"/>
              </w:rPr>
            </w:pPr>
            <w:r>
              <w:rPr>
                <w:rFonts w:ascii="Arial" w:eastAsia="Arial" w:hAnsi="Arial" w:cs="Arial"/>
                <w:position w:val="1"/>
                <w:sz w:val="18"/>
                <w:szCs w:val="18"/>
              </w:rPr>
              <w:t>N</w:t>
            </w:r>
            <w:r>
              <w:rPr>
                <w:rFonts w:ascii="Arial" w:eastAsia="Arial" w:hAnsi="Arial" w:cs="Arial"/>
                <w:spacing w:val="-1"/>
                <w:sz w:val="12"/>
                <w:szCs w:val="12"/>
              </w:rPr>
              <w:t>B</w:t>
            </w:r>
            <w:r>
              <w:rPr>
                <w:rFonts w:ascii="Arial" w:eastAsia="Arial" w:hAnsi="Arial" w:cs="Arial"/>
                <w:sz w:val="12"/>
                <w:szCs w:val="12"/>
              </w:rPr>
              <w:t>a</w:t>
            </w:r>
            <w:r>
              <w:rPr>
                <w:rFonts w:ascii="Arial" w:eastAsia="Arial" w:hAnsi="Arial" w:cs="Arial"/>
                <w:spacing w:val="2"/>
                <w:sz w:val="12"/>
                <w:szCs w:val="12"/>
              </w:rPr>
              <w:t>i</w:t>
            </w:r>
            <w:r>
              <w:rPr>
                <w:rFonts w:ascii="Arial" w:eastAsia="Arial" w:hAnsi="Arial" w:cs="Arial"/>
                <w:sz w:val="12"/>
                <w:szCs w:val="12"/>
              </w:rPr>
              <w:t>k</w:t>
            </w:r>
            <w:r>
              <w:rPr>
                <w:rFonts w:ascii="Arial" w:eastAsia="Arial" w:hAnsi="Arial" w:cs="Arial"/>
                <w:spacing w:val="17"/>
                <w:sz w:val="12"/>
                <w:szCs w:val="12"/>
              </w:rPr>
              <w:t xml:space="preserve"> </w:t>
            </w:r>
            <w:r>
              <w:rPr>
                <w:rFonts w:ascii="Arial" w:eastAsia="Arial" w:hAnsi="Arial" w:cs="Arial"/>
                <w:position w:val="1"/>
                <w:sz w:val="18"/>
                <w:szCs w:val="18"/>
              </w:rPr>
              <w:t>=</w:t>
            </w:r>
            <w:r w:rsidR="00411CD2">
              <w:rPr>
                <w:rFonts w:ascii="Arial" w:eastAsia="Arial" w:hAnsi="Arial" w:cs="Arial"/>
                <w:position w:val="1"/>
                <w:sz w:val="18"/>
                <w:szCs w:val="18"/>
              </w:rPr>
              <w:t xml:space="preserve"> 5</w:t>
            </w:r>
          </w:p>
        </w:tc>
      </w:tr>
      <w:tr w:rsidR="00855DAC" w14:paraId="70581A43" w14:textId="77777777" w:rsidTr="00124CB6">
        <w:trPr>
          <w:trHeight w:hRule="exact" w:val="247"/>
        </w:trPr>
        <w:tc>
          <w:tcPr>
            <w:tcW w:w="643" w:type="dxa"/>
            <w:tcBorders>
              <w:top w:val="single" w:sz="5" w:space="0" w:color="000000"/>
              <w:left w:val="single" w:sz="5" w:space="0" w:color="000000"/>
              <w:bottom w:val="single" w:sz="5" w:space="0" w:color="000000"/>
              <w:right w:val="single" w:sz="5" w:space="0" w:color="000000"/>
            </w:tcBorders>
          </w:tcPr>
          <w:p w14:paraId="20DC4AAA" w14:textId="77777777" w:rsidR="00855DAC" w:rsidRDefault="00855DAC" w:rsidP="00124CB6">
            <w:pPr>
              <w:spacing w:line="200" w:lineRule="exact"/>
              <w:ind w:left="230" w:right="235"/>
              <w:jc w:val="center"/>
              <w:rPr>
                <w:rFonts w:ascii="Arial" w:eastAsia="Arial" w:hAnsi="Arial" w:cs="Arial"/>
                <w:sz w:val="18"/>
                <w:szCs w:val="18"/>
              </w:rPr>
            </w:pPr>
            <w:r>
              <w:rPr>
                <w:rFonts w:ascii="Arial" w:eastAsia="Arial" w:hAnsi="Arial" w:cs="Arial"/>
                <w:sz w:val="18"/>
                <w:szCs w:val="18"/>
              </w:rPr>
              <w:t>6</w:t>
            </w:r>
          </w:p>
        </w:tc>
        <w:tc>
          <w:tcPr>
            <w:tcW w:w="1481" w:type="dxa"/>
            <w:tcBorders>
              <w:top w:val="single" w:sz="5" w:space="0" w:color="000000"/>
              <w:left w:val="single" w:sz="5" w:space="0" w:color="000000"/>
              <w:bottom w:val="single" w:sz="5" w:space="0" w:color="000000"/>
              <w:right w:val="single" w:sz="5" w:space="0" w:color="000000"/>
            </w:tcBorders>
          </w:tcPr>
          <w:p w14:paraId="3E290D23"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r>
              <w:rPr>
                <w:rFonts w:ascii="Arial" w:eastAsia="Arial" w:hAnsi="Arial" w:cs="Arial"/>
                <w:spacing w:val="-1"/>
                <w:sz w:val="18"/>
                <w:szCs w:val="18"/>
              </w:rPr>
              <w:t xml:space="preserve"> </w:t>
            </w:r>
            <w:r>
              <w:rPr>
                <w:rFonts w:ascii="Arial" w:eastAsia="Arial" w:hAnsi="Arial" w:cs="Arial"/>
                <w:sz w:val="18"/>
                <w:szCs w:val="18"/>
              </w:rPr>
              <w:t>C</w:t>
            </w:r>
          </w:p>
        </w:tc>
        <w:tc>
          <w:tcPr>
            <w:tcW w:w="449" w:type="dxa"/>
            <w:tcBorders>
              <w:top w:val="single" w:sz="5" w:space="0" w:color="000000"/>
              <w:left w:val="single" w:sz="5" w:space="0" w:color="000000"/>
              <w:bottom w:val="single" w:sz="5" w:space="0" w:color="000000"/>
              <w:right w:val="single" w:sz="5" w:space="0" w:color="000000"/>
            </w:tcBorders>
          </w:tcPr>
          <w:p w14:paraId="47E9DD18"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1D3B257"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16D9E87" w14:textId="77777777"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14:paraId="456782AD"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2F0CF453"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F05E6F3"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4079C71A"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AD80D95"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6D8DDE80"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69DB860"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BB74006"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601FF77A"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4565E03B"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position w:val="-1"/>
                <w:sz w:val="12"/>
                <w:szCs w:val="12"/>
              </w:rPr>
              <w:t>C</w:t>
            </w:r>
            <w:r>
              <w:rPr>
                <w:rFonts w:ascii="Arial" w:eastAsia="Arial" w:hAnsi="Arial" w:cs="Arial"/>
                <w:sz w:val="18"/>
                <w:szCs w:val="18"/>
              </w:rPr>
              <w:t>=</w:t>
            </w:r>
            <w:r w:rsidR="00411CD2">
              <w:rPr>
                <w:rFonts w:ascii="Arial" w:eastAsia="Arial" w:hAnsi="Arial" w:cs="Arial"/>
                <w:sz w:val="18"/>
                <w:szCs w:val="18"/>
              </w:rPr>
              <w:t xml:space="preserve"> 0</w:t>
            </w:r>
          </w:p>
        </w:tc>
      </w:tr>
      <w:tr w:rsidR="00855DAC" w14:paraId="5AC0AF63" w14:textId="77777777" w:rsidTr="00124CB6">
        <w:trPr>
          <w:trHeight w:hRule="exact" w:val="487"/>
        </w:trPr>
        <w:tc>
          <w:tcPr>
            <w:tcW w:w="643" w:type="dxa"/>
            <w:tcBorders>
              <w:top w:val="single" w:sz="5" w:space="0" w:color="000000"/>
              <w:left w:val="single" w:sz="5" w:space="0" w:color="000000"/>
              <w:bottom w:val="single" w:sz="5" w:space="0" w:color="000000"/>
              <w:right w:val="single" w:sz="5" w:space="0" w:color="000000"/>
            </w:tcBorders>
          </w:tcPr>
          <w:p w14:paraId="7EF46C94" w14:textId="77777777" w:rsidR="00855DAC" w:rsidRDefault="00855DAC" w:rsidP="00124CB6">
            <w:pPr>
              <w:spacing w:before="8" w:line="100" w:lineRule="exact"/>
              <w:rPr>
                <w:sz w:val="11"/>
                <w:szCs w:val="11"/>
              </w:rPr>
            </w:pPr>
          </w:p>
          <w:p w14:paraId="01F66DDE"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7</w:t>
            </w:r>
          </w:p>
        </w:tc>
        <w:tc>
          <w:tcPr>
            <w:tcW w:w="1481" w:type="dxa"/>
            <w:tcBorders>
              <w:top w:val="single" w:sz="5" w:space="0" w:color="000000"/>
              <w:left w:val="single" w:sz="5" w:space="0" w:color="000000"/>
              <w:bottom w:val="single" w:sz="5" w:space="0" w:color="000000"/>
              <w:right w:val="single" w:sz="5" w:space="0" w:color="000000"/>
            </w:tcBorders>
          </w:tcPr>
          <w:p w14:paraId="65E19A1D"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z w:val="18"/>
                <w:szCs w:val="18"/>
              </w:rPr>
              <w:t>i</w:t>
            </w:r>
          </w:p>
          <w:p w14:paraId="1AE23AC8" w14:textId="77777777" w:rsidR="00855DAC" w:rsidRDefault="00855DAC" w:rsidP="00124CB6">
            <w:pPr>
              <w:spacing w:before="33"/>
              <w:ind w:left="102"/>
              <w:rPr>
                <w:rFonts w:ascii="Arial" w:eastAsia="Arial" w:hAnsi="Arial" w:cs="Arial"/>
                <w:sz w:val="18"/>
                <w:szCs w:val="18"/>
              </w:rPr>
            </w:pPr>
            <w:r>
              <w:rPr>
                <w:rFonts w:ascii="Arial" w:eastAsia="Arial" w:hAnsi="Arial" w:cs="Arial"/>
                <w:spacing w:val="-4"/>
                <w:sz w:val="18"/>
                <w:szCs w:val="18"/>
              </w:rPr>
              <w:t>M</w:t>
            </w:r>
            <w:r>
              <w:rPr>
                <w:rFonts w:ascii="Arial" w:eastAsia="Arial" w:hAnsi="Arial" w:cs="Arial"/>
                <w:spacing w:val="1"/>
                <w:sz w:val="18"/>
                <w:szCs w:val="18"/>
              </w:rPr>
              <w:t>inimu</w:t>
            </w:r>
            <w:r>
              <w:rPr>
                <w:rFonts w:ascii="Arial" w:eastAsia="Arial" w:hAnsi="Arial" w:cs="Arial"/>
                <w:sz w:val="18"/>
                <w:szCs w:val="18"/>
              </w:rPr>
              <w:t>m</w:t>
            </w:r>
          </w:p>
        </w:tc>
        <w:tc>
          <w:tcPr>
            <w:tcW w:w="449" w:type="dxa"/>
            <w:tcBorders>
              <w:top w:val="single" w:sz="5" w:space="0" w:color="000000"/>
              <w:left w:val="single" w:sz="5" w:space="0" w:color="000000"/>
              <w:bottom w:val="single" w:sz="5" w:space="0" w:color="000000"/>
              <w:right w:val="single" w:sz="5" w:space="0" w:color="000000"/>
            </w:tcBorders>
          </w:tcPr>
          <w:p w14:paraId="73F5D8E1"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398E21D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CB59A9D" w14:textId="77777777"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14:paraId="7DF93A85"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5D46F714"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681905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338BE7F3"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94E168B"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63C38DFD"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02B054A"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D76D4AD"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02C9E72A"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16B5E28B"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2"/>
                <w:position w:val="-1"/>
                <w:sz w:val="12"/>
                <w:szCs w:val="12"/>
              </w:rPr>
              <w:t>M</w:t>
            </w:r>
            <w:r>
              <w:rPr>
                <w:rFonts w:ascii="Arial" w:eastAsia="Arial" w:hAnsi="Arial" w:cs="Arial"/>
                <w:sz w:val="18"/>
                <w:szCs w:val="18"/>
              </w:rPr>
              <w:t>=</w:t>
            </w:r>
            <w:r w:rsidR="00411CD2">
              <w:rPr>
                <w:rFonts w:ascii="Arial" w:eastAsia="Arial" w:hAnsi="Arial" w:cs="Arial"/>
                <w:sz w:val="18"/>
                <w:szCs w:val="18"/>
              </w:rPr>
              <w:t xml:space="preserve"> 0</w:t>
            </w:r>
          </w:p>
        </w:tc>
      </w:tr>
      <w:tr w:rsidR="00855DAC" w14:paraId="290B07D2" w14:textId="77777777" w:rsidTr="00124CB6">
        <w:trPr>
          <w:trHeight w:hRule="exact" w:val="1685"/>
        </w:trPr>
        <w:tc>
          <w:tcPr>
            <w:tcW w:w="643" w:type="dxa"/>
            <w:tcBorders>
              <w:top w:val="single" w:sz="5" w:space="0" w:color="000000"/>
              <w:left w:val="single" w:sz="5" w:space="0" w:color="000000"/>
              <w:bottom w:val="single" w:sz="5" w:space="0" w:color="000000"/>
              <w:right w:val="single" w:sz="5" w:space="0" w:color="000000"/>
            </w:tcBorders>
          </w:tcPr>
          <w:p w14:paraId="2D153EFC" w14:textId="77777777" w:rsidR="00855DAC" w:rsidRDefault="00855DAC" w:rsidP="00124CB6">
            <w:pPr>
              <w:spacing w:before="4" w:line="100" w:lineRule="exact"/>
              <w:rPr>
                <w:sz w:val="11"/>
                <w:szCs w:val="11"/>
              </w:rPr>
            </w:pPr>
          </w:p>
          <w:p w14:paraId="231E111B" w14:textId="77777777" w:rsidR="00855DAC" w:rsidRDefault="00855DAC" w:rsidP="00124CB6">
            <w:pPr>
              <w:spacing w:line="200" w:lineRule="exact"/>
            </w:pPr>
          </w:p>
          <w:p w14:paraId="5382FE31" w14:textId="77777777" w:rsidR="00855DAC" w:rsidRDefault="00855DAC" w:rsidP="00124CB6">
            <w:pPr>
              <w:spacing w:line="200" w:lineRule="exact"/>
            </w:pPr>
          </w:p>
          <w:p w14:paraId="635E7F48" w14:textId="77777777" w:rsidR="00855DAC" w:rsidRDefault="00855DAC" w:rsidP="00124CB6">
            <w:pPr>
              <w:spacing w:line="200" w:lineRule="exact"/>
            </w:pPr>
          </w:p>
          <w:p w14:paraId="3B45D30F" w14:textId="77777777" w:rsidR="00855DAC" w:rsidRDefault="00855DAC" w:rsidP="00124CB6">
            <w:pPr>
              <w:ind w:left="230" w:right="235"/>
              <w:jc w:val="center"/>
              <w:rPr>
                <w:rFonts w:ascii="Arial" w:eastAsia="Arial" w:hAnsi="Arial" w:cs="Arial"/>
                <w:sz w:val="18"/>
                <w:szCs w:val="18"/>
              </w:rPr>
            </w:pPr>
            <w:r>
              <w:rPr>
                <w:rFonts w:ascii="Arial" w:eastAsia="Arial" w:hAnsi="Arial" w:cs="Arial"/>
                <w:sz w:val="18"/>
                <w:szCs w:val="18"/>
              </w:rPr>
              <w:t>8</w:t>
            </w:r>
          </w:p>
        </w:tc>
        <w:tc>
          <w:tcPr>
            <w:tcW w:w="1481" w:type="dxa"/>
            <w:tcBorders>
              <w:top w:val="single" w:sz="5" w:space="0" w:color="000000"/>
              <w:left w:val="single" w:sz="5" w:space="0" w:color="000000"/>
              <w:bottom w:val="single" w:sz="5" w:space="0" w:color="000000"/>
              <w:right w:val="single" w:sz="5" w:space="0" w:color="000000"/>
            </w:tcBorders>
          </w:tcPr>
          <w:p w14:paraId="00BEC17E" w14:textId="77777777" w:rsidR="00855DAC" w:rsidRDefault="00855DAC" w:rsidP="00124CB6">
            <w:pPr>
              <w:spacing w:line="200" w:lineRule="exact"/>
              <w:ind w:left="102"/>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ida</w:t>
            </w:r>
            <w:r>
              <w:rPr>
                <w:rFonts w:ascii="Arial" w:eastAsia="Arial" w:hAnsi="Arial" w:cs="Arial"/>
                <w:sz w:val="18"/>
                <w:szCs w:val="18"/>
              </w:rPr>
              <w:t>k</w:t>
            </w:r>
          </w:p>
          <w:p w14:paraId="3111A67D" w14:textId="77777777" w:rsidR="00855DAC" w:rsidRDefault="00855DAC" w:rsidP="00124CB6">
            <w:pPr>
              <w:spacing w:before="30" w:line="276" w:lineRule="auto"/>
              <w:ind w:left="102" w:right="125"/>
              <w:rPr>
                <w:rFonts w:ascii="Arial" w:eastAsia="Arial" w:hAnsi="Arial" w:cs="Arial"/>
                <w:sz w:val="18"/>
                <w:szCs w:val="18"/>
              </w:rPr>
            </w:pPr>
            <w:r>
              <w:rPr>
                <w:rFonts w:ascii="Arial" w:eastAsia="Arial" w:hAnsi="Arial" w:cs="Arial"/>
                <w:spacing w:val="-2"/>
                <w:sz w:val="18"/>
                <w:szCs w:val="18"/>
              </w:rPr>
              <w:t>T</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ak</w:t>
            </w:r>
            <w:r>
              <w:rPr>
                <w:rFonts w:ascii="Arial" w:eastAsia="Arial" w:hAnsi="Arial" w:cs="Arial"/>
                <w:sz w:val="18"/>
                <w:szCs w:val="18"/>
              </w:rPr>
              <w:t>r</w:t>
            </w:r>
            <w:r>
              <w:rPr>
                <w:rFonts w:ascii="Arial" w:eastAsia="Arial" w:hAnsi="Arial" w:cs="Arial"/>
                <w:spacing w:val="1"/>
                <w:sz w:val="18"/>
                <w:szCs w:val="18"/>
              </w:rPr>
              <w:t>edi</w:t>
            </w:r>
            <w:r>
              <w:rPr>
                <w:rFonts w:ascii="Arial" w:eastAsia="Arial" w:hAnsi="Arial" w:cs="Arial"/>
                <w:spacing w:val="-2"/>
                <w:sz w:val="18"/>
                <w:szCs w:val="18"/>
              </w:rPr>
              <w:t>t</w:t>
            </w:r>
            <w:r>
              <w:rPr>
                <w:rFonts w:ascii="Arial" w:eastAsia="Arial" w:hAnsi="Arial" w:cs="Arial"/>
                <w:spacing w:val="1"/>
                <w:sz w:val="18"/>
                <w:szCs w:val="18"/>
              </w:rPr>
              <w:t>as</w:t>
            </w:r>
            <w:r>
              <w:rPr>
                <w:rFonts w:ascii="Arial" w:eastAsia="Arial" w:hAnsi="Arial" w:cs="Arial"/>
                <w:spacing w:val="-2"/>
                <w:sz w:val="18"/>
                <w:szCs w:val="18"/>
              </w:rPr>
              <w:t>i</w:t>
            </w:r>
            <w:r>
              <w:rPr>
                <w:rFonts w:ascii="Arial" w:eastAsia="Arial" w:hAnsi="Arial" w:cs="Arial"/>
                <w:sz w:val="18"/>
                <w:szCs w:val="18"/>
              </w:rPr>
              <w:t>/ K</w:t>
            </w:r>
            <w:r>
              <w:rPr>
                <w:rFonts w:ascii="Arial" w:eastAsia="Arial" w:hAnsi="Arial" w:cs="Arial"/>
                <w:spacing w:val="1"/>
                <w:sz w:val="18"/>
                <w:szCs w:val="18"/>
              </w:rPr>
              <w:t>adal</w:t>
            </w:r>
            <w:r>
              <w:rPr>
                <w:rFonts w:ascii="Arial" w:eastAsia="Arial" w:hAnsi="Arial" w:cs="Arial"/>
                <w:spacing w:val="-2"/>
                <w:sz w:val="18"/>
                <w:szCs w:val="18"/>
              </w:rPr>
              <w:t>u</w:t>
            </w:r>
            <w:r>
              <w:rPr>
                <w:rFonts w:ascii="Arial" w:eastAsia="Arial" w:hAnsi="Arial" w:cs="Arial"/>
                <w:spacing w:val="1"/>
                <w:sz w:val="18"/>
                <w:szCs w:val="18"/>
              </w:rPr>
              <w:t>a</w:t>
            </w:r>
            <w:r>
              <w:rPr>
                <w:rFonts w:ascii="Arial" w:eastAsia="Arial" w:hAnsi="Arial" w:cs="Arial"/>
                <w:sz w:val="18"/>
                <w:szCs w:val="18"/>
              </w:rPr>
              <w:t>r</w:t>
            </w:r>
            <w:r>
              <w:rPr>
                <w:rFonts w:ascii="Arial" w:eastAsia="Arial" w:hAnsi="Arial" w:cs="Arial"/>
                <w:spacing w:val="-1"/>
                <w:sz w:val="18"/>
                <w:szCs w:val="18"/>
              </w:rPr>
              <w:t>s</w:t>
            </w:r>
            <w:r>
              <w:rPr>
                <w:rFonts w:ascii="Arial" w:eastAsia="Arial" w:hAnsi="Arial" w:cs="Arial"/>
                <w:spacing w:val="2"/>
                <w:sz w:val="18"/>
                <w:szCs w:val="18"/>
              </w:rPr>
              <w:t>a</w:t>
            </w:r>
            <w:r>
              <w:rPr>
                <w:rFonts w:ascii="Arial" w:eastAsia="Arial" w:hAnsi="Arial" w:cs="Arial"/>
                <w:sz w:val="18"/>
                <w:szCs w:val="18"/>
              </w:rPr>
              <w:t>/</w:t>
            </w:r>
            <w:r>
              <w:rPr>
                <w:rFonts w:ascii="Arial" w:eastAsia="Arial" w:hAnsi="Arial" w:cs="Arial"/>
                <w:spacing w:val="-2"/>
                <w:sz w:val="18"/>
                <w:szCs w:val="18"/>
              </w:rPr>
              <w:t>T</w:t>
            </w:r>
            <w:r>
              <w:rPr>
                <w:rFonts w:ascii="Arial" w:eastAsia="Arial" w:hAnsi="Arial" w:cs="Arial"/>
                <w:spacing w:val="1"/>
                <w:sz w:val="18"/>
                <w:szCs w:val="18"/>
              </w:rPr>
              <w:t>i</w:t>
            </w:r>
            <w:r>
              <w:rPr>
                <w:rFonts w:ascii="Arial" w:eastAsia="Arial" w:hAnsi="Arial" w:cs="Arial"/>
                <w:sz w:val="18"/>
                <w:szCs w:val="18"/>
              </w:rPr>
              <w:t xml:space="preserve">d </w:t>
            </w:r>
            <w:r>
              <w:rPr>
                <w:rFonts w:ascii="Arial" w:eastAsia="Arial" w:hAnsi="Arial" w:cs="Arial"/>
                <w:spacing w:val="1"/>
                <w:sz w:val="18"/>
                <w:szCs w:val="18"/>
              </w:rPr>
              <w:t>a</w:t>
            </w:r>
            <w:r>
              <w:rPr>
                <w:rFonts w:ascii="Arial" w:eastAsia="Arial" w:hAnsi="Arial" w:cs="Arial"/>
                <w:sz w:val="18"/>
                <w:szCs w:val="18"/>
              </w:rPr>
              <w:t>k</w:t>
            </w:r>
            <w:r>
              <w:rPr>
                <w:rFonts w:ascii="Arial" w:eastAsia="Arial" w:hAnsi="Arial" w:cs="Arial"/>
                <w:spacing w:val="1"/>
                <w:sz w:val="18"/>
                <w:szCs w:val="18"/>
              </w:rPr>
              <w:t xml:space="preserve"> </w:t>
            </w:r>
            <w:r>
              <w:rPr>
                <w:rFonts w:ascii="Arial" w:eastAsia="Arial" w:hAnsi="Arial" w:cs="Arial"/>
                <w:spacing w:val="-1"/>
                <w:sz w:val="18"/>
                <w:szCs w:val="18"/>
              </w:rPr>
              <w:t>m</w:t>
            </w:r>
            <w:r>
              <w:rPr>
                <w:rFonts w:ascii="Arial" w:eastAsia="Arial" w:hAnsi="Arial" w:cs="Arial"/>
                <w:spacing w:val="1"/>
                <w:sz w:val="18"/>
                <w:szCs w:val="18"/>
              </w:rPr>
              <w:t>e</w:t>
            </w:r>
            <w:r>
              <w:rPr>
                <w:rFonts w:ascii="Arial" w:eastAsia="Arial" w:hAnsi="Arial" w:cs="Arial"/>
                <w:spacing w:val="-1"/>
                <w:sz w:val="18"/>
                <w:szCs w:val="18"/>
              </w:rPr>
              <w:t>m</w:t>
            </w:r>
            <w:r>
              <w:rPr>
                <w:rFonts w:ascii="Arial" w:eastAsia="Arial" w:hAnsi="Arial" w:cs="Arial"/>
                <w:spacing w:val="1"/>
                <w:sz w:val="18"/>
                <w:szCs w:val="18"/>
              </w:rPr>
              <w:t>enu</w:t>
            </w:r>
            <w:r>
              <w:rPr>
                <w:rFonts w:ascii="Arial" w:eastAsia="Arial" w:hAnsi="Arial" w:cs="Arial"/>
                <w:spacing w:val="-2"/>
                <w:sz w:val="18"/>
                <w:szCs w:val="18"/>
              </w:rPr>
              <w:t>h</w:t>
            </w:r>
            <w:r>
              <w:rPr>
                <w:rFonts w:ascii="Arial" w:eastAsia="Arial" w:hAnsi="Arial" w:cs="Arial"/>
                <w:sz w:val="18"/>
                <w:szCs w:val="18"/>
              </w:rPr>
              <w:t>i S</w:t>
            </w:r>
            <w:r>
              <w:rPr>
                <w:rFonts w:ascii="Arial" w:eastAsia="Arial" w:hAnsi="Arial" w:cs="Arial"/>
                <w:spacing w:val="-1"/>
                <w:sz w:val="18"/>
                <w:szCs w:val="18"/>
              </w:rPr>
              <w:t>y</w:t>
            </w:r>
            <w:r>
              <w:rPr>
                <w:rFonts w:ascii="Arial" w:eastAsia="Arial" w:hAnsi="Arial" w:cs="Arial"/>
                <w:spacing w:val="1"/>
                <w:sz w:val="18"/>
                <w:szCs w:val="18"/>
              </w:rPr>
              <w:t>a</w:t>
            </w:r>
            <w:r>
              <w:rPr>
                <w:rFonts w:ascii="Arial" w:eastAsia="Arial" w:hAnsi="Arial" w:cs="Arial"/>
                <w:sz w:val="18"/>
                <w:szCs w:val="18"/>
              </w:rPr>
              <w:t>r</w:t>
            </w:r>
            <w:r>
              <w:rPr>
                <w:rFonts w:ascii="Arial" w:eastAsia="Arial" w:hAnsi="Arial" w:cs="Arial"/>
                <w:spacing w:val="1"/>
                <w:sz w:val="18"/>
                <w:szCs w:val="18"/>
              </w:rPr>
              <w:t>a</w:t>
            </w:r>
            <w:r>
              <w:rPr>
                <w:rFonts w:ascii="Arial" w:eastAsia="Arial" w:hAnsi="Arial" w:cs="Arial"/>
                <w:sz w:val="18"/>
                <w:szCs w:val="18"/>
              </w:rPr>
              <w:t>t P</w:t>
            </w:r>
            <w:r>
              <w:rPr>
                <w:rFonts w:ascii="Arial" w:eastAsia="Arial" w:hAnsi="Arial" w:cs="Arial"/>
                <w:spacing w:val="1"/>
                <w:sz w:val="18"/>
                <w:szCs w:val="18"/>
              </w:rPr>
              <w:t>e</w:t>
            </w:r>
            <w:r>
              <w:rPr>
                <w:rFonts w:ascii="Arial" w:eastAsia="Arial" w:hAnsi="Arial" w:cs="Arial"/>
                <w:sz w:val="18"/>
                <w:szCs w:val="18"/>
              </w:rPr>
              <w:t>r</w:t>
            </w:r>
            <w:r>
              <w:rPr>
                <w:rFonts w:ascii="Arial" w:eastAsia="Arial" w:hAnsi="Arial" w:cs="Arial"/>
                <w:spacing w:val="1"/>
                <w:sz w:val="18"/>
                <w:szCs w:val="18"/>
              </w:rPr>
              <w:t>in</w:t>
            </w:r>
            <w:r>
              <w:rPr>
                <w:rFonts w:ascii="Arial" w:eastAsia="Arial" w:hAnsi="Arial" w:cs="Arial"/>
                <w:spacing w:val="-2"/>
                <w:sz w:val="18"/>
                <w:szCs w:val="18"/>
              </w:rPr>
              <w:t>g</w:t>
            </w:r>
            <w:r>
              <w:rPr>
                <w:rFonts w:ascii="Arial" w:eastAsia="Arial" w:hAnsi="Arial" w:cs="Arial"/>
                <w:spacing w:val="1"/>
                <w:sz w:val="18"/>
                <w:szCs w:val="18"/>
              </w:rPr>
              <w:t>ka</w:t>
            </w:r>
            <w:r>
              <w:rPr>
                <w:rFonts w:ascii="Arial" w:eastAsia="Arial" w:hAnsi="Arial" w:cs="Arial"/>
                <w:sz w:val="18"/>
                <w:szCs w:val="18"/>
              </w:rPr>
              <w:t>t A</w:t>
            </w:r>
            <w:r>
              <w:rPr>
                <w:rFonts w:ascii="Arial" w:eastAsia="Arial" w:hAnsi="Arial" w:cs="Arial"/>
                <w:spacing w:val="1"/>
                <w:sz w:val="18"/>
                <w:szCs w:val="18"/>
              </w:rPr>
              <w:t>k</w:t>
            </w:r>
            <w:r>
              <w:rPr>
                <w:rFonts w:ascii="Arial" w:eastAsia="Arial" w:hAnsi="Arial" w:cs="Arial"/>
                <w:sz w:val="18"/>
                <w:szCs w:val="18"/>
              </w:rPr>
              <w:t>r</w:t>
            </w:r>
            <w:r>
              <w:rPr>
                <w:rFonts w:ascii="Arial" w:eastAsia="Arial" w:hAnsi="Arial" w:cs="Arial"/>
                <w:spacing w:val="1"/>
                <w:sz w:val="18"/>
                <w:szCs w:val="18"/>
              </w:rPr>
              <w:t>ed</w:t>
            </w:r>
            <w:r>
              <w:rPr>
                <w:rFonts w:ascii="Arial" w:eastAsia="Arial" w:hAnsi="Arial" w:cs="Arial"/>
                <w:spacing w:val="-2"/>
                <w:sz w:val="18"/>
                <w:szCs w:val="18"/>
              </w:rPr>
              <w:t>i</w:t>
            </w:r>
            <w:r>
              <w:rPr>
                <w:rFonts w:ascii="Arial" w:eastAsia="Arial" w:hAnsi="Arial" w:cs="Arial"/>
                <w:sz w:val="18"/>
                <w:szCs w:val="18"/>
              </w:rPr>
              <w:t>t</w:t>
            </w:r>
            <w:r>
              <w:rPr>
                <w:rFonts w:ascii="Arial" w:eastAsia="Arial" w:hAnsi="Arial" w:cs="Arial"/>
                <w:spacing w:val="1"/>
                <w:sz w:val="18"/>
                <w:szCs w:val="18"/>
              </w:rPr>
              <w:t>a</w:t>
            </w:r>
            <w:r>
              <w:rPr>
                <w:rFonts w:ascii="Arial" w:eastAsia="Arial" w:hAnsi="Arial" w:cs="Arial"/>
                <w:spacing w:val="-1"/>
                <w:sz w:val="18"/>
                <w:szCs w:val="18"/>
              </w:rPr>
              <w:t>s</w:t>
            </w:r>
            <w:r>
              <w:rPr>
                <w:rFonts w:ascii="Arial" w:eastAsia="Arial" w:hAnsi="Arial" w:cs="Arial"/>
                <w:sz w:val="18"/>
                <w:szCs w:val="18"/>
              </w:rPr>
              <w:t>i</w:t>
            </w:r>
          </w:p>
        </w:tc>
        <w:tc>
          <w:tcPr>
            <w:tcW w:w="449" w:type="dxa"/>
            <w:tcBorders>
              <w:top w:val="single" w:sz="5" w:space="0" w:color="000000"/>
              <w:left w:val="single" w:sz="5" w:space="0" w:color="000000"/>
              <w:bottom w:val="single" w:sz="5" w:space="0" w:color="000000"/>
              <w:right w:val="single" w:sz="5" w:space="0" w:color="000000"/>
            </w:tcBorders>
          </w:tcPr>
          <w:p w14:paraId="0D2CC73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9E3DBCB"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573C32B" w14:textId="77777777" w:rsidR="00855DAC" w:rsidRDefault="00855DAC" w:rsidP="00411CD2">
            <w:pPr>
              <w:jc w:val="center"/>
            </w:pPr>
          </w:p>
        </w:tc>
        <w:tc>
          <w:tcPr>
            <w:tcW w:w="447" w:type="dxa"/>
            <w:tcBorders>
              <w:top w:val="single" w:sz="5" w:space="0" w:color="000000"/>
              <w:left w:val="single" w:sz="5" w:space="0" w:color="000000"/>
              <w:bottom w:val="single" w:sz="5" w:space="0" w:color="000000"/>
              <w:right w:val="single" w:sz="5" w:space="0" w:color="000000"/>
            </w:tcBorders>
          </w:tcPr>
          <w:p w14:paraId="4512FE3B"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04B00912"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7058BB6C"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171B0DCE"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03ED5D26"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441B2EF4"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61E530AA" w14:textId="77777777" w:rsidR="00855DAC" w:rsidRDefault="00855DAC" w:rsidP="00411CD2">
            <w:pPr>
              <w:jc w:val="center"/>
            </w:pPr>
          </w:p>
        </w:tc>
        <w:tc>
          <w:tcPr>
            <w:tcW w:w="446" w:type="dxa"/>
            <w:tcBorders>
              <w:top w:val="single" w:sz="5" w:space="0" w:color="000000"/>
              <w:left w:val="single" w:sz="5" w:space="0" w:color="000000"/>
              <w:bottom w:val="single" w:sz="5" w:space="0" w:color="000000"/>
              <w:right w:val="single" w:sz="5" w:space="0" w:color="000000"/>
            </w:tcBorders>
          </w:tcPr>
          <w:p w14:paraId="3088C46C" w14:textId="77777777" w:rsidR="00855DAC" w:rsidRDefault="00855DAC" w:rsidP="00411CD2">
            <w:pPr>
              <w:jc w:val="center"/>
            </w:pPr>
          </w:p>
        </w:tc>
        <w:tc>
          <w:tcPr>
            <w:tcW w:w="449" w:type="dxa"/>
            <w:tcBorders>
              <w:top w:val="single" w:sz="5" w:space="0" w:color="000000"/>
              <w:left w:val="single" w:sz="5" w:space="0" w:color="000000"/>
              <w:bottom w:val="single" w:sz="5" w:space="0" w:color="000000"/>
              <w:right w:val="single" w:sz="5" w:space="0" w:color="000000"/>
            </w:tcBorders>
          </w:tcPr>
          <w:p w14:paraId="09E434D6" w14:textId="77777777" w:rsidR="00855DAC" w:rsidRDefault="00855DAC" w:rsidP="00411CD2">
            <w:pPr>
              <w:jc w:val="center"/>
            </w:pPr>
          </w:p>
        </w:tc>
        <w:tc>
          <w:tcPr>
            <w:tcW w:w="1126" w:type="dxa"/>
            <w:tcBorders>
              <w:top w:val="single" w:sz="5" w:space="0" w:color="000000"/>
              <w:left w:val="single" w:sz="5" w:space="0" w:color="000000"/>
              <w:bottom w:val="single" w:sz="5" w:space="0" w:color="000000"/>
              <w:right w:val="single" w:sz="5" w:space="0" w:color="000000"/>
            </w:tcBorders>
          </w:tcPr>
          <w:p w14:paraId="12CBA1CE" w14:textId="77777777" w:rsidR="00855DAC" w:rsidRDefault="00855DAC" w:rsidP="00124CB6">
            <w:pPr>
              <w:spacing w:line="200" w:lineRule="exact"/>
              <w:ind w:left="100"/>
              <w:rPr>
                <w:rFonts w:ascii="Arial" w:eastAsia="Arial" w:hAnsi="Arial" w:cs="Arial"/>
                <w:sz w:val="18"/>
                <w:szCs w:val="18"/>
              </w:rPr>
            </w:pPr>
            <w:r>
              <w:rPr>
                <w:rFonts w:ascii="Arial" w:eastAsia="Arial" w:hAnsi="Arial" w:cs="Arial"/>
                <w:sz w:val="18"/>
                <w:szCs w:val="18"/>
              </w:rPr>
              <w:t>N</w:t>
            </w:r>
            <w:r>
              <w:rPr>
                <w:rFonts w:ascii="Arial" w:eastAsia="Arial" w:hAnsi="Arial" w:cs="Arial"/>
                <w:spacing w:val="-1"/>
                <w:position w:val="-1"/>
                <w:sz w:val="12"/>
                <w:szCs w:val="12"/>
              </w:rPr>
              <w:t>K</w:t>
            </w:r>
            <w:r>
              <w:rPr>
                <w:rFonts w:ascii="Arial" w:eastAsia="Arial" w:hAnsi="Arial" w:cs="Arial"/>
                <w:sz w:val="18"/>
                <w:szCs w:val="18"/>
              </w:rPr>
              <w:t>=</w:t>
            </w:r>
            <w:r w:rsidR="00411CD2">
              <w:rPr>
                <w:rFonts w:ascii="Arial" w:eastAsia="Arial" w:hAnsi="Arial" w:cs="Arial"/>
                <w:sz w:val="18"/>
                <w:szCs w:val="18"/>
              </w:rPr>
              <w:t xml:space="preserve"> 0</w:t>
            </w:r>
          </w:p>
        </w:tc>
      </w:tr>
      <w:tr w:rsidR="00855DAC" w14:paraId="454128D6" w14:textId="77777777" w:rsidTr="00124CB6">
        <w:trPr>
          <w:trHeight w:hRule="exact" w:val="286"/>
        </w:trPr>
        <w:tc>
          <w:tcPr>
            <w:tcW w:w="2125" w:type="dxa"/>
            <w:gridSpan w:val="2"/>
            <w:tcBorders>
              <w:top w:val="nil"/>
              <w:left w:val="single" w:sz="5" w:space="0" w:color="000000"/>
              <w:bottom w:val="single" w:sz="5" w:space="0" w:color="000000"/>
              <w:right w:val="single" w:sz="5" w:space="0" w:color="000000"/>
            </w:tcBorders>
          </w:tcPr>
          <w:p w14:paraId="2737CEAB" w14:textId="77777777" w:rsidR="00855DAC" w:rsidRDefault="00855DAC" w:rsidP="00124CB6">
            <w:pPr>
              <w:spacing w:before="14"/>
              <w:ind w:left="670" w:right="675"/>
              <w:jc w:val="center"/>
              <w:rPr>
                <w:rFonts w:ascii="Arial" w:eastAsia="Arial" w:hAnsi="Arial" w:cs="Arial"/>
              </w:rPr>
            </w:pPr>
            <w:r>
              <w:rPr>
                <w:rFonts w:ascii="Arial" w:eastAsia="Arial" w:hAnsi="Arial" w:cs="Arial"/>
                <w:b/>
                <w:w w:val="99"/>
              </w:rPr>
              <w:t>Ju</w:t>
            </w:r>
            <w:r>
              <w:rPr>
                <w:rFonts w:ascii="Arial" w:eastAsia="Arial" w:hAnsi="Arial" w:cs="Arial"/>
                <w:b/>
                <w:spacing w:val="1"/>
                <w:w w:val="99"/>
              </w:rPr>
              <w:t>m</w:t>
            </w:r>
            <w:r>
              <w:rPr>
                <w:rFonts w:ascii="Arial" w:eastAsia="Arial" w:hAnsi="Arial" w:cs="Arial"/>
                <w:b/>
                <w:w w:val="99"/>
              </w:rPr>
              <w:t>lah</w:t>
            </w:r>
          </w:p>
        </w:tc>
        <w:tc>
          <w:tcPr>
            <w:tcW w:w="449" w:type="dxa"/>
            <w:tcBorders>
              <w:top w:val="single" w:sz="5" w:space="0" w:color="000000"/>
              <w:left w:val="single" w:sz="5" w:space="0" w:color="000000"/>
              <w:bottom w:val="single" w:sz="5" w:space="0" w:color="000000"/>
              <w:right w:val="single" w:sz="5" w:space="0" w:color="000000"/>
            </w:tcBorders>
          </w:tcPr>
          <w:p w14:paraId="2300459F" w14:textId="77777777"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14:paraId="5C7BB3E2"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10B0DE1D" w14:textId="77777777" w:rsidR="00855DAC" w:rsidRDefault="00411CD2" w:rsidP="00411CD2">
            <w:pPr>
              <w:jc w:val="center"/>
            </w:pPr>
            <w:r>
              <w:t>9</w:t>
            </w:r>
          </w:p>
        </w:tc>
        <w:tc>
          <w:tcPr>
            <w:tcW w:w="447" w:type="dxa"/>
            <w:tcBorders>
              <w:top w:val="single" w:sz="5" w:space="0" w:color="000000"/>
              <w:left w:val="single" w:sz="5" w:space="0" w:color="000000"/>
              <w:bottom w:val="single" w:sz="5" w:space="0" w:color="000000"/>
              <w:right w:val="single" w:sz="5" w:space="0" w:color="000000"/>
            </w:tcBorders>
          </w:tcPr>
          <w:p w14:paraId="6C45BF6C" w14:textId="77777777"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14:paraId="4ACD779D" w14:textId="77777777"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14:paraId="477292BC"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117401D4" w14:textId="77777777"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14:paraId="2A76D917" w14:textId="77777777"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14:paraId="2C730E3D" w14:textId="77777777" w:rsidR="00855DAC" w:rsidRDefault="00411CD2" w:rsidP="00411CD2">
            <w:pPr>
              <w:jc w:val="center"/>
            </w:pPr>
            <w:r>
              <w:t>0</w:t>
            </w:r>
          </w:p>
        </w:tc>
        <w:tc>
          <w:tcPr>
            <w:tcW w:w="446" w:type="dxa"/>
            <w:tcBorders>
              <w:top w:val="single" w:sz="5" w:space="0" w:color="000000"/>
              <w:left w:val="single" w:sz="5" w:space="0" w:color="000000"/>
              <w:bottom w:val="single" w:sz="5" w:space="0" w:color="000000"/>
              <w:right w:val="single" w:sz="5" w:space="0" w:color="000000"/>
            </w:tcBorders>
          </w:tcPr>
          <w:p w14:paraId="54F60D8E" w14:textId="77777777" w:rsidR="00855DAC" w:rsidRDefault="00411CD2" w:rsidP="00411CD2">
            <w:pPr>
              <w:jc w:val="center"/>
            </w:pPr>
            <w:r>
              <w:t>1</w:t>
            </w:r>
          </w:p>
        </w:tc>
        <w:tc>
          <w:tcPr>
            <w:tcW w:w="446" w:type="dxa"/>
            <w:tcBorders>
              <w:top w:val="single" w:sz="5" w:space="0" w:color="000000"/>
              <w:left w:val="single" w:sz="5" w:space="0" w:color="000000"/>
              <w:bottom w:val="single" w:sz="5" w:space="0" w:color="000000"/>
              <w:right w:val="single" w:sz="5" w:space="0" w:color="000000"/>
            </w:tcBorders>
          </w:tcPr>
          <w:p w14:paraId="7E72E0CA" w14:textId="77777777" w:rsidR="00855DAC" w:rsidRDefault="00411CD2" w:rsidP="00411CD2">
            <w:pPr>
              <w:jc w:val="center"/>
            </w:pPr>
            <w:r>
              <w:t>0</w:t>
            </w:r>
          </w:p>
        </w:tc>
        <w:tc>
          <w:tcPr>
            <w:tcW w:w="449" w:type="dxa"/>
            <w:tcBorders>
              <w:top w:val="single" w:sz="5" w:space="0" w:color="000000"/>
              <w:left w:val="single" w:sz="5" w:space="0" w:color="000000"/>
              <w:bottom w:val="single" w:sz="5" w:space="0" w:color="000000"/>
              <w:right w:val="single" w:sz="5" w:space="0" w:color="000000"/>
            </w:tcBorders>
          </w:tcPr>
          <w:p w14:paraId="1826AE48" w14:textId="77777777" w:rsidR="00855DAC" w:rsidRDefault="00411CD2" w:rsidP="00411CD2">
            <w:pPr>
              <w:jc w:val="center"/>
            </w:pPr>
            <w:r>
              <w:t>0</w:t>
            </w:r>
          </w:p>
        </w:tc>
        <w:tc>
          <w:tcPr>
            <w:tcW w:w="1126" w:type="dxa"/>
            <w:tcBorders>
              <w:top w:val="single" w:sz="5" w:space="0" w:color="000000"/>
              <w:left w:val="single" w:sz="5" w:space="0" w:color="000000"/>
              <w:bottom w:val="single" w:sz="5" w:space="0" w:color="000000"/>
              <w:right w:val="single" w:sz="5" w:space="0" w:color="000000"/>
            </w:tcBorders>
          </w:tcPr>
          <w:p w14:paraId="1EF8AE3D" w14:textId="77777777" w:rsidR="00855DAC" w:rsidRDefault="00855DAC" w:rsidP="00124CB6">
            <w:pPr>
              <w:spacing w:before="10"/>
              <w:ind w:left="100"/>
              <w:rPr>
                <w:rFonts w:ascii="Arial" w:eastAsia="Arial" w:hAnsi="Arial" w:cs="Arial"/>
              </w:rPr>
            </w:pPr>
            <w:r>
              <w:rPr>
                <w:rFonts w:ascii="Arial" w:eastAsia="Arial" w:hAnsi="Arial" w:cs="Arial"/>
                <w:position w:val="1"/>
              </w:rPr>
              <w:t>N</w:t>
            </w:r>
            <w:r>
              <w:rPr>
                <w:rFonts w:ascii="Arial" w:eastAsia="Arial" w:hAnsi="Arial" w:cs="Arial"/>
                <w:sz w:val="13"/>
                <w:szCs w:val="13"/>
              </w:rPr>
              <w:t>PS</w:t>
            </w:r>
            <w:r>
              <w:rPr>
                <w:rFonts w:ascii="Arial" w:eastAsia="Arial" w:hAnsi="Arial" w:cs="Arial"/>
                <w:spacing w:val="16"/>
                <w:sz w:val="13"/>
                <w:szCs w:val="13"/>
              </w:rPr>
              <w:t xml:space="preserve"> </w:t>
            </w:r>
            <w:r>
              <w:rPr>
                <w:rFonts w:ascii="Arial" w:eastAsia="Arial" w:hAnsi="Arial" w:cs="Arial"/>
                <w:position w:val="1"/>
              </w:rPr>
              <w:t>=</w:t>
            </w:r>
            <w:r w:rsidR="00411CD2">
              <w:rPr>
                <w:rFonts w:ascii="Arial" w:eastAsia="Arial" w:hAnsi="Arial" w:cs="Arial"/>
                <w:position w:val="1"/>
              </w:rPr>
              <w:t xml:space="preserve"> 12</w:t>
            </w:r>
          </w:p>
        </w:tc>
      </w:tr>
    </w:tbl>
    <w:p w14:paraId="6FC868F0" w14:textId="77777777" w:rsidR="00855DAC" w:rsidRPr="0058451C" w:rsidRDefault="00855DAC" w:rsidP="00855DAC">
      <w:pPr>
        <w:spacing w:line="260" w:lineRule="exact"/>
        <w:ind w:left="576"/>
        <w:rPr>
          <w:rFonts w:ascii="Arial" w:eastAsia="Arial" w:hAnsi="Arial" w:cs="Arial"/>
          <w:szCs w:val="24"/>
          <w:rPrChange w:id="798" w:author="Irfan Tri Raharjo, SE" w:date="2024-12-24T15:32:00Z">
            <w:rPr>
              <w:rFonts w:ascii="Arial" w:eastAsia="Arial" w:hAnsi="Arial" w:cs="Arial"/>
              <w:sz w:val="24"/>
              <w:szCs w:val="24"/>
            </w:rPr>
          </w:rPrChange>
        </w:rPr>
      </w:pPr>
      <w:r w:rsidRPr="0058451C">
        <w:rPr>
          <w:rFonts w:ascii="Arial" w:eastAsia="Arial" w:hAnsi="Arial" w:cs="Arial"/>
          <w:szCs w:val="24"/>
          <w:rPrChange w:id="799" w:author="Irfan Tri Raharjo, SE" w:date="2024-12-24T15:32:00Z">
            <w:rPr>
              <w:rFonts w:ascii="Arial" w:eastAsia="Arial" w:hAnsi="Arial" w:cs="Arial"/>
              <w:sz w:val="24"/>
              <w:szCs w:val="24"/>
            </w:rPr>
          </w:rPrChange>
        </w:rPr>
        <w:t>Ca</w:t>
      </w:r>
      <w:r w:rsidRPr="0058451C">
        <w:rPr>
          <w:rFonts w:ascii="Arial" w:eastAsia="Arial" w:hAnsi="Arial" w:cs="Arial"/>
          <w:spacing w:val="1"/>
          <w:szCs w:val="24"/>
          <w:rPrChange w:id="800" w:author="Irfan Tri Raharjo, SE" w:date="2024-12-24T15:32:00Z">
            <w:rPr>
              <w:rFonts w:ascii="Arial" w:eastAsia="Arial" w:hAnsi="Arial" w:cs="Arial"/>
              <w:spacing w:val="1"/>
              <w:sz w:val="24"/>
              <w:szCs w:val="24"/>
            </w:rPr>
          </w:rPrChange>
        </w:rPr>
        <w:t>ta</w:t>
      </w:r>
      <w:r w:rsidRPr="0058451C">
        <w:rPr>
          <w:rFonts w:ascii="Arial" w:eastAsia="Arial" w:hAnsi="Arial" w:cs="Arial"/>
          <w:szCs w:val="24"/>
          <w:rPrChange w:id="801"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802"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803" w:author="Irfan Tri Raharjo, SE" w:date="2024-12-24T15:32:00Z">
            <w:rPr>
              <w:rFonts w:ascii="Arial" w:eastAsia="Arial" w:hAnsi="Arial" w:cs="Arial"/>
              <w:spacing w:val="1"/>
              <w:sz w:val="24"/>
              <w:szCs w:val="24"/>
            </w:rPr>
          </w:rPrChange>
        </w:rPr>
        <w:t>n</w:t>
      </w:r>
      <w:r w:rsidRPr="0058451C">
        <w:rPr>
          <w:rFonts w:ascii="Arial" w:eastAsia="Arial" w:hAnsi="Arial" w:cs="Arial"/>
          <w:szCs w:val="24"/>
          <w:rPrChange w:id="804" w:author="Irfan Tri Raharjo, SE" w:date="2024-12-24T15:32:00Z">
            <w:rPr>
              <w:rFonts w:ascii="Arial" w:eastAsia="Arial" w:hAnsi="Arial" w:cs="Arial"/>
              <w:sz w:val="24"/>
              <w:szCs w:val="24"/>
            </w:rPr>
          </w:rPrChange>
        </w:rPr>
        <w:t>:</w:t>
      </w:r>
    </w:p>
    <w:p w14:paraId="766EBF29" w14:textId="77777777" w:rsidR="00855DAC" w:rsidRPr="0058451C" w:rsidRDefault="00855DAC" w:rsidP="00855DAC">
      <w:pPr>
        <w:spacing w:before="39" w:line="273" w:lineRule="auto"/>
        <w:ind w:left="1001" w:right="816" w:hanging="286"/>
        <w:rPr>
          <w:rFonts w:ascii="Arial" w:eastAsia="Arial" w:hAnsi="Arial" w:cs="Arial"/>
          <w:szCs w:val="24"/>
          <w:rPrChange w:id="805" w:author="Irfan Tri Raharjo, SE" w:date="2024-12-24T15:32:00Z">
            <w:rPr>
              <w:rFonts w:ascii="Arial" w:eastAsia="Arial" w:hAnsi="Arial" w:cs="Arial"/>
              <w:sz w:val="24"/>
              <w:szCs w:val="24"/>
            </w:rPr>
          </w:rPrChange>
        </w:rPr>
      </w:pPr>
      <w:r w:rsidRPr="0058451C">
        <w:rPr>
          <w:szCs w:val="24"/>
          <w:rPrChange w:id="806" w:author="Irfan Tri Raharjo, SE" w:date="2024-12-24T15:32:00Z">
            <w:rPr>
              <w:sz w:val="24"/>
              <w:szCs w:val="24"/>
            </w:rPr>
          </w:rPrChange>
        </w:rPr>
        <w:t xml:space="preserve"> </w:t>
      </w:r>
      <w:r w:rsidRPr="0058451C">
        <w:rPr>
          <w:spacing w:val="34"/>
          <w:szCs w:val="24"/>
          <w:rPrChange w:id="807" w:author="Irfan Tri Raharjo, SE" w:date="2024-12-24T15:32:00Z">
            <w:rPr>
              <w:spacing w:val="34"/>
              <w:sz w:val="24"/>
              <w:szCs w:val="24"/>
            </w:rPr>
          </w:rPrChange>
        </w:rPr>
        <w:t xml:space="preserve"> </w:t>
      </w:r>
      <w:r w:rsidRPr="0058451C">
        <w:rPr>
          <w:rFonts w:ascii="Arial" w:eastAsia="Arial" w:hAnsi="Arial" w:cs="Arial"/>
          <w:szCs w:val="24"/>
          <w:rPrChange w:id="808" w:author="Irfan Tri Raharjo, SE" w:date="2024-12-24T15:32:00Z">
            <w:rPr>
              <w:rFonts w:ascii="Arial" w:eastAsia="Arial" w:hAnsi="Arial" w:cs="Arial"/>
              <w:sz w:val="24"/>
              <w:szCs w:val="24"/>
            </w:rPr>
          </w:rPrChange>
        </w:rPr>
        <w:t>Pro</w:t>
      </w:r>
      <w:r w:rsidRPr="0058451C">
        <w:rPr>
          <w:rFonts w:ascii="Arial" w:eastAsia="Arial" w:hAnsi="Arial" w:cs="Arial"/>
          <w:spacing w:val="-1"/>
          <w:szCs w:val="24"/>
          <w:rPrChange w:id="809"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810" w:author="Irfan Tri Raharjo, SE" w:date="2024-12-24T15:32:00Z">
            <w:rPr>
              <w:rFonts w:ascii="Arial" w:eastAsia="Arial" w:hAnsi="Arial" w:cs="Arial"/>
              <w:sz w:val="24"/>
              <w:szCs w:val="24"/>
            </w:rPr>
          </w:rPrChange>
        </w:rPr>
        <w:t>ram</w:t>
      </w:r>
      <w:r w:rsidRPr="0058451C">
        <w:rPr>
          <w:rFonts w:ascii="Arial" w:eastAsia="Arial" w:hAnsi="Arial" w:cs="Arial"/>
          <w:spacing w:val="2"/>
          <w:szCs w:val="24"/>
          <w:rPrChange w:id="811"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zCs w:val="24"/>
          <w:rPrChange w:id="812" w:author="Irfan Tri Raharjo, SE" w:date="2024-12-24T15:32:00Z">
            <w:rPr>
              <w:rFonts w:ascii="Arial" w:eastAsia="Arial" w:hAnsi="Arial" w:cs="Arial"/>
              <w:sz w:val="24"/>
              <w:szCs w:val="24"/>
            </w:rPr>
          </w:rPrChange>
        </w:rPr>
        <w:t>s</w:t>
      </w:r>
      <w:r w:rsidRPr="0058451C">
        <w:rPr>
          <w:rFonts w:ascii="Arial" w:eastAsia="Arial" w:hAnsi="Arial" w:cs="Arial"/>
          <w:spacing w:val="1"/>
          <w:szCs w:val="24"/>
          <w:rPrChange w:id="813" w:author="Irfan Tri Raharjo, SE" w:date="2024-12-24T15:32:00Z">
            <w:rPr>
              <w:rFonts w:ascii="Arial" w:eastAsia="Arial" w:hAnsi="Arial" w:cs="Arial"/>
              <w:spacing w:val="1"/>
              <w:sz w:val="24"/>
              <w:szCs w:val="24"/>
            </w:rPr>
          </w:rPrChange>
        </w:rPr>
        <w:t>t</w:t>
      </w:r>
      <w:r w:rsidRPr="0058451C">
        <w:rPr>
          <w:rFonts w:ascii="Arial" w:eastAsia="Arial" w:hAnsi="Arial" w:cs="Arial"/>
          <w:spacing w:val="-1"/>
          <w:szCs w:val="24"/>
          <w:rPrChange w:id="814" w:author="Irfan Tri Raharjo, SE" w:date="2024-12-24T15:32:00Z">
            <w:rPr>
              <w:rFonts w:ascii="Arial" w:eastAsia="Arial" w:hAnsi="Arial" w:cs="Arial"/>
              <w:spacing w:val="-1"/>
              <w:sz w:val="24"/>
              <w:szCs w:val="24"/>
            </w:rPr>
          </w:rPrChange>
        </w:rPr>
        <w:t>u</w:t>
      </w:r>
      <w:r w:rsidRPr="0058451C">
        <w:rPr>
          <w:rFonts w:ascii="Arial" w:eastAsia="Arial" w:hAnsi="Arial" w:cs="Arial"/>
          <w:spacing w:val="1"/>
          <w:szCs w:val="24"/>
          <w:rPrChange w:id="815"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816" w:author="Irfan Tri Raharjo, SE" w:date="2024-12-24T15:32:00Z">
            <w:rPr>
              <w:rFonts w:ascii="Arial" w:eastAsia="Arial" w:hAnsi="Arial" w:cs="Arial"/>
              <w:sz w:val="24"/>
              <w:szCs w:val="24"/>
            </w:rPr>
          </w:rPrChange>
        </w:rPr>
        <w:t>i t</w:t>
      </w:r>
      <w:r w:rsidRPr="0058451C">
        <w:rPr>
          <w:rFonts w:ascii="Arial" w:eastAsia="Arial" w:hAnsi="Arial" w:cs="Arial"/>
          <w:spacing w:val="1"/>
          <w:szCs w:val="24"/>
          <w:rPrChange w:id="817" w:author="Irfan Tri Raharjo, SE" w:date="2024-12-24T15:32:00Z">
            <w:rPr>
              <w:rFonts w:ascii="Arial" w:eastAsia="Arial" w:hAnsi="Arial" w:cs="Arial"/>
              <w:spacing w:val="1"/>
              <w:sz w:val="24"/>
              <w:szCs w:val="24"/>
            </w:rPr>
          </w:rPrChange>
        </w:rPr>
        <w:t>e</w:t>
      </w:r>
      <w:r w:rsidRPr="0058451C">
        <w:rPr>
          <w:rFonts w:ascii="Arial" w:eastAsia="Arial" w:hAnsi="Arial" w:cs="Arial"/>
          <w:szCs w:val="24"/>
          <w:rPrChange w:id="818" w:author="Irfan Tri Raharjo, SE" w:date="2024-12-24T15:32:00Z">
            <w:rPr>
              <w:rFonts w:ascii="Arial" w:eastAsia="Arial" w:hAnsi="Arial" w:cs="Arial"/>
              <w:sz w:val="24"/>
              <w:szCs w:val="24"/>
            </w:rPr>
          </w:rPrChange>
        </w:rPr>
        <w:t>l</w:t>
      </w:r>
      <w:r w:rsidRPr="0058451C">
        <w:rPr>
          <w:rFonts w:ascii="Arial" w:eastAsia="Arial" w:hAnsi="Arial" w:cs="Arial"/>
          <w:spacing w:val="-2"/>
          <w:szCs w:val="24"/>
          <w:rPrChange w:id="819" w:author="Irfan Tri Raharjo, SE" w:date="2024-12-24T15:32:00Z">
            <w:rPr>
              <w:rFonts w:ascii="Arial" w:eastAsia="Arial" w:hAnsi="Arial" w:cs="Arial"/>
              <w:spacing w:val="-2"/>
              <w:sz w:val="24"/>
              <w:szCs w:val="24"/>
            </w:rPr>
          </w:rPrChange>
        </w:rPr>
        <w:t>a</w:t>
      </w:r>
      <w:r w:rsidRPr="0058451C">
        <w:rPr>
          <w:rFonts w:ascii="Arial" w:eastAsia="Arial" w:hAnsi="Arial" w:cs="Arial"/>
          <w:szCs w:val="24"/>
          <w:rPrChange w:id="820" w:author="Irfan Tri Raharjo, SE" w:date="2024-12-24T15:32:00Z">
            <w:rPr>
              <w:rFonts w:ascii="Arial" w:eastAsia="Arial" w:hAnsi="Arial" w:cs="Arial"/>
              <w:sz w:val="24"/>
              <w:szCs w:val="24"/>
            </w:rPr>
          </w:rPrChange>
        </w:rPr>
        <w:t>h</w:t>
      </w:r>
      <w:r w:rsidRPr="0058451C">
        <w:rPr>
          <w:rFonts w:ascii="Arial" w:eastAsia="Arial" w:hAnsi="Arial" w:cs="Arial"/>
          <w:spacing w:val="-1"/>
          <w:szCs w:val="24"/>
          <w:rPrChange w:id="821" w:author="Irfan Tri Raharjo, SE" w:date="2024-12-24T15:32:00Z">
            <w:rPr>
              <w:rFonts w:ascii="Arial" w:eastAsia="Arial" w:hAnsi="Arial" w:cs="Arial"/>
              <w:spacing w:val="-1"/>
              <w:sz w:val="24"/>
              <w:szCs w:val="24"/>
            </w:rPr>
          </w:rPrChange>
        </w:rPr>
        <w:t xml:space="preserve"> m</w:t>
      </w:r>
      <w:r w:rsidRPr="0058451C">
        <w:rPr>
          <w:rFonts w:ascii="Arial" w:eastAsia="Arial" w:hAnsi="Arial" w:cs="Arial"/>
          <w:spacing w:val="1"/>
          <w:szCs w:val="24"/>
          <w:rPrChange w:id="822" w:author="Irfan Tri Raharjo, SE" w:date="2024-12-24T15:32:00Z">
            <w:rPr>
              <w:rFonts w:ascii="Arial" w:eastAsia="Arial" w:hAnsi="Arial" w:cs="Arial"/>
              <w:spacing w:val="1"/>
              <w:sz w:val="24"/>
              <w:szCs w:val="24"/>
            </w:rPr>
          </w:rPrChange>
        </w:rPr>
        <w:t>em</w:t>
      </w:r>
      <w:r w:rsidRPr="0058451C">
        <w:rPr>
          <w:rFonts w:ascii="Arial" w:eastAsia="Arial" w:hAnsi="Arial" w:cs="Arial"/>
          <w:szCs w:val="24"/>
          <w:rPrChange w:id="823" w:author="Irfan Tri Raharjo, SE" w:date="2024-12-24T15:32:00Z">
            <w:rPr>
              <w:rFonts w:ascii="Arial" w:eastAsia="Arial" w:hAnsi="Arial" w:cs="Arial"/>
              <w:sz w:val="24"/>
              <w:szCs w:val="24"/>
            </w:rPr>
          </w:rPrChange>
        </w:rPr>
        <w:t>i</w:t>
      </w:r>
      <w:r w:rsidRPr="0058451C">
        <w:rPr>
          <w:rFonts w:ascii="Arial" w:eastAsia="Arial" w:hAnsi="Arial" w:cs="Arial"/>
          <w:spacing w:val="-1"/>
          <w:szCs w:val="24"/>
          <w:rPrChange w:id="824" w:author="Irfan Tri Raharjo, SE" w:date="2024-12-24T15:32:00Z">
            <w:rPr>
              <w:rFonts w:ascii="Arial" w:eastAsia="Arial" w:hAnsi="Arial" w:cs="Arial"/>
              <w:spacing w:val="-1"/>
              <w:sz w:val="24"/>
              <w:szCs w:val="24"/>
            </w:rPr>
          </w:rPrChange>
        </w:rPr>
        <w:t>l</w:t>
      </w:r>
      <w:r w:rsidRPr="0058451C">
        <w:rPr>
          <w:rFonts w:ascii="Arial" w:eastAsia="Arial" w:hAnsi="Arial" w:cs="Arial"/>
          <w:szCs w:val="24"/>
          <w:rPrChange w:id="825" w:author="Irfan Tri Raharjo, SE" w:date="2024-12-24T15:32:00Z">
            <w:rPr>
              <w:rFonts w:ascii="Arial" w:eastAsia="Arial" w:hAnsi="Arial" w:cs="Arial"/>
              <w:sz w:val="24"/>
              <w:szCs w:val="24"/>
            </w:rPr>
          </w:rPrChange>
        </w:rPr>
        <w:t>iki</w:t>
      </w:r>
      <w:r w:rsidRPr="0058451C">
        <w:rPr>
          <w:rFonts w:ascii="Arial" w:eastAsia="Arial" w:hAnsi="Arial" w:cs="Arial"/>
          <w:spacing w:val="-1"/>
          <w:szCs w:val="24"/>
          <w:rPrChange w:id="826"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827" w:author="Irfan Tri Raharjo, SE" w:date="2024-12-24T15:32:00Z">
            <w:rPr>
              <w:rFonts w:ascii="Arial" w:eastAsia="Arial" w:hAnsi="Arial" w:cs="Arial"/>
              <w:sz w:val="24"/>
              <w:szCs w:val="24"/>
            </w:rPr>
          </w:rPrChange>
        </w:rPr>
        <w:t>i</w:t>
      </w:r>
      <w:r w:rsidRPr="0058451C">
        <w:rPr>
          <w:rFonts w:ascii="Arial" w:eastAsia="Arial" w:hAnsi="Arial" w:cs="Arial"/>
          <w:spacing w:val="-2"/>
          <w:szCs w:val="24"/>
          <w:rPrChange w:id="828" w:author="Irfan Tri Raharjo, SE" w:date="2024-12-24T15:32:00Z">
            <w:rPr>
              <w:rFonts w:ascii="Arial" w:eastAsia="Arial" w:hAnsi="Arial" w:cs="Arial"/>
              <w:spacing w:val="-2"/>
              <w:sz w:val="24"/>
              <w:szCs w:val="24"/>
            </w:rPr>
          </w:rPrChange>
        </w:rPr>
        <w:t>z</w:t>
      </w:r>
      <w:r w:rsidRPr="0058451C">
        <w:rPr>
          <w:rFonts w:ascii="Arial" w:eastAsia="Arial" w:hAnsi="Arial" w:cs="Arial"/>
          <w:szCs w:val="24"/>
          <w:rPrChange w:id="829" w:author="Irfan Tri Raharjo, SE" w:date="2024-12-24T15:32:00Z">
            <w:rPr>
              <w:rFonts w:ascii="Arial" w:eastAsia="Arial" w:hAnsi="Arial" w:cs="Arial"/>
              <w:sz w:val="24"/>
              <w:szCs w:val="24"/>
            </w:rPr>
          </w:rPrChange>
        </w:rPr>
        <w:t>in</w:t>
      </w:r>
      <w:r w:rsidRPr="0058451C">
        <w:rPr>
          <w:rFonts w:ascii="Arial" w:eastAsia="Arial" w:hAnsi="Arial" w:cs="Arial"/>
          <w:spacing w:val="4"/>
          <w:szCs w:val="24"/>
          <w:rPrChange w:id="830" w:author="Irfan Tri Raharjo, SE" w:date="2024-12-24T15:32:00Z">
            <w:rPr>
              <w:rFonts w:ascii="Arial" w:eastAsia="Arial" w:hAnsi="Arial" w:cs="Arial"/>
              <w:spacing w:val="4"/>
              <w:sz w:val="24"/>
              <w:szCs w:val="24"/>
            </w:rPr>
          </w:rPrChange>
        </w:rPr>
        <w:t xml:space="preserve"> </w:t>
      </w:r>
      <w:r w:rsidRPr="0058451C">
        <w:rPr>
          <w:rFonts w:ascii="Arial" w:eastAsia="Arial" w:hAnsi="Arial" w:cs="Arial"/>
          <w:spacing w:val="1"/>
          <w:szCs w:val="24"/>
          <w:rPrChange w:id="831" w:author="Irfan Tri Raharjo, SE" w:date="2024-12-24T15:32:00Z">
            <w:rPr>
              <w:rFonts w:ascii="Arial" w:eastAsia="Arial" w:hAnsi="Arial" w:cs="Arial"/>
              <w:spacing w:val="1"/>
              <w:sz w:val="24"/>
              <w:szCs w:val="24"/>
            </w:rPr>
          </w:rPrChange>
        </w:rPr>
        <w:t>pem</w:t>
      </w:r>
      <w:r w:rsidRPr="0058451C">
        <w:rPr>
          <w:rFonts w:ascii="Arial" w:eastAsia="Arial" w:hAnsi="Arial" w:cs="Arial"/>
          <w:spacing w:val="-1"/>
          <w:szCs w:val="24"/>
          <w:rPrChange w:id="832" w:author="Irfan Tri Raharjo, SE" w:date="2024-12-24T15:32:00Z">
            <w:rPr>
              <w:rFonts w:ascii="Arial" w:eastAsia="Arial" w:hAnsi="Arial" w:cs="Arial"/>
              <w:spacing w:val="-1"/>
              <w:sz w:val="24"/>
              <w:szCs w:val="24"/>
            </w:rPr>
          </w:rPrChange>
        </w:rPr>
        <w:t>b</w:t>
      </w:r>
      <w:r w:rsidRPr="0058451C">
        <w:rPr>
          <w:rFonts w:ascii="Arial" w:eastAsia="Arial" w:hAnsi="Arial" w:cs="Arial"/>
          <w:spacing w:val="1"/>
          <w:szCs w:val="24"/>
          <w:rPrChange w:id="833" w:author="Irfan Tri Raharjo, SE" w:date="2024-12-24T15:32:00Z">
            <w:rPr>
              <w:rFonts w:ascii="Arial" w:eastAsia="Arial" w:hAnsi="Arial" w:cs="Arial"/>
              <w:spacing w:val="1"/>
              <w:sz w:val="24"/>
              <w:szCs w:val="24"/>
            </w:rPr>
          </w:rPrChange>
        </w:rPr>
        <w:t>u</w:t>
      </w:r>
      <w:r w:rsidRPr="0058451C">
        <w:rPr>
          <w:rFonts w:ascii="Arial" w:eastAsia="Arial" w:hAnsi="Arial" w:cs="Arial"/>
          <w:szCs w:val="24"/>
          <w:rPrChange w:id="834" w:author="Irfan Tri Raharjo, SE" w:date="2024-12-24T15:32:00Z">
            <w:rPr>
              <w:rFonts w:ascii="Arial" w:eastAsia="Arial" w:hAnsi="Arial" w:cs="Arial"/>
              <w:sz w:val="24"/>
              <w:szCs w:val="24"/>
            </w:rPr>
          </w:rPrChange>
        </w:rPr>
        <w:t>k</w:t>
      </w:r>
      <w:r w:rsidRPr="0058451C">
        <w:rPr>
          <w:rFonts w:ascii="Arial" w:eastAsia="Arial" w:hAnsi="Arial" w:cs="Arial"/>
          <w:spacing w:val="-1"/>
          <w:szCs w:val="24"/>
          <w:rPrChange w:id="835"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836"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37" w:author="Irfan Tri Raharjo, SE" w:date="2024-12-24T15:32:00Z">
            <w:rPr>
              <w:rFonts w:ascii="Arial" w:eastAsia="Arial" w:hAnsi="Arial" w:cs="Arial"/>
              <w:sz w:val="24"/>
              <w:szCs w:val="24"/>
            </w:rPr>
          </w:rPrChange>
        </w:rPr>
        <w:t xml:space="preserve">n </w:t>
      </w:r>
      <w:r w:rsidRPr="0058451C">
        <w:rPr>
          <w:rFonts w:ascii="Arial" w:eastAsia="Arial" w:hAnsi="Arial" w:cs="Arial"/>
          <w:spacing w:val="1"/>
          <w:szCs w:val="24"/>
          <w:rPrChange w:id="838" w:author="Irfan Tri Raharjo, SE" w:date="2024-12-24T15:32:00Z">
            <w:rPr>
              <w:rFonts w:ascii="Arial" w:eastAsia="Arial" w:hAnsi="Arial" w:cs="Arial"/>
              <w:spacing w:val="1"/>
              <w:sz w:val="24"/>
              <w:szCs w:val="24"/>
            </w:rPr>
          </w:rPrChange>
        </w:rPr>
        <w:t>da</w:t>
      </w:r>
      <w:r w:rsidRPr="0058451C">
        <w:rPr>
          <w:rFonts w:ascii="Arial" w:eastAsia="Arial" w:hAnsi="Arial" w:cs="Arial"/>
          <w:szCs w:val="24"/>
          <w:rPrChange w:id="839" w:author="Irfan Tri Raharjo, SE" w:date="2024-12-24T15:32:00Z">
            <w:rPr>
              <w:rFonts w:ascii="Arial" w:eastAsia="Arial" w:hAnsi="Arial" w:cs="Arial"/>
              <w:sz w:val="24"/>
              <w:szCs w:val="24"/>
            </w:rPr>
          </w:rPrChange>
        </w:rPr>
        <w:t>n</w:t>
      </w:r>
      <w:r w:rsidRPr="0058451C">
        <w:rPr>
          <w:rFonts w:ascii="Arial" w:eastAsia="Arial" w:hAnsi="Arial" w:cs="Arial"/>
          <w:spacing w:val="-1"/>
          <w:szCs w:val="24"/>
          <w:rPrChange w:id="840"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841" w:author="Irfan Tri Raharjo, SE" w:date="2024-12-24T15:32:00Z">
            <w:rPr>
              <w:rFonts w:ascii="Arial" w:eastAsia="Arial" w:hAnsi="Arial" w:cs="Arial"/>
              <w:spacing w:val="1"/>
              <w:sz w:val="24"/>
              <w:szCs w:val="24"/>
            </w:rPr>
          </w:rPrChange>
        </w:rPr>
        <w:t>te</w:t>
      </w:r>
      <w:r w:rsidRPr="0058451C">
        <w:rPr>
          <w:rFonts w:ascii="Arial" w:eastAsia="Arial" w:hAnsi="Arial" w:cs="Arial"/>
          <w:szCs w:val="24"/>
          <w:rPrChange w:id="842" w:author="Irfan Tri Raharjo, SE" w:date="2024-12-24T15:32:00Z">
            <w:rPr>
              <w:rFonts w:ascii="Arial" w:eastAsia="Arial" w:hAnsi="Arial" w:cs="Arial"/>
              <w:sz w:val="24"/>
              <w:szCs w:val="24"/>
            </w:rPr>
          </w:rPrChange>
        </w:rPr>
        <w:t>r</w:t>
      </w:r>
      <w:r w:rsidRPr="0058451C">
        <w:rPr>
          <w:rFonts w:ascii="Arial" w:eastAsia="Arial" w:hAnsi="Arial" w:cs="Arial"/>
          <w:spacing w:val="-2"/>
          <w:szCs w:val="24"/>
          <w:rPrChange w:id="843" w:author="Irfan Tri Raharjo, SE" w:date="2024-12-24T15:32:00Z">
            <w:rPr>
              <w:rFonts w:ascii="Arial" w:eastAsia="Arial" w:hAnsi="Arial" w:cs="Arial"/>
              <w:spacing w:val="-2"/>
              <w:sz w:val="24"/>
              <w:szCs w:val="24"/>
            </w:rPr>
          </w:rPrChange>
        </w:rPr>
        <w:t>d</w:t>
      </w:r>
      <w:r w:rsidRPr="0058451C">
        <w:rPr>
          <w:rFonts w:ascii="Arial" w:eastAsia="Arial" w:hAnsi="Arial" w:cs="Arial"/>
          <w:spacing w:val="-1"/>
          <w:szCs w:val="24"/>
          <w:rPrChange w:id="844" w:author="Irfan Tri Raharjo, SE" w:date="2024-12-24T15:32:00Z">
            <w:rPr>
              <w:rFonts w:ascii="Arial" w:eastAsia="Arial" w:hAnsi="Arial" w:cs="Arial"/>
              <w:spacing w:val="-1"/>
              <w:sz w:val="24"/>
              <w:szCs w:val="24"/>
            </w:rPr>
          </w:rPrChange>
        </w:rPr>
        <w:t>a</w:t>
      </w:r>
      <w:r w:rsidRPr="0058451C">
        <w:rPr>
          <w:rFonts w:ascii="Arial" w:eastAsia="Arial" w:hAnsi="Arial" w:cs="Arial"/>
          <w:spacing w:val="3"/>
          <w:szCs w:val="24"/>
          <w:rPrChange w:id="845" w:author="Irfan Tri Raharjo, SE" w:date="2024-12-24T15:32:00Z">
            <w:rPr>
              <w:rFonts w:ascii="Arial" w:eastAsia="Arial" w:hAnsi="Arial" w:cs="Arial"/>
              <w:spacing w:val="3"/>
              <w:sz w:val="24"/>
              <w:szCs w:val="24"/>
            </w:rPr>
          </w:rPrChange>
        </w:rPr>
        <w:t>f</w:t>
      </w:r>
      <w:r w:rsidRPr="0058451C">
        <w:rPr>
          <w:rFonts w:ascii="Arial" w:eastAsia="Arial" w:hAnsi="Arial" w:cs="Arial"/>
          <w:szCs w:val="24"/>
          <w:rPrChange w:id="846"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847"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48" w:author="Irfan Tri Raharjo, SE" w:date="2024-12-24T15:32:00Z">
            <w:rPr>
              <w:rFonts w:ascii="Arial" w:eastAsia="Arial" w:hAnsi="Arial" w:cs="Arial"/>
              <w:sz w:val="24"/>
              <w:szCs w:val="24"/>
            </w:rPr>
          </w:rPrChange>
        </w:rPr>
        <w:t>r</w:t>
      </w:r>
      <w:r w:rsidRPr="0058451C">
        <w:rPr>
          <w:rFonts w:ascii="Arial" w:eastAsia="Arial" w:hAnsi="Arial" w:cs="Arial"/>
          <w:spacing w:val="-2"/>
          <w:szCs w:val="24"/>
          <w:rPrChange w:id="849"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1"/>
          <w:szCs w:val="24"/>
          <w:rPrChange w:id="850" w:author="Irfan Tri Raharjo, SE" w:date="2024-12-24T15:32:00Z">
            <w:rPr>
              <w:rFonts w:ascii="Arial" w:eastAsia="Arial" w:hAnsi="Arial" w:cs="Arial"/>
              <w:spacing w:val="1"/>
              <w:sz w:val="24"/>
              <w:szCs w:val="24"/>
            </w:rPr>
          </w:rPrChange>
        </w:rPr>
        <w:t>pa</w:t>
      </w:r>
      <w:r w:rsidRPr="0058451C">
        <w:rPr>
          <w:rFonts w:ascii="Arial" w:eastAsia="Arial" w:hAnsi="Arial" w:cs="Arial"/>
          <w:spacing w:val="-1"/>
          <w:szCs w:val="24"/>
          <w:rPrChange w:id="851"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852" w:author="Irfan Tri Raharjo, SE" w:date="2024-12-24T15:32:00Z">
            <w:rPr>
              <w:rFonts w:ascii="Arial" w:eastAsia="Arial" w:hAnsi="Arial" w:cs="Arial"/>
              <w:sz w:val="24"/>
              <w:szCs w:val="24"/>
            </w:rPr>
          </w:rPrChange>
        </w:rPr>
        <w:t>a</w:t>
      </w:r>
      <w:r w:rsidRPr="0058451C">
        <w:rPr>
          <w:rFonts w:ascii="Arial" w:eastAsia="Arial" w:hAnsi="Arial" w:cs="Arial"/>
          <w:spacing w:val="1"/>
          <w:szCs w:val="24"/>
          <w:rPrChange w:id="853"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854" w:author="Irfan Tri Raharjo, SE" w:date="2024-12-24T15:32:00Z">
            <w:rPr>
              <w:rFonts w:ascii="Arial" w:eastAsia="Arial" w:hAnsi="Arial" w:cs="Arial"/>
              <w:sz w:val="24"/>
              <w:szCs w:val="24"/>
            </w:rPr>
          </w:rPrChange>
        </w:rPr>
        <w:t>sis</w:t>
      </w:r>
      <w:r w:rsidRPr="0058451C">
        <w:rPr>
          <w:rFonts w:ascii="Arial" w:eastAsia="Arial" w:hAnsi="Arial" w:cs="Arial"/>
          <w:spacing w:val="-2"/>
          <w:szCs w:val="24"/>
          <w:rPrChange w:id="855" w:author="Irfan Tri Raharjo, SE" w:date="2024-12-24T15:32:00Z">
            <w:rPr>
              <w:rFonts w:ascii="Arial" w:eastAsia="Arial" w:hAnsi="Arial" w:cs="Arial"/>
              <w:spacing w:val="-2"/>
              <w:sz w:val="24"/>
              <w:szCs w:val="24"/>
            </w:rPr>
          </w:rPrChange>
        </w:rPr>
        <w:t>t</w:t>
      </w:r>
      <w:r w:rsidRPr="0058451C">
        <w:rPr>
          <w:rFonts w:ascii="Arial" w:eastAsia="Arial" w:hAnsi="Arial" w:cs="Arial"/>
          <w:spacing w:val="1"/>
          <w:szCs w:val="24"/>
          <w:rPrChange w:id="856" w:author="Irfan Tri Raharjo, SE" w:date="2024-12-24T15:32:00Z">
            <w:rPr>
              <w:rFonts w:ascii="Arial" w:eastAsia="Arial" w:hAnsi="Arial" w:cs="Arial"/>
              <w:spacing w:val="1"/>
              <w:sz w:val="24"/>
              <w:szCs w:val="24"/>
            </w:rPr>
          </w:rPrChange>
        </w:rPr>
        <w:t>e</w:t>
      </w:r>
      <w:r w:rsidRPr="0058451C">
        <w:rPr>
          <w:rFonts w:ascii="Arial" w:eastAsia="Arial" w:hAnsi="Arial" w:cs="Arial"/>
          <w:szCs w:val="24"/>
          <w:rPrChange w:id="857" w:author="Irfan Tri Raharjo, SE" w:date="2024-12-24T15:32:00Z">
            <w:rPr>
              <w:rFonts w:ascii="Arial" w:eastAsia="Arial" w:hAnsi="Arial" w:cs="Arial"/>
              <w:sz w:val="24"/>
              <w:szCs w:val="24"/>
            </w:rPr>
          </w:rPrChange>
        </w:rPr>
        <w:t xml:space="preserve">m </w:t>
      </w:r>
      <w:r w:rsidRPr="0058451C">
        <w:rPr>
          <w:rFonts w:ascii="Arial" w:eastAsia="Arial" w:hAnsi="Arial" w:cs="Arial"/>
          <w:spacing w:val="1"/>
          <w:szCs w:val="24"/>
          <w:rPrChange w:id="858"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59" w:author="Irfan Tri Raharjo, SE" w:date="2024-12-24T15:32:00Z">
            <w:rPr>
              <w:rFonts w:ascii="Arial" w:eastAsia="Arial" w:hAnsi="Arial" w:cs="Arial"/>
              <w:sz w:val="24"/>
              <w:szCs w:val="24"/>
            </w:rPr>
          </w:rPrChange>
        </w:rPr>
        <w:t>kre</w:t>
      </w:r>
      <w:r w:rsidRPr="0058451C">
        <w:rPr>
          <w:rFonts w:ascii="Arial" w:eastAsia="Arial" w:hAnsi="Arial" w:cs="Arial"/>
          <w:spacing w:val="1"/>
          <w:szCs w:val="24"/>
          <w:rPrChange w:id="860"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861" w:author="Irfan Tri Raharjo, SE" w:date="2024-12-24T15:32:00Z">
            <w:rPr>
              <w:rFonts w:ascii="Arial" w:eastAsia="Arial" w:hAnsi="Arial" w:cs="Arial"/>
              <w:sz w:val="24"/>
              <w:szCs w:val="24"/>
            </w:rPr>
          </w:rPrChange>
        </w:rPr>
        <w:t>it</w:t>
      </w:r>
      <w:r w:rsidRPr="0058451C">
        <w:rPr>
          <w:rFonts w:ascii="Arial" w:eastAsia="Arial" w:hAnsi="Arial" w:cs="Arial"/>
          <w:spacing w:val="1"/>
          <w:szCs w:val="24"/>
          <w:rPrChange w:id="862"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63" w:author="Irfan Tri Raharjo, SE" w:date="2024-12-24T15:32:00Z">
            <w:rPr>
              <w:rFonts w:ascii="Arial" w:eastAsia="Arial" w:hAnsi="Arial" w:cs="Arial"/>
              <w:sz w:val="24"/>
              <w:szCs w:val="24"/>
            </w:rPr>
          </w:rPrChange>
        </w:rPr>
        <w:t xml:space="preserve">si </w:t>
      </w:r>
      <w:r w:rsidRPr="0058451C">
        <w:rPr>
          <w:rFonts w:ascii="Arial" w:eastAsia="Arial" w:hAnsi="Arial" w:cs="Arial"/>
          <w:spacing w:val="-2"/>
          <w:szCs w:val="24"/>
          <w:rPrChange w:id="864" w:author="Irfan Tri Raharjo, SE" w:date="2024-12-24T15:32:00Z">
            <w:rPr>
              <w:rFonts w:ascii="Arial" w:eastAsia="Arial" w:hAnsi="Arial" w:cs="Arial"/>
              <w:spacing w:val="-2"/>
              <w:sz w:val="24"/>
              <w:szCs w:val="24"/>
            </w:rPr>
          </w:rPrChange>
        </w:rPr>
        <w:t>B</w:t>
      </w:r>
      <w:r w:rsidRPr="0058451C">
        <w:rPr>
          <w:rFonts w:ascii="Arial" w:eastAsia="Arial" w:hAnsi="Arial" w:cs="Arial"/>
          <w:szCs w:val="24"/>
          <w:rPrChange w:id="865" w:author="Irfan Tri Raharjo, SE" w:date="2024-12-24T15:32:00Z">
            <w:rPr>
              <w:rFonts w:ascii="Arial" w:eastAsia="Arial" w:hAnsi="Arial" w:cs="Arial"/>
              <w:sz w:val="24"/>
              <w:szCs w:val="24"/>
            </w:rPr>
          </w:rPrChange>
        </w:rPr>
        <w:t>A</w:t>
      </w:r>
      <w:r w:rsidRPr="0058451C">
        <w:rPr>
          <w:rFonts w:ascii="Arial" w:eastAsia="Arial" w:hAnsi="Arial" w:cs="Arial"/>
          <w:spacing w:val="1"/>
          <w:szCs w:val="24"/>
          <w:rPrChange w:id="866" w:author="Irfan Tri Raharjo, SE" w:date="2024-12-24T15:32:00Z">
            <w:rPr>
              <w:rFonts w:ascii="Arial" w:eastAsia="Arial" w:hAnsi="Arial" w:cs="Arial"/>
              <w:spacing w:val="1"/>
              <w:sz w:val="24"/>
              <w:szCs w:val="24"/>
            </w:rPr>
          </w:rPrChange>
        </w:rPr>
        <w:t>N</w:t>
      </w:r>
      <w:r w:rsidRPr="0058451C">
        <w:rPr>
          <w:rFonts w:ascii="Arial" w:eastAsia="Arial" w:hAnsi="Arial" w:cs="Arial"/>
          <w:spacing w:val="-1"/>
          <w:szCs w:val="24"/>
          <w:rPrChange w:id="867" w:author="Irfan Tri Raharjo, SE" w:date="2024-12-24T15:32:00Z">
            <w:rPr>
              <w:rFonts w:ascii="Arial" w:eastAsia="Arial" w:hAnsi="Arial" w:cs="Arial"/>
              <w:spacing w:val="-1"/>
              <w:sz w:val="24"/>
              <w:szCs w:val="24"/>
            </w:rPr>
          </w:rPrChange>
        </w:rPr>
        <w:t>-</w:t>
      </w:r>
      <w:r w:rsidRPr="0058451C">
        <w:rPr>
          <w:rFonts w:ascii="Arial" w:eastAsia="Arial" w:hAnsi="Arial" w:cs="Arial"/>
          <w:szCs w:val="24"/>
          <w:rPrChange w:id="868" w:author="Irfan Tri Raharjo, SE" w:date="2024-12-24T15:32:00Z">
            <w:rPr>
              <w:rFonts w:ascii="Arial" w:eastAsia="Arial" w:hAnsi="Arial" w:cs="Arial"/>
              <w:sz w:val="24"/>
              <w:szCs w:val="24"/>
            </w:rPr>
          </w:rPrChange>
        </w:rPr>
        <w:t xml:space="preserve">PT </w:t>
      </w:r>
      <w:r w:rsidRPr="0058451C">
        <w:rPr>
          <w:rFonts w:ascii="Arial" w:eastAsia="Arial" w:hAnsi="Arial" w:cs="Arial"/>
          <w:spacing w:val="1"/>
          <w:szCs w:val="24"/>
          <w:rPrChange w:id="869" w:author="Irfan Tri Raharjo, SE" w:date="2024-12-24T15:32:00Z">
            <w:rPr>
              <w:rFonts w:ascii="Arial" w:eastAsia="Arial" w:hAnsi="Arial" w:cs="Arial"/>
              <w:spacing w:val="1"/>
              <w:sz w:val="24"/>
              <w:szCs w:val="24"/>
            </w:rPr>
          </w:rPrChange>
        </w:rPr>
        <w:t>a</w:t>
      </w:r>
      <w:r w:rsidRPr="0058451C">
        <w:rPr>
          <w:rFonts w:ascii="Arial" w:eastAsia="Arial" w:hAnsi="Arial" w:cs="Arial"/>
          <w:spacing w:val="-2"/>
          <w:szCs w:val="24"/>
          <w:rPrChange w:id="870" w:author="Irfan Tri Raharjo, SE" w:date="2024-12-24T15:32:00Z">
            <w:rPr>
              <w:rFonts w:ascii="Arial" w:eastAsia="Arial" w:hAnsi="Arial" w:cs="Arial"/>
              <w:spacing w:val="-2"/>
              <w:sz w:val="24"/>
              <w:szCs w:val="24"/>
            </w:rPr>
          </w:rPrChange>
        </w:rPr>
        <w:t>t</w:t>
      </w:r>
      <w:r w:rsidRPr="0058451C">
        <w:rPr>
          <w:rFonts w:ascii="Arial" w:eastAsia="Arial" w:hAnsi="Arial" w:cs="Arial"/>
          <w:spacing w:val="-1"/>
          <w:szCs w:val="24"/>
          <w:rPrChange w:id="871"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72" w:author="Irfan Tri Raharjo, SE" w:date="2024-12-24T15:32:00Z">
            <w:rPr>
              <w:rFonts w:ascii="Arial" w:eastAsia="Arial" w:hAnsi="Arial" w:cs="Arial"/>
              <w:sz w:val="24"/>
              <w:szCs w:val="24"/>
            </w:rPr>
          </w:rPrChange>
        </w:rPr>
        <w:t>u</w:t>
      </w:r>
      <w:r w:rsidRPr="0058451C">
        <w:rPr>
          <w:rFonts w:ascii="Arial" w:eastAsia="Arial" w:hAnsi="Arial" w:cs="Arial"/>
          <w:spacing w:val="1"/>
          <w:szCs w:val="24"/>
          <w:rPrChange w:id="873" w:author="Irfan Tri Raharjo, SE" w:date="2024-12-24T15:32:00Z">
            <w:rPr>
              <w:rFonts w:ascii="Arial" w:eastAsia="Arial" w:hAnsi="Arial" w:cs="Arial"/>
              <w:spacing w:val="1"/>
              <w:sz w:val="24"/>
              <w:szCs w:val="24"/>
            </w:rPr>
          </w:rPrChange>
        </w:rPr>
        <w:t xml:space="preserve"> L</w:t>
      </w:r>
      <w:r w:rsidRPr="0058451C">
        <w:rPr>
          <w:rFonts w:ascii="Arial" w:eastAsia="Arial" w:hAnsi="Arial" w:cs="Arial"/>
          <w:spacing w:val="-1"/>
          <w:szCs w:val="24"/>
          <w:rPrChange w:id="874" w:author="Irfan Tri Raharjo, SE" w:date="2024-12-24T15:32:00Z">
            <w:rPr>
              <w:rFonts w:ascii="Arial" w:eastAsia="Arial" w:hAnsi="Arial" w:cs="Arial"/>
              <w:spacing w:val="-1"/>
              <w:sz w:val="24"/>
              <w:szCs w:val="24"/>
            </w:rPr>
          </w:rPrChange>
        </w:rPr>
        <w:t>e</w:t>
      </w:r>
      <w:r w:rsidRPr="0058451C">
        <w:rPr>
          <w:rFonts w:ascii="Arial" w:eastAsia="Arial" w:hAnsi="Arial" w:cs="Arial"/>
          <w:spacing w:val="1"/>
          <w:szCs w:val="24"/>
          <w:rPrChange w:id="875"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876" w:author="Irfan Tri Raharjo, SE" w:date="2024-12-24T15:32:00Z">
            <w:rPr>
              <w:rFonts w:ascii="Arial" w:eastAsia="Arial" w:hAnsi="Arial" w:cs="Arial"/>
              <w:spacing w:val="-1"/>
              <w:sz w:val="24"/>
              <w:szCs w:val="24"/>
            </w:rPr>
          </w:rPrChange>
        </w:rPr>
        <w:t>b</w:t>
      </w:r>
      <w:r w:rsidRPr="0058451C">
        <w:rPr>
          <w:rFonts w:ascii="Arial" w:eastAsia="Arial" w:hAnsi="Arial" w:cs="Arial"/>
          <w:spacing w:val="1"/>
          <w:szCs w:val="24"/>
          <w:rPrChange w:id="877"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878"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879" w:author="Irfan Tri Raharjo, SE" w:date="2024-12-24T15:32:00Z">
            <w:rPr>
              <w:rFonts w:ascii="Arial" w:eastAsia="Arial" w:hAnsi="Arial" w:cs="Arial"/>
              <w:sz w:val="24"/>
              <w:szCs w:val="24"/>
            </w:rPr>
          </w:rPrChange>
        </w:rPr>
        <w:t>a</w:t>
      </w:r>
      <w:r w:rsidRPr="0058451C">
        <w:rPr>
          <w:rFonts w:ascii="Arial" w:eastAsia="Arial" w:hAnsi="Arial" w:cs="Arial"/>
          <w:spacing w:val="1"/>
          <w:szCs w:val="24"/>
          <w:rPrChange w:id="880" w:author="Irfan Tri Raharjo, SE" w:date="2024-12-24T15:32:00Z">
            <w:rPr>
              <w:rFonts w:ascii="Arial" w:eastAsia="Arial" w:hAnsi="Arial" w:cs="Arial"/>
              <w:spacing w:val="1"/>
              <w:sz w:val="24"/>
              <w:szCs w:val="24"/>
            </w:rPr>
          </w:rPrChange>
        </w:rPr>
        <w:t xml:space="preserve"> A</w:t>
      </w:r>
      <w:r w:rsidRPr="0058451C">
        <w:rPr>
          <w:rFonts w:ascii="Arial" w:eastAsia="Arial" w:hAnsi="Arial" w:cs="Arial"/>
          <w:szCs w:val="24"/>
          <w:rPrChange w:id="881" w:author="Irfan Tri Raharjo, SE" w:date="2024-12-24T15:32:00Z">
            <w:rPr>
              <w:rFonts w:ascii="Arial" w:eastAsia="Arial" w:hAnsi="Arial" w:cs="Arial"/>
              <w:sz w:val="24"/>
              <w:szCs w:val="24"/>
            </w:rPr>
          </w:rPrChange>
        </w:rPr>
        <w:t>kr</w:t>
      </w:r>
      <w:r w:rsidRPr="0058451C">
        <w:rPr>
          <w:rFonts w:ascii="Arial" w:eastAsia="Arial" w:hAnsi="Arial" w:cs="Arial"/>
          <w:spacing w:val="-2"/>
          <w:szCs w:val="24"/>
          <w:rPrChange w:id="882" w:author="Irfan Tri Raharjo, SE" w:date="2024-12-24T15:32:00Z">
            <w:rPr>
              <w:rFonts w:ascii="Arial" w:eastAsia="Arial" w:hAnsi="Arial" w:cs="Arial"/>
              <w:spacing w:val="-2"/>
              <w:sz w:val="24"/>
              <w:szCs w:val="24"/>
            </w:rPr>
          </w:rPrChange>
        </w:rPr>
        <w:t>e</w:t>
      </w:r>
      <w:r w:rsidRPr="0058451C">
        <w:rPr>
          <w:rFonts w:ascii="Arial" w:eastAsia="Arial" w:hAnsi="Arial" w:cs="Arial"/>
          <w:spacing w:val="1"/>
          <w:szCs w:val="24"/>
          <w:rPrChange w:id="883"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884" w:author="Irfan Tri Raharjo, SE" w:date="2024-12-24T15:32:00Z">
            <w:rPr>
              <w:rFonts w:ascii="Arial" w:eastAsia="Arial" w:hAnsi="Arial" w:cs="Arial"/>
              <w:sz w:val="24"/>
              <w:szCs w:val="24"/>
            </w:rPr>
          </w:rPrChange>
        </w:rPr>
        <w:t>it</w:t>
      </w:r>
      <w:r w:rsidRPr="0058451C">
        <w:rPr>
          <w:rFonts w:ascii="Arial" w:eastAsia="Arial" w:hAnsi="Arial" w:cs="Arial"/>
          <w:spacing w:val="1"/>
          <w:szCs w:val="24"/>
          <w:rPrChange w:id="885"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886" w:author="Irfan Tri Raharjo, SE" w:date="2024-12-24T15:32:00Z">
            <w:rPr>
              <w:rFonts w:ascii="Arial" w:eastAsia="Arial" w:hAnsi="Arial" w:cs="Arial"/>
              <w:sz w:val="24"/>
              <w:szCs w:val="24"/>
            </w:rPr>
          </w:rPrChange>
        </w:rPr>
        <w:t>si</w:t>
      </w:r>
      <w:r w:rsidRPr="0058451C">
        <w:rPr>
          <w:rFonts w:ascii="Arial" w:eastAsia="Arial" w:hAnsi="Arial" w:cs="Arial"/>
          <w:spacing w:val="-2"/>
          <w:szCs w:val="24"/>
          <w:rPrChange w:id="887"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1"/>
          <w:szCs w:val="24"/>
          <w:rPrChange w:id="888"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889" w:author="Irfan Tri Raharjo, SE" w:date="2024-12-24T15:32:00Z">
            <w:rPr>
              <w:rFonts w:ascii="Arial" w:eastAsia="Arial" w:hAnsi="Arial" w:cs="Arial"/>
              <w:spacing w:val="1"/>
              <w:sz w:val="24"/>
              <w:szCs w:val="24"/>
            </w:rPr>
          </w:rPrChange>
        </w:rPr>
        <w:t>and</w:t>
      </w:r>
      <w:r w:rsidRPr="0058451C">
        <w:rPr>
          <w:rFonts w:ascii="Arial" w:eastAsia="Arial" w:hAnsi="Arial" w:cs="Arial"/>
          <w:szCs w:val="24"/>
          <w:rPrChange w:id="890" w:author="Irfan Tri Raharjo, SE" w:date="2024-12-24T15:32:00Z">
            <w:rPr>
              <w:rFonts w:ascii="Arial" w:eastAsia="Arial" w:hAnsi="Arial" w:cs="Arial"/>
              <w:sz w:val="24"/>
              <w:szCs w:val="24"/>
            </w:rPr>
          </w:rPrChange>
        </w:rPr>
        <w:t>i</w:t>
      </w:r>
      <w:r w:rsidRPr="0058451C">
        <w:rPr>
          <w:rFonts w:ascii="Arial" w:eastAsia="Arial" w:hAnsi="Arial" w:cs="Arial"/>
          <w:spacing w:val="-1"/>
          <w:szCs w:val="24"/>
          <w:rPrChange w:id="891" w:author="Irfan Tri Raharjo, SE" w:date="2024-12-24T15:32:00Z">
            <w:rPr>
              <w:rFonts w:ascii="Arial" w:eastAsia="Arial" w:hAnsi="Arial" w:cs="Arial"/>
              <w:spacing w:val="-1"/>
              <w:sz w:val="24"/>
              <w:szCs w:val="24"/>
            </w:rPr>
          </w:rPrChange>
        </w:rPr>
        <w:t>r</w:t>
      </w:r>
      <w:r w:rsidRPr="0058451C">
        <w:rPr>
          <w:rFonts w:ascii="Arial" w:eastAsia="Arial" w:hAnsi="Arial" w:cs="Arial"/>
          <w:szCs w:val="24"/>
          <w:rPrChange w:id="892" w:author="Irfan Tri Raharjo, SE" w:date="2024-12-24T15:32:00Z">
            <w:rPr>
              <w:rFonts w:ascii="Arial" w:eastAsia="Arial" w:hAnsi="Arial" w:cs="Arial"/>
              <w:sz w:val="24"/>
              <w:szCs w:val="24"/>
            </w:rPr>
          </w:rPrChange>
        </w:rPr>
        <w:t>i (L</w:t>
      </w:r>
      <w:r w:rsidRPr="0058451C">
        <w:rPr>
          <w:rFonts w:ascii="Arial" w:eastAsia="Arial" w:hAnsi="Arial" w:cs="Arial"/>
          <w:spacing w:val="1"/>
          <w:szCs w:val="24"/>
          <w:rPrChange w:id="893"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894" w:author="Irfan Tri Raharjo, SE" w:date="2024-12-24T15:32:00Z">
            <w:rPr>
              <w:rFonts w:ascii="Arial" w:eastAsia="Arial" w:hAnsi="Arial" w:cs="Arial"/>
              <w:spacing w:val="-1"/>
              <w:sz w:val="24"/>
              <w:szCs w:val="24"/>
            </w:rPr>
          </w:rPrChange>
        </w:rPr>
        <w:t>M</w:t>
      </w:r>
      <w:r w:rsidRPr="0058451C">
        <w:rPr>
          <w:rFonts w:ascii="Arial" w:eastAsia="Arial" w:hAnsi="Arial" w:cs="Arial"/>
          <w:szCs w:val="24"/>
          <w:rPrChange w:id="895" w:author="Irfan Tri Raharjo, SE" w:date="2024-12-24T15:32:00Z">
            <w:rPr>
              <w:rFonts w:ascii="Arial" w:eastAsia="Arial" w:hAnsi="Arial" w:cs="Arial"/>
              <w:sz w:val="24"/>
              <w:szCs w:val="24"/>
            </w:rPr>
          </w:rPrChange>
        </w:rPr>
        <w:t>).</w:t>
      </w:r>
    </w:p>
    <w:p w14:paraId="11A89164" w14:textId="77777777" w:rsidR="00855DAC" w:rsidRDefault="00855DAC" w:rsidP="00855DAC">
      <w:pPr>
        <w:spacing w:before="3" w:line="275" w:lineRule="auto"/>
        <w:ind w:left="1001" w:right="406" w:hanging="286"/>
        <w:rPr>
          <w:ins w:id="896" w:author="Irfan Tri Raharjo, SE" w:date="2024-12-24T15:32:00Z"/>
          <w:rFonts w:ascii="Arial" w:eastAsia="Arial" w:hAnsi="Arial" w:cs="Arial"/>
          <w:spacing w:val="3"/>
          <w:szCs w:val="24"/>
        </w:rPr>
      </w:pPr>
      <w:r w:rsidRPr="0058451C">
        <w:rPr>
          <w:szCs w:val="24"/>
          <w:rPrChange w:id="897" w:author="Irfan Tri Raharjo, SE" w:date="2024-12-24T15:32:00Z">
            <w:rPr>
              <w:sz w:val="24"/>
              <w:szCs w:val="24"/>
            </w:rPr>
          </w:rPrChange>
        </w:rPr>
        <w:t xml:space="preserve"> </w:t>
      </w:r>
      <w:r w:rsidRPr="0058451C">
        <w:rPr>
          <w:spacing w:val="34"/>
          <w:szCs w:val="24"/>
          <w:rPrChange w:id="898" w:author="Irfan Tri Raharjo, SE" w:date="2024-12-24T15:32:00Z">
            <w:rPr>
              <w:spacing w:val="34"/>
              <w:sz w:val="24"/>
              <w:szCs w:val="24"/>
            </w:rPr>
          </w:rPrChange>
        </w:rPr>
        <w:t xml:space="preserve"> </w:t>
      </w:r>
      <w:r w:rsidRPr="0058451C">
        <w:rPr>
          <w:rFonts w:ascii="Arial" w:eastAsia="Arial" w:hAnsi="Arial" w:cs="Arial"/>
          <w:szCs w:val="24"/>
          <w:rPrChange w:id="899" w:author="Irfan Tri Raharjo, SE" w:date="2024-12-24T15:32:00Z">
            <w:rPr>
              <w:rFonts w:ascii="Arial" w:eastAsia="Arial" w:hAnsi="Arial" w:cs="Arial"/>
              <w:sz w:val="24"/>
              <w:szCs w:val="24"/>
            </w:rPr>
          </w:rPrChange>
        </w:rPr>
        <w:t>Pro</w:t>
      </w:r>
      <w:r w:rsidRPr="0058451C">
        <w:rPr>
          <w:rFonts w:ascii="Arial" w:eastAsia="Arial" w:hAnsi="Arial" w:cs="Arial"/>
          <w:spacing w:val="-1"/>
          <w:szCs w:val="24"/>
          <w:rPrChange w:id="900"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901" w:author="Irfan Tri Raharjo, SE" w:date="2024-12-24T15:32:00Z">
            <w:rPr>
              <w:rFonts w:ascii="Arial" w:eastAsia="Arial" w:hAnsi="Arial" w:cs="Arial"/>
              <w:sz w:val="24"/>
              <w:szCs w:val="24"/>
            </w:rPr>
          </w:rPrChange>
        </w:rPr>
        <w:t>ram</w:t>
      </w:r>
      <w:r w:rsidRPr="0058451C">
        <w:rPr>
          <w:rFonts w:ascii="Arial" w:eastAsia="Arial" w:hAnsi="Arial" w:cs="Arial"/>
          <w:spacing w:val="2"/>
          <w:szCs w:val="24"/>
          <w:rPrChange w:id="902"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zCs w:val="24"/>
          <w:rPrChange w:id="903" w:author="Irfan Tri Raharjo, SE" w:date="2024-12-24T15:32:00Z">
            <w:rPr>
              <w:rFonts w:ascii="Arial" w:eastAsia="Arial" w:hAnsi="Arial" w:cs="Arial"/>
              <w:sz w:val="24"/>
              <w:szCs w:val="24"/>
            </w:rPr>
          </w:rPrChange>
        </w:rPr>
        <w:t>s</w:t>
      </w:r>
      <w:r w:rsidRPr="0058451C">
        <w:rPr>
          <w:rFonts w:ascii="Arial" w:eastAsia="Arial" w:hAnsi="Arial" w:cs="Arial"/>
          <w:spacing w:val="1"/>
          <w:szCs w:val="24"/>
          <w:rPrChange w:id="904" w:author="Irfan Tri Raharjo, SE" w:date="2024-12-24T15:32:00Z">
            <w:rPr>
              <w:rFonts w:ascii="Arial" w:eastAsia="Arial" w:hAnsi="Arial" w:cs="Arial"/>
              <w:spacing w:val="1"/>
              <w:sz w:val="24"/>
              <w:szCs w:val="24"/>
            </w:rPr>
          </w:rPrChange>
        </w:rPr>
        <w:t>t</w:t>
      </w:r>
      <w:r w:rsidRPr="0058451C">
        <w:rPr>
          <w:rFonts w:ascii="Arial" w:eastAsia="Arial" w:hAnsi="Arial" w:cs="Arial"/>
          <w:spacing w:val="-1"/>
          <w:szCs w:val="24"/>
          <w:rPrChange w:id="905" w:author="Irfan Tri Raharjo, SE" w:date="2024-12-24T15:32:00Z">
            <w:rPr>
              <w:rFonts w:ascii="Arial" w:eastAsia="Arial" w:hAnsi="Arial" w:cs="Arial"/>
              <w:spacing w:val="-1"/>
              <w:sz w:val="24"/>
              <w:szCs w:val="24"/>
            </w:rPr>
          </w:rPrChange>
        </w:rPr>
        <w:t>u</w:t>
      </w:r>
      <w:r w:rsidRPr="0058451C">
        <w:rPr>
          <w:rFonts w:ascii="Arial" w:eastAsia="Arial" w:hAnsi="Arial" w:cs="Arial"/>
          <w:spacing w:val="1"/>
          <w:szCs w:val="24"/>
          <w:rPrChange w:id="906"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907" w:author="Irfan Tri Raharjo, SE" w:date="2024-12-24T15:32:00Z">
            <w:rPr>
              <w:rFonts w:ascii="Arial" w:eastAsia="Arial" w:hAnsi="Arial" w:cs="Arial"/>
              <w:sz w:val="24"/>
              <w:szCs w:val="24"/>
            </w:rPr>
          </w:rPrChange>
        </w:rPr>
        <w:t xml:space="preserve">i </w:t>
      </w:r>
      <w:r w:rsidRPr="0058451C">
        <w:rPr>
          <w:rFonts w:ascii="Arial" w:eastAsia="Arial" w:hAnsi="Arial" w:cs="Arial"/>
          <w:spacing w:val="1"/>
          <w:szCs w:val="24"/>
          <w:rPrChange w:id="908" w:author="Irfan Tri Raharjo, SE" w:date="2024-12-24T15:32:00Z">
            <w:rPr>
              <w:rFonts w:ascii="Arial" w:eastAsia="Arial" w:hAnsi="Arial" w:cs="Arial"/>
              <w:spacing w:val="1"/>
              <w:sz w:val="24"/>
              <w:szCs w:val="24"/>
            </w:rPr>
          </w:rPrChange>
        </w:rPr>
        <w:t>ba</w:t>
      </w:r>
      <w:r w:rsidRPr="0058451C">
        <w:rPr>
          <w:rFonts w:ascii="Arial" w:eastAsia="Arial" w:hAnsi="Arial" w:cs="Arial"/>
          <w:spacing w:val="-3"/>
          <w:szCs w:val="24"/>
          <w:rPrChange w:id="909" w:author="Irfan Tri Raharjo, SE" w:date="2024-12-24T15:32:00Z">
            <w:rPr>
              <w:rFonts w:ascii="Arial" w:eastAsia="Arial" w:hAnsi="Arial" w:cs="Arial"/>
              <w:spacing w:val="-3"/>
              <w:sz w:val="24"/>
              <w:szCs w:val="24"/>
            </w:rPr>
          </w:rPrChange>
        </w:rPr>
        <w:t>r</w:t>
      </w:r>
      <w:r w:rsidRPr="0058451C">
        <w:rPr>
          <w:rFonts w:ascii="Arial" w:eastAsia="Arial" w:hAnsi="Arial" w:cs="Arial"/>
          <w:szCs w:val="24"/>
          <w:rPrChange w:id="910" w:author="Irfan Tri Raharjo, SE" w:date="2024-12-24T15:32:00Z">
            <w:rPr>
              <w:rFonts w:ascii="Arial" w:eastAsia="Arial" w:hAnsi="Arial" w:cs="Arial"/>
              <w:sz w:val="24"/>
              <w:szCs w:val="24"/>
            </w:rPr>
          </w:rPrChange>
        </w:rPr>
        <w:t>u</w:t>
      </w:r>
      <w:r w:rsidRPr="0058451C">
        <w:rPr>
          <w:rFonts w:ascii="Arial" w:eastAsia="Arial" w:hAnsi="Arial" w:cs="Arial"/>
          <w:spacing w:val="1"/>
          <w:szCs w:val="24"/>
          <w:rPrChange w:id="911"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2"/>
          <w:szCs w:val="24"/>
          <w:rPrChange w:id="912" w:author="Irfan Tri Raharjo, SE" w:date="2024-12-24T15:32:00Z">
            <w:rPr>
              <w:rFonts w:ascii="Arial" w:eastAsia="Arial" w:hAnsi="Arial" w:cs="Arial"/>
              <w:spacing w:val="-2"/>
              <w:sz w:val="24"/>
              <w:szCs w:val="24"/>
            </w:rPr>
          </w:rPrChange>
        </w:rPr>
        <w:t>y</w:t>
      </w:r>
      <w:r w:rsidRPr="0058451C">
        <w:rPr>
          <w:rFonts w:ascii="Arial" w:eastAsia="Arial" w:hAnsi="Arial" w:cs="Arial"/>
          <w:spacing w:val="1"/>
          <w:szCs w:val="24"/>
          <w:rPrChange w:id="913" w:author="Irfan Tri Raharjo, SE" w:date="2024-12-24T15:32:00Z">
            <w:rPr>
              <w:rFonts w:ascii="Arial" w:eastAsia="Arial" w:hAnsi="Arial" w:cs="Arial"/>
              <w:spacing w:val="1"/>
              <w:sz w:val="24"/>
              <w:szCs w:val="24"/>
            </w:rPr>
          </w:rPrChange>
        </w:rPr>
        <w:t>an</w:t>
      </w:r>
      <w:r w:rsidRPr="0058451C">
        <w:rPr>
          <w:rFonts w:ascii="Arial" w:eastAsia="Arial" w:hAnsi="Arial" w:cs="Arial"/>
          <w:szCs w:val="24"/>
          <w:rPrChange w:id="914" w:author="Irfan Tri Raharjo, SE" w:date="2024-12-24T15:32:00Z">
            <w:rPr>
              <w:rFonts w:ascii="Arial" w:eastAsia="Arial" w:hAnsi="Arial" w:cs="Arial"/>
              <w:sz w:val="24"/>
              <w:szCs w:val="24"/>
            </w:rPr>
          </w:rPrChange>
        </w:rPr>
        <w:t>g</w:t>
      </w:r>
      <w:r w:rsidRPr="0058451C">
        <w:rPr>
          <w:rFonts w:ascii="Arial" w:eastAsia="Arial" w:hAnsi="Arial" w:cs="Arial"/>
          <w:spacing w:val="-1"/>
          <w:szCs w:val="24"/>
          <w:rPrChange w:id="915"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916" w:author="Irfan Tri Raharjo, SE" w:date="2024-12-24T15:32:00Z">
            <w:rPr>
              <w:rFonts w:ascii="Arial" w:eastAsia="Arial" w:hAnsi="Arial" w:cs="Arial"/>
              <w:spacing w:val="1"/>
              <w:sz w:val="24"/>
              <w:szCs w:val="24"/>
            </w:rPr>
          </w:rPrChange>
        </w:rPr>
        <w:t>te</w:t>
      </w:r>
      <w:r w:rsidRPr="0058451C">
        <w:rPr>
          <w:rFonts w:ascii="Arial" w:eastAsia="Arial" w:hAnsi="Arial" w:cs="Arial"/>
          <w:szCs w:val="24"/>
          <w:rPrChange w:id="917" w:author="Irfan Tri Raharjo, SE" w:date="2024-12-24T15:32:00Z">
            <w:rPr>
              <w:rFonts w:ascii="Arial" w:eastAsia="Arial" w:hAnsi="Arial" w:cs="Arial"/>
              <w:sz w:val="24"/>
              <w:szCs w:val="24"/>
            </w:rPr>
          </w:rPrChange>
        </w:rPr>
        <w:t xml:space="preserve">lah </w:t>
      </w:r>
      <w:r w:rsidRPr="0058451C">
        <w:rPr>
          <w:rFonts w:ascii="Arial" w:eastAsia="Arial" w:hAnsi="Arial" w:cs="Arial"/>
          <w:spacing w:val="1"/>
          <w:szCs w:val="24"/>
          <w:rPrChange w:id="918" w:author="Irfan Tri Raharjo, SE" w:date="2024-12-24T15:32:00Z">
            <w:rPr>
              <w:rFonts w:ascii="Arial" w:eastAsia="Arial" w:hAnsi="Arial" w:cs="Arial"/>
              <w:spacing w:val="1"/>
              <w:sz w:val="24"/>
              <w:szCs w:val="24"/>
            </w:rPr>
          </w:rPrChange>
        </w:rPr>
        <w:t>be</w:t>
      </w:r>
      <w:r w:rsidRPr="0058451C">
        <w:rPr>
          <w:rFonts w:ascii="Arial" w:eastAsia="Arial" w:hAnsi="Arial" w:cs="Arial"/>
          <w:szCs w:val="24"/>
          <w:rPrChange w:id="919" w:author="Irfan Tri Raharjo, SE" w:date="2024-12-24T15:32:00Z">
            <w:rPr>
              <w:rFonts w:ascii="Arial" w:eastAsia="Arial" w:hAnsi="Arial" w:cs="Arial"/>
              <w:sz w:val="24"/>
              <w:szCs w:val="24"/>
            </w:rPr>
          </w:rPrChange>
        </w:rPr>
        <w:t>r</w:t>
      </w:r>
      <w:r w:rsidRPr="0058451C">
        <w:rPr>
          <w:rFonts w:ascii="Arial" w:eastAsia="Arial" w:hAnsi="Arial" w:cs="Arial"/>
          <w:spacing w:val="-2"/>
          <w:szCs w:val="24"/>
          <w:rPrChange w:id="920" w:author="Irfan Tri Raharjo, SE" w:date="2024-12-24T15:32:00Z">
            <w:rPr>
              <w:rFonts w:ascii="Arial" w:eastAsia="Arial" w:hAnsi="Arial" w:cs="Arial"/>
              <w:spacing w:val="-2"/>
              <w:sz w:val="24"/>
              <w:szCs w:val="24"/>
            </w:rPr>
          </w:rPrChange>
        </w:rPr>
        <w:t>o</w:t>
      </w:r>
      <w:r w:rsidRPr="0058451C">
        <w:rPr>
          <w:rFonts w:ascii="Arial" w:eastAsia="Arial" w:hAnsi="Arial" w:cs="Arial"/>
          <w:spacing w:val="1"/>
          <w:szCs w:val="24"/>
          <w:rPrChange w:id="921" w:author="Irfan Tri Raharjo, SE" w:date="2024-12-24T15:32:00Z">
            <w:rPr>
              <w:rFonts w:ascii="Arial" w:eastAsia="Arial" w:hAnsi="Arial" w:cs="Arial"/>
              <w:spacing w:val="1"/>
              <w:sz w:val="24"/>
              <w:szCs w:val="24"/>
            </w:rPr>
          </w:rPrChange>
        </w:rPr>
        <w:t>pe</w:t>
      </w:r>
      <w:r w:rsidRPr="0058451C">
        <w:rPr>
          <w:rFonts w:ascii="Arial" w:eastAsia="Arial" w:hAnsi="Arial" w:cs="Arial"/>
          <w:szCs w:val="24"/>
          <w:rPrChange w:id="922" w:author="Irfan Tri Raharjo, SE" w:date="2024-12-24T15:32:00Z">
            <w:rPr>
              <w:rFonts w:ascii="Arial" w:eastAsia="Arial" w:hAnsi="Arial" w:cs="Arial"/>
              <w:sz w:val="24"/>
              <w:szCs w:val="24"/>
            </w:rPr>
          </w:rPrChange>
        </w:rPr>
        <w:t>rasi &gt;</w:t>
      </w:r>
      <w:r w:rsidRPr="0058451C">
        <w:rPr>
          <w:rFonts w:ascii="Arial" w:eastAsia="Arial" w:hAnsi="Arial" w:cs="Arial"/>
          <w:spacing w:val="-2"/>
          <w:szCs w:val="24"/>
          <w:rPrChange w:id="923"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zCs w:val="24"/>
          <w:rPrChange w:id="924" w:author="Irfan Tri Raharjo, SE" w:date="2024-12-24T15:32:00Z">
            <w:rPr>
              <w:rFonts w:ascii="Arial" w:eastAsia="Arial" w:hAnsi="Arial" w:cs="Arial"/>
              <w:sz w:val="24"/>
              <w:szCs w:val="24"/>
            </w:rPr>
          </w:rPrChange>
        </w:rPr>
        <w:t>2</w:t>
      </w:r>
      <w:r w:rsidRPr="0058451C">
        <w:rPr>
          <w:rFonts w:ascii="Arial" w:eastAsia="Arial" w:hAnsi="Arial" w:cs="Arial"/>
          <w:spacing w:val="1"/>
          <w:szCs w:val="24"/>
          <w:rPrChange w:id="925" w:author="Irfan Tri Raharjo, SE" w:date="2024-12-24T15:32:00Z">
            <w:rPr>
              <w:rFonts w:ascii="Arial" w:eastAsia="Arial" w:hAnsi="Arial" w:cs="Arial"/>
              <w:spacing w:val="1"/>
              <w:sz w:val="24"/>
              <w:szCs w:val="24"/>
            </w:rPr>
          </w:rPrChange>
        </w:rPr>
        <w:t xml:space="preserve"> t</w:t>
      </w:r>
      <w:r w:rsidRPr="0058451C">
        <w:rPr>
          <w:rFonts w:ascii="Arial" w:eastAsia="Arial" w:hAnsi="Arial" w:cs="Arial"/>
          <w:spacing w:val="-1"/>
          <w:szCs w:val="24"/>
          <w:rPrChange w:id="926"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927" w:author="Irfan Tri Raharjo, SE" w:date="2024-12-24T15:32:00Z">
            <w:rPr>
              <w:rFonts w:ascii="Arial" w:eastAsia="Arial" w:hAnsi="Arial" w:cs="Arial"/>
              <w:spacing w:val="1"/>
              <w:sz w:val="24"/>
              <w:szCs w:val="24"/>
            </w:rPr>
          </w:rPrChange>
        </w:rPr>
        <w:t>hu</w:t>
      </w:r>
      <w:r w:rsidRPr="0058451C">
        <w:rPr>
          <w:rFonts w:ascii="Arial" w:eastAsia="Arial" w:hAnsi="Arial" w:cs="Arial"/>
          <w:szCs w:val="24"/>
          <w:rPrChange w:id="928" w:author="Irfan Tri Raharjo, SE" w:date="2024-12-24T15:32:00Z">
            <w:rPr>
              <w:rFonts w:ascii="Arial" w:eastAsia="Arial" w:hAnsi="Arial" w:cs="Arial"/>
              <w:sz w:val="24"/>
              <w:szCs w:val="24"/>
            </w:rPr>
          </w:rPrChange>
        </w:rPr>
        <w:t>n</w:t>
      </w:r>
      <w:r w:rsidRPr="0058451C">
        <w:rPr>
          <w:rFonts w:ascii="Arial" w:eastAsia="Arial" w:hAnsi="Arial" w:cs="Arial"/>
          <w:spacing w:val="5"/>
          <w:szCs w:val="24"/>
          <w:rPrChange w:id="929" w:author="Irfan Tri Raharjo, SE" w:date="2024-12-24T15:32:00Z">
            <w:rPr>
              <w:rFonts w:ascii="Arial" w:eastAsia="Arial" w:hAnsi="Arial" w:cs="Arial"/>
              <w:spacing w:val="5"/>
              <w:sz w:val="24"/>
              <w:szCs w:val="24"/>
            </w:rPr>
          </w:rPrChange>
        </w:rPr>
        <w:t xml:space="preserve"> </w:t>
      </w:r>
      <w:r w:rsidRPr="0058451C">
        <w:rPr>
          <w:rFonts w:ascii="Arial" w:eastAsia="Arial" w:hAnsi="Arial" w:cs="Arial"/>
          <w:szCs w:val="24"/>
          <w:rPrChange w:id="930" w:author="Irfan Tri Raharjo, SE" w:date="2024-12-24T15:32:00Z">
            <w:rPr>
              <w:rFonts w:ascii="Arial" w:eastAsia="Arial" w:hAnsi="Arial" w:cs="Arial"/>
              <w:sz w:val="24"/>
              <w:szCs w:val="24"/>
            </w:rPr>
          </w:rPrChange>
        </w:rPr>
        <w:t>s</w:t>
      </w:r>
      <w:r w:rsidRPr="0058451C">
        <w:rPr>
          <w:rFonts w:ascii="Arial" w:eastAsia="Arial" w:hAnsi="Arial" w:cs="Arial"/>
          <w:spacing w:val="1"/>
          <w:szCs w:val="24"/>
          <w:rPrChange w:id="931" w:author="Irfan Tri Raharjo, SE" w:date="2024-12-24T15:32:00Z">
            <w:rPr>
              <w:rFonts w:ascii="Arial" w:eastAsia="Arial" w:hAnsi="Arial" w:cs="Arial"/>
              <w:spacing w:val="1"/>
              <w:sz w:val="24"/>
              <w:szCs w:val="24"/>
            </w:rPr>
          </w:rPrChange>
        </w:rPr>
        <w:t>e</w:t>
      </w:r>
      <w:r w:rsidRPr="0058451C">
        <w:rPr>
          <w:rFonts w:ascii="Arial" w:eastAsia="Arial" w:hAnsi="Arial" w:cs="Arial"/>
          <w:szCs w:val="24"/>
          <w:rPrChange w:id="932" w:author="Irfan Tri Raharjo, SE" w:date="2024-12-24T15:32:00Z">
            <w:rPr>
              <w:rFonts w:ascii="Arial" w:eastAsia="Arial" w:hAnsi="Arial" w:cs="Arial"/>
              <w:sz w:val="24"/>
              <w:szCs w:val="24"/>
            </w:rPr>
          </w:rPrChange>
        </w:rPr>
        <w:t>jak</w:t>
      </w:r>
      <w:r w:rsidRPr="0058451C">
        <w:rPr>
          <w:rFonts w:ascii="Arial" w:eastAsia="Arial" w:hAnsi="Arial" w:cs="Arial"/>
          <w:spacing w:val="-1"/>
          <w:szCs w:val="24"/>
          <w:rPrChange w:id="933"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934"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935" w:author="Irfan Tri Raharjo, SE" w:date="2024-12-24T15:32:00Z">
            <w:rPr>
              <w:rFonts w:ascii="Arial" w:eastAsia="Arial" w:hAnsi="Arial" w:cs="Arial"/>
              <w:spacing w:val="1"/>
              <w:sz w:val="24"/>
              <w:szCs w:val="24"/>
            </w:rPr>
          </w:rPrChange>
        </w:rPr>
        <w:t>e</w:t>
      </w:r>
      <w:r w:rsidRPr="0058451C">
        <w:rPr>
          <w:rFonts w:ascii="Arial" w:eastAsia="Arial" w:hAnsi="Arial" w:cs="Arial"/>
          <w:szCs w:val="24"/>
          <w:rPrChange w:id="936" w:author="Irfan Tri Raharjo, SE" w:date="2024-12-24T15:32:00Z">
            <w:rPr>
              <w:rFonts w:ascii="Arial" w:eastAsia="Arial" w:hAnsi="Arial" w:cs="Arial"/>
              <w:sz w:val="24"/>
              <w:szCs w:val="24"/>
            </w:rPr>
          </w:rPrChange>
        </w:rPr>
        <w:t>rbit</w:t>
      </w:r>
      <w:r w:rsidRPr="0058451C">
        <w:rPr>
          <w:rFonts w:ascii="Arial" w:eastAsia="Arial" w:hAnsi="Arial" w:cs="Arial"/>
          <w:spacing w:val="1"/>
          <w:szCs w:val="24"/>
          <w:rPrChange w:id="937" w:author="Irfan Tri Raharjo, SE" w:date="2024-12-24T15:32:00Z">
            <w:rPr>
              <w:rFonts w:ascii="Arial" w:eastAsia="Arial" w:hAnsi="Arial" w:cs="Arial"/>
              <w:spacing w:val="1"/>
              <w:sz w:val="24"/>
              <w:szCs w:val="24"/>
            </w:rPr>
          </w:rPrChange>
        </w:rPr>
        <w:t>n</w:t>
      </w:r>
      <w:r w:rsidRPr="0058451C">
        <w:rPr>
          <w:rFonts w:ascii="Arial" w:eastAsia="Arial" w:hAnsi="Arial" w:cs="Arial"/>
          <w:spacing w:val="-2"/>
          <w:szCs w:val="24"/>
          <w:rPrChange w:id="938" w:author="Irfan Tri Raharjo, SE" w:date="2024-12-24T15:32:00Z">
            <w:rPr>
              <w:rFonts w:ascii="Arial" w:eastAsia="Arial" w:hAnsi="Arial" w:cs="Arial"/>
              <w:spacing w:val="-2"/>
              <w:sz w:val="24"/>
              <w:szCs w:val="24"/>
            </w:rPr>
          </w:rPrChange>
        </w:rPr>
        <w:t>y</w:t>
      </w:r>
      <w:r w:rsidRPr="0058451C">
        <w:rPr>
          <w:rFonts w:ascii="Arial" w:eastAsia="Arial" w:hAnsi="Arial" w:cs="Arial"/>
          <w:szCs w:val="24"/>
          <w:rPrChange w:id="939" w:author="Irfan Tri Raharjo, SE" w:date="2024-12-24T15:32:00Z">
            <w:rPr>
              <w:rFonts w:ascii="Arial" w:eastAsia="Arial" w:hAnsi="Arial" w:cs="Arial"/>
              <w:sz w:val="24"/>
              <w:szCs w:val="24"/>
            </w:rPr>
          </w:rPrChange>
        </w:rPr>
        <w:t>a</w:t>
      </w:r>
      <w:r w:rsidRPr="0058451C">
        <w:rPr>
          <w:rFonts w:ascii="Arial" w:eastAsia="Arial" w:hAnsi="Arial" w:cs="Arial"/>
          <w:spacing w:val="-1"/>
          <w:szCs w:val="24"/>
          <w:rPrChange w:id="940"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941" w:author="Irfan Tri Raharjo, SE" w:date="2024-12-24T15:32:00Z">
            <w:rPr>
              <w:rFonts w:ascii="Arial" w:eastAsia="Arial" w:hAnsi="Arial" w:cs="Arial"/>
              <w:sz w:val="24"/>
              <w:szCs w:val="24"/>
            </w:rPr>
          </w:rPrChange>
        </w:rPr>
        <w:t>i</w:t>
      </w:r>
      <w:r w:rsidRPr="0058451C">
        <w:rPr>
          <w:rFonts w:ascii="Arial" w:eastAsia="Arial" w:hAnsi="Arial" w:cs="Arial"/>
          <w:spacing w:val="-1"/>
          <w:szCs w:val="24"/>
          <w:rPrChange w:id="942" w:author="Irfan Tri Raharjo, SE" w:date="2024-12-24T15:32:00Z">
            <w:rPr>
              <w:rFonts w:ascii="Arial" w:eastAsia="Arial" w:hAnsi="Arial" w:cs="Arial"/>
              <w:spacing w:val="-1"/>
              <w:sz w:val="24"/>
              <w:szCs w:val="24"/>
            </w:rPr>
          </w:rPrChange>
        </w:rPr>
        <w:t>z</w:t>
      </w:r>
      <w:r w:rsidRPr="0058451C">
        <w:rPr>
          <w:rFonts w:ascii="Arial" w:eastAsia="Arial" w:hAnsi="Arial" w:cs="Arial"/>
          <w:szCs w:val="24"/>
          <w:rPrChange w:id="943" w:author="Irfan Tri Raharjo, SE" w:date="2024-12-24T15:32:00Z">
            <w:rPr>
              <w:rFonts w:ascii="Arial" w:eastAsia="Arial" w:hAnsi="Arial" w:cs="Arial"/>
              <w:sz w:val="24"/>
              <w:szCs w:val="24"/>
            </w:rPr>
          </w:rPrChange>
        </w:rPr>
        <w:t xml:space="preserve">in </w:t>
      </w:r>
      <w:r w:rsidRPr="0058451C">
        <w:rPr>
          <w:rFonts w:ascii="Arial" w:eastAsia="Arial" w:hAnsi="Arial" w:cs="Arial"/>
          <w:spacing w:val="1"/>
          <w:szCs w:val="24"/>
          <w:rPrChange w:id="944" w:author="Irfan Tri Raharjo, SE" w:date="2024-12-24T15:32:00Z">
            <w:rPr>
              <w:rFonts w:ascii="Arial" w:eastAsia="Arial" w:hAnsi="Arial" w:cs="Arial"/>
              <w:spacing w:val="1"/>
              <w:sz w:val="24"/>
              <w:szCs w:val="24"/>
            </w:rPr>
          </w:rPrChange>
        </w:rPr>
        <w:t>pe</w:t>
      </w:r>
      <w:r w:rsidRPr="0058451C">
        <w:rPr>
          <w:rFonts w:ascii="Arial" w:eastAsia="Arial" w:hAnsi="Arial" w:cs="Arial"/>
          <w:spacing w:val="-1"/>
          <w:szCs w:val="24"/>
          <w:rPrChange w:id="945"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946" w:author="Irfan Tri Raharjo, SE" w:date="2024-12-24T15:32:00Z">
            <w:rPr>
              <w:rFonts w:ascii="Arial" w:eastAsia="Arial" w:hAnsi="Arial" w:cs="Arial"/>
              <w:spacing w:val="1"/>
              <w:sz w:val="24"/>
              <w:szCs w:val="24"/>
            </w:rPr>
          </w:rPrChange>
        </w:rPr>
        <w:t>bu</w:t>
      </w:r>
      <w:r w:rsidRPr="0058451C">
        <w:rPr>
          <w:rFonts w:ascii="Arial" w:eastAsia="Arial" w:hAnsi="Arial" w:cs="Arial"/>
          <w:spacing w:val="-2"/>
          <w:szCs w:val="24"/>
          <w:rPrChange w:id="947" w:author="Irfan Tri Raharjo, SE" w:date="2024-12-24T15:32:00Z">
            <w:rPr>
              <w:rFonts w:ascii="Arial" w:eastAsia="Arial" w:hAnsi="Arial" w:cs="Arial"/>
              <w:spacing w:val="-2"/>
              <w:sz w:val="24"/>
              <w:szCs w:val="24"/>
            </w:rPr>
          </w:rPrChange>
        </w:rPr>
        <w:t>k</w:t>
      </w:r>
      <w:r w:rsidRPr="0058451C">
        <w:rPr>
          <w:rFonts w:ascii="Arial" w:eastAsia="Arial" w:hAnsi="Arial" w:cs="Arial"/>
          <w:spacing w:val="1"/>
          <w:szCs w:val="24"/>
          <w:rPrChange w:id="948" w:author="Irfan Tri Raharjo, SE" w:date="2024-12-24T15:32:00Z">
            <w:rPr>
              <w:rFonts w:ascii="Arial" w:eastAsia="Arial" w:hAnsi="Arial" w:cs="Arial"/>
              <w:spacing w:val="1"/>
              <w:sz w:val="24"/>
              <w:szCs w:val="24"/>
            </w:rPr>
          </w:rPrChange>
        </w:rPr>
        <w:t>aa</w:t>
      </w:r>
      <w:r w:rsidRPr="0058451C">
        <w:rPr>
          <w:rFonts w:ascii="Arial" w:eastAsia="Arial" w:hAnsi="Arial" w:cs="Arial"/>
          <w:szCs w:val="24"/>
          <w:rPrChange w:id="949" w:author="Irfan Tri Raharjo, SE" w:date="2024-12-24T15:32:00Z">
            <w:rPr>
              <w:rFonts w:ascii="Arial" w:eastAsia="Arial" w:hAnsi="Arial" w:cs="Arial"/>
              <w:sz w:val="24"/>
              <w:szCs w:val="24"/>
            </w:rPr>
          </w:rPrChange>
        </w:rPr>
        <w:t>n</w:t>
      </w:r>
      <w:r w:rsidRPr="0058451C">
        <w:rPr>
          <w:rFonts w:ascii="Arial" w:eastAsia="Arial" w:hAnsi="Arial" w:cs="Arial"/>
          <w:spacing w:val="-1"/>
          <w:szCs w:val="24"/>
          <w:rPrChange w:id="950"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951" w:author="Irfan Tri Raharjo, SE" w:date="2024-12-24T15:32:00Z">
            <w:rPr>
              <w:rFonts w:ascii="Arial" w:eastAsia="Arial" w:hAnsi="Arial" w:cs="Arial"/>
              <w:spacing w:val="1"/>
              <w:sz w:val="24"/>
              <w:szCs w:val="24"/>
            </w:rPr>
          </w:rPrChange>
        </w:rPr>
        <w:t>p</w:t>
      </w:r>
      <w:r w:rsidRPr="0058451C">
        <w:rPr>
          <w:rFonts w:ascii="Arial" w:eastAsia="Arial" w:hAnsi="Arial" w:cs="Arial"/>
          <w:szCs w:val="24"/>
          <w:rPrChange w:id="952" w:author="Irfan Tri Raharjo, SE" w:date="2024-12-24T15:32:00Z">
            <w:rPr>
              <w:rFonts w:ascii="Arial" w:eastAsia="Arial" w:hAnsi="Arial" w:cs="Arial"/>
              <w:sz w:val="24"/>
              <w:szCs w:val="24"/>
            </w:rPr>
          </w:rPrChange>
        </w:rPr>
        <w:t>ro</w:t>
      </w:r>
      <w:r w:rsidRPr="0058451C">
        <w:rPr>
          <w:rFonts w:ascii="Arial" w:eastAsia="Arial" w:hAnsi="Arial" w:cs="Arial"/>
          <w:spacing w:val="-1"/>
          <w:szCs w:val="24"/>
          <w:rPrChange w:id="953"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954" w:author="Irfan Tri Raharjo, SE" w:date="2024-12-24T15:32:00Z">
            <w:rPr>
              <w:rFonts w:ascii="Arial" w:eastAsia="Arial" w:hAnsi="Arial" w:cs="Arial"/>
              <w:sz w:val="24"/>
              <w:szCs w:val="24"/>
            </w:rPr>
          </w:rPrChange>
        </w:rPr>
        <w:t>ram</w:t>
      </w:r>
      <w:r w:rsidRPr="0058451C">
        <w:rPr>
          <w:rFonts w:ascii="Arial" w:eastAsia="Arial" w:hAnsi="Arial" w:cs="Arial"/>
          <w:spacing w:val="2"/>
          <w:szCs w:val="24"/>
          <w:rPrChange w:id="955"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2"/>
          <w:szCs w:val="24"/>
          <w:rPrChange w:id="956" w:author="Irfan Tri Raharjo, SE" w:date="2024-12-24T15:32:00Z">
            <w:rPr>
              <w:rFonts w:ascii="Arial" w:eastAsia="Arial" w:hAnsi="Arial" w:cs="Arial"/>
              <w:spacing w:val="-2"/>
              <w:sz w:val="24"/>
              <w:szCs w:val="24"/>
            </w:rPr>
          </w:rPrChange>
        </w:rPr>
        <w:t>s</w:t>
      </w:r>
      <w:r w:rsidRPr="0058451C">
        <w:rPr>
          <w:rFonts w:ascii="Arial" w:eastAsia="Arial" w:hAnsi="Arial" w:cs="Arial"/>
          <w:szCs w:val="24"/>
          <w:rPrChange w:id="957"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958" w:author="Irfan Tri Raharjo, SE" w:date="2024-12-24T15:32:00Z">
            <w:rPr>
              <w:rFonts w:ascii="Arial" w:eastAsia="Arial" w:hAnsi="Arial" w:cs="Arial"/>
              <w:spacing w:val="1"/>
              <w:sz w:val="24"/>
              <w:szCs w:val="24"/>
            </w:rPr>
          </w:rPrChange>
        </w:rPr>
        <w:t>ud</w:t>
      </w:r>
      <w:r w:rsidRPr="0058451C">
        <w:rPr>
          <w:rFonts w:ascii="Arial" w:eastAsia="Arial" w:hAnsi="Arial" w:cs="Arial"/>
          <w:szCs w:val="24"/>
          <w:rPrChange w:id="959" w:author="Irfan Tri Raharjo, SE" w:date="2024-12-24T15:32:00Z">
            <w:rPr>
              <w:rFonts w:ascii="Arial" w:eastAsia="Arial" w:hAnsi="Arial" w:cs="Arial"/>
              <w:sz w:val="24"/>
              <w:szCs w:val="24"/>
            </w:rPr>
          </w:rPrChange>
        </w:rPr>
        <w:t xml:space="preserve">i </w:t>
      </w:r>
      <w:r w:rsidRPr="0058451C">
        <w:rPr>
          <w:rFonts w:ascii="Arial" w:eastAsia="Arial" w:hAnsi="Arial" w:cs="Arial"/>
          <w:spacing w:val="-1"/>
          <w:szCs w:val="24"/>
          <w:rPrChange w:id="960" w:author="Irfan Tri Raharjo, SE" w:date="2024-12-24T15:32:00Z">
            <w:rPr>
              <w:rFonts w:ascii="Arial" w:eastAsia="Arial" w:hAnsi="Arial" w:cs="Arial"/>
              <w:spacing w:val="-1"/>
              <w:sz w:val="24"/>
              <w:szCs w:val="24"/>
            </w:rPr>
          </w:rPrChange>
        </w:rPr>
        <w:t>d</w:t>
      </w:r>
      <w:r w:rsidRPr="0058451C">
        <w:rPr>
          <w:rFonts w:ascii="Arial" w:eastAsia="Arial" w:hAnsi="Arial" w:cs="Arial"/>
          <w:spacing w:val="1"/>
          <w:szCs w:val="24"/>
          <w:rPrChange w:id="961"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962" w:author="Irfan Tri Raharjo, SE" w:date="2024-12-24T15:32:00Z">
            <w:rPr>
              <w:rFonts w:ascii="Arial" w:eastAsia="Arial" w:hAnsi="Arial" w:cs="Arial"/>
              <w:sz w:val="24"/>
              <w:szCs w:val="24"/>
            </w:rPr>
          </w:rPrChange>
        </w:rPr>
        <w:t>n</w:t>
      </w:r>
      <w:r w:rsidRPr="0058451C">
        <w:rPr>
          <w:rFonts w:ascii="Arial" w:eastAsia="Arial" w:hAnsi="Arial" w:cs="Arial"/>
          <w:spacing w:val="-1"/>
          <w:szCs w:val="24"/>
          <w:rPrChange w:id="963"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964" w:author="Irfan Tri Raharjo, SE" w:date="2024-12-24T15:32:00Z">
            <w:rPr>
              <w:rFonts w:ascii="Arial" w:eastAsia="Arial" w:hAnsi="Arial" w:cs="Arial"/>
              <w:spacing w:val="1"/>
              <w:sz w:val="24"/>
              <w:szCs w:val="24"/>
            </w:rPr>
          </w:rPrChange>
        </w:rPr>
        <w:t>be</w:t>
      </w:r>
      <w:r w:rsidRPr="0058451C">
        <w:rPr>
          <w:rFonts w:ascii="Arial" w:eastAsia="Arial" w:hAnsi="Arial" w:cs="Arial"/>
          <w:szCs w:val="24"/>
          <w:rPrChange w:id="965" w:author="Irfan Tri Raharjo, SE" w:date="2024-12-24T15:32:00Z">
            <w:rPr>
              <w:rFonts w:ascii="Arial" w:eastAsia="Arial" w:hAnsi="Arial" w:cs="Arial"/>
              <w:sz w:val="24"/>
              <w:szCs w:val="24"/>
            </w:rPr>
          </w:rPrChange>
        </w:rPr>
        <w:t>l</w:t>
      </w:r>
      <w:r w:rsidRPr="0058451C">
        <w:rPr>
          <w:rFonts w:ascii="Arial" w:eastAsia="Arial" w:hAnsi="Arial" w:cs="Arial"/>
          <w:spacing w:val="-2"/>
          <w:szCs w:val="24"/>
          <w:rPrChange w:id="966" w:author="Irfan Tri Raharjo, SE" w:date="2024-12-24T15:32:00Z">
            <w:rPr>
              <w:rFonts w:ascii="Arial" w:eastAsia="Arial" w:hAnsi="Arial" w:cs="Arial"/>
              <w:spacing w:val="-2"/>
              <w:sz w:val="24"/>
              <w:szCs w:val="24"/>
            </w:rPr>
          </w:rPrChange>
        </w:rPr>
        <w:t>u</w:t>
      </w:r>
      <w:r w:rsidRPr="0058451C">
        <w:rPr>
          <w:rFonts w:ascii="Arial" w:eastAsia="Arial" w:hAnsi="Arial" w:cs="Arial"/>
          <w:szCs w:val="24"/>
          <w:rPrChange w:id="967" w:author="Irfan Tri Raharjo, SE" w:date="2024-12-24T15:32:00Z">
            <w:rPr>
              <w:rFonts w:ascii="Arial" w:eastAsia="Arial" w:hAnsi="Arial" w:cs="Arial"/>
              <w:sz w:val="24"/>
              <w:szCs w:val="24"/>
            </w:rPr>
          </w:rPrChange>
        </w:rPr>
        <w:t xml:space="preserve">m </w:t>
      </w:r>
      <w:r w:rsidRPr="0058451C">
        <w:rPr>
          <w:rFonts w:ascii="Arial" w:eastAsia="Arial" w:hAnsi="Arial" w:cs="Arial"/>
          <w:spacing w:val="1"/>
          <w:szCs w:val="24"/>
          <w:rPrChange w:id="968"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969" w:author="Irfan Tri Raharjo, SE" w:date="2024-12-24T15:32:00Z">
            <w:rPr>
              <w:rFonts w:ascii="Arial" w:eastAsia="Arial" w:hAnsi="Arial" w:cs="Arial"/>
              <w:spacing w:val="-1"/>
              <w:sz w:val="24"/>
              <w:szCs w:val="24"/>
            </w:rPr>
          </w:rPrChange>
        </w:rPr>
        <w:t>e</w:t>
      </w:r>
      <w:r w:rsidRPr="0058451C">
        <w:rPr>
          <w:rFonts w:ascii="Arial" w:eastAsia="Arial" w:hAnsi="Arial" w:cs="Arial"/>
          <w:spacing w:val="1"/>
          <w:szCs w:val="24"/>
          <w:rPrChange w:id="970" w:author="Irfan Tri Raharjo, SE" w:date="2024-12-24T15:32:00Z">
            <w:rPr>
              <w:rFonts w:ascii="Arial" w:eastAsia="Arial" w:hAnsi="Arial" w:cs="Arial"/>
              <w:spacing w:val="1"/>
              <w:sz w:val="24"/>
              <w:szCs w:val="24"/>
            </w:rPr>
          </w:rPrChange>
        </w:rPr>
        <w:t>nd</w:t>
      </w:r>
      <w:r w:rsidRPr="0058451C">
        <w:rPr>
          <w:rFonts w:ascii="Arial" w:eastAsia="Arial" w:hAnsi="Arial" w:cs="Arial"/>
          <w:spacing w:val="-1"/>
          <w:szCs w:val="24"/>
          <w:rPrChange w:id="971" w:author="Irfan Tri Raharjo, SE" w:date="2024-12-24T15:32:00Z">
            <w:rPr>
              <w:rFonts w:ascii="Arial" w:eastAsia="Arial" w:hAnsi="Arial" w:cs="Arial"/>
              <w:spacing w:val="-1"/>
              <w:sz w:val="24"/>
              <w:szCs w:val="24"/>
            </w:rPr>
          </w:rPrChange>
        </w:rPr>
        <w:t>a</w:t>
      </w:r>
      <w:r w:rsidRPr="0058451C">
        <w:rPr>
          <w:rFonts w:ascii="Arial" w:eastAsia="Arial" w:hAnsi="Arial" w:cs="Arial"/>
          <w:spacing w:val="1"/>
          <w:szCs w:val="24"/>
          <w:rPrChange w:id="972" w:author="Irfan Tri Raharjo, SE" w:date="2024-12-24T15:32:00Z">
            <w:rPr>
              <w:rFonts w:ascii="Arial" w:eastAsia="Arial" w:hAnsi="Arial" w:cs="Arial"/>
              <w:spacing w:val="1"/>
              <w:sz w:val="24"/>
              <w:szCs w:val="24"/>
            </w:rPr>
          </w:rPrChange>
        </w:rPr>
        <w:t>pa</w:t>
      </w:r>
      <w:r w:rsidRPr="0058451C">
        <w:rPr>
          <w:rFonts w:ascii="Arial" w:eastAsia="Arial" w:hAnsi="Arial" w:cs="Arial"/>
          <w:szCs w:val="24"/>
          <w:rPrChange w:id="973"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974"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zCs w:val="24"/>
          <w:rPrChange w:id="975" w:author="Irfan Tri Raharjo, SE" w:date="2024-12-24T15:32:00Z">
            <w:rPr>
              <w:rFonts w:ascii="Arial" w:eastAsia="Arial" w:hAnsi="Arial" w:cs="Arial"/>
              <w:sz w:val="24"/>
              <w:szCs w:val="24"/>
            </w:rPr>
          </w:rPrChange>
        </w:rPr>
        <w:t>s</w:t>
      </w:r>
      <w:r w:rsidRPr="0058451C">
        <w:rPr>
          <w:rFonts w:ascii="Arial" w:eastAsia="Arial" w:hAnsi="Arial" w:cs="Arial"/>
          <w:spacing w:val="-2"/>
          <w:szCs w:val="24"/>
          <w:rPrChange w:id="976" w:author="Irfan Tri Raharjo, SE" w:date="2024-12-24T15:32:00Z">
            <w:rPr>
              <w:rFonts w:ascii="Arial" w:eastAsia="Arial" w:hAnsi="Arial" w:cs="Arial"/>
              <w:spacing w:val="-2"/>
              <w:sz w:val="24"/>
              <w:szCs w:val="24"/>
            </w:rPr>
          </w:rPrChange>
        </w:rPr>
        <w:t>t</w:t>
      </w:r>
      <w:r w:rsidRPr="0058451C">
        <w:rPr>
          <w:rFonts w:ascii="Arial" w:eastAsia="Arial" w:hAnsi="Arial" w:cs="Arial"/>
          <w:spacing w:val="1"/>
          <w:szCs w:val="24"/>
          <w:rPrChange w:id="977"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978"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979" w:author="Irfan Tri Raharjo, SE" w:date="2024-12-24T15:32:00Z">
            <w:rPr>
              <w:rFonts w:ascii="Arial" w:eastAsia="Arial" w:hAnsi="Arial" w:cs="Arial"/>
              <w:spacing w:val="1"/>
              <w:sz w:val="24"/>
              <w:szCs w:val="24"/>
            </w:rPr>
          </w:rPrChange>
        </w:rPr>
        <w:t>u</w:t>
      </w:r>
      <w:r w:rsidRPr="0058451C">
        <w:rPr>
          <w:rFonts w:ascii="Arial" w:eastAsia="Arial" w:hAnsi="Arial" w:cs="Arial"/>
          <w:szCs w:val="24"/>
          <w:rPrChange w:id="980" w:author="Irfan Tri Raharjo, SE" w:date="2024-12-24T15:32:00Z">
            <w:rPr>
              <w:rFonts w:ascii="Arial" w:eastAsia="Arial" w:hAnsi="Arial" w:cs="Arial"/>
              <w:sz w:val="24"/>
              <w:szCs w:val="24"/>
            </w:rPr>
          </w:rPrChange>
        </w:rPr>
        <w:t>s</w:t>
      </w:r>
      <w:r w:rsidRPr="0058451C">
        <w:rPr>
          <w:rFonts w:ascii="Arial" w:eastAsia="Arial" w:hAnsi="Arial" w:cs="Arial"/>
          <w:spacing w:val="-2"/>
          <w:szCs w:val="24"/>
          <w:rPrChange w:id="981"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1"/>
          <w:szCs w:val="24"/>
          <w:rPrChange w:id="982" w:author="Irfan Tri Raharjo, SE" w:date="2024-12-24T15:32:00Z">
            <w:rPr>
              <w:rFonts w:ascii="Arial" w:eastAsia="Arial" w:hAnsi="Arial" w:cs="Arial"/>
              <w:spacing w:val="1"/>
              <w:sz w:val="24"/>
              <w:szCs w:val="24"/>
            </w:rPr>
          </w:rPrChange>
        </w:rPr>
        <w:t>te</w:t>
      </w:r>
      <w:r w:rsidRPr="0058451C">
        <w:rPr>
          <w:rFonts w:ascii="Arial" w:eastAsia="Arial" w:hAnsi="Arial" w:cs="Arial"/>
          <w:szCs w:val="24"/>
          <w:rPrChange w:id="983" w:author="Irfan Tri Raharjo, SE" w:date="2024-12-24T15:32:00Z">
            <w:rPr>
              <w:rFonts w:ascii="Arial" w:eastAsia="Arial" w:hAnsi="Arial" w:cs="Arial"/>
              <w:sz w:val="24"/>
              <w:szCs w:val="24"/>
            </w:rPr>
          </w:rPrChange>
        </w:rPr>
        <w:t>rakr</w:t>
      </w:r>
      <w:r w:rsidRPr="0058451C">
        <w:rPr>
          <w:rFonts w:ascii="Arial" w:eastAsia="Arial" w:hAnsi="Arial" w:cs="Arial"/>
          <w:spacing w:val="-2"/>
          <w:szCs w:val="24"/>
          <w:rPrChange w:id="984" w:author="Irfan Tri Raharjo, SE" w:date="2024-12-24T15:32:00Z">
            <w:rPr>
              <w:rFonts w:ascii="Arial" w:eastAsia="Arial" w:hAnsi="Arial" w:cs="Arial"/>
              <w:spacing w:val="-2"/>
              <w:sz w:val="24"/>
              <w:szCs w:val="24"/>
            </w:rPr>
          </w:rPrChange>
        </w:rPr>
        <w:t>e</w:t>
      </w:r>
      <w:r w:rsidRPr="0058451C">
        <w:rPr>
          <w:rFonts w:ascii="Arial" w:eastAsia="Arial" w:hAnsi="Arial" w:cs="Arial"/>
          <w:spacing w:val="1"/>
          <w:szCs w:val="24"/>
          <w:rPrChange w:id="985"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986" w:author="Irfan Tri Raharjo, SE" w:date="2024-12-24T15:32:00Z">
            <w:rPr>
              <w:rFonts w:ascii="Arial" w:eastAsia="Arial" w:hAnsi="Arial" w:cs="Arial"/>
              <w:sz w:val="24"/>
              <w:szCs w:val="24"/>
            </w:rPr>
          </w:rPrChange>
        </w:rPr>
        <w:t>it</w:t>
      </w:r>
      <w:r w:rsidRPr="0058451C">
        <w:rPr>
          <w:rFonts w:ascii="Arial" w:eastAsia="Arial" w:hAnsi="Arial" w:cs="Arial"/>
          <w:spacing w:val="1"/>
          <w:szCs w:val="24"/>
          <w:rPrChange w:id="987"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988" w:author="Irfan Tri Raharjo, SE" w:date="2024-12-24T15:32:00Z">
            <w:rPr>
              <w:rFonts w:ascii="Arial" w:eastAsia="Arial" w:hAnsi="Arial" w:cs="Arial"/>
              <w:sz w:val="24"/>
              <w:szCs w:val="24"/>
            </w:rPr>
          </w:rPrChange>
        </w:rPr>
        <w:t>si</w:t>
      </w:r>
      <w:r w:rsidRPr="0058451C">
        <w:rPr>
          <w:rFonts w:ascii="Arial" w:eastAsia="Arial" w:hAnsi="Arial" w:cs="Arial"/>
          <w:spacing w:val="-3"/>
          <w:szCs w:val="24"/>
          <w:rPrChange w:id="989" w:author="Irfan Tri Raharjo, SE" w:date="2024-12-24T15:32:00Z">
            <w:rPr>
              <w:rFonts w:ascii="Arial" w:eastAsia="Arial" w:hAnsi="Arial" w:cs="Arial"/>
              <w:spacing w:val="-3"/>
              <w:sz w:val="24"/>
              <w:szCs w:val="24"/>
            </w:rPr>
          </w:rPrChange>
        </w:rPr>
        <w:t xml:space="preserve"> </w:t>
      </w:r>
      <w:r w:rsidRPr="0058451C">
        <w:rPr>
          <w:rFonts w:ascii="Arial" w:eastAsia="Arial" w:hAnsi="Arial" w:cs="Arial"/>
          <w:spacing w:val="1"/>
          <w:szCs w:val="24"/>
          <w:rPrChange w:id="990"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991" w:author="Irfan Tri Raharjo, SE" w:date="2024-12-24T15:32:00Z">
            <w:rPr>
              <w:rFonts w:ascii="Arial" w:eastAsia="Arial" w:hAnsi="Arial" w:cs="Arial"/>
              <w:sz w:val="24"/>
              <w:szCs w:val="24"/>
            </w:rPr>
          </w:rPrChange>
        </w:rPr>
        <w:t>ica</w:t>
      </w:r>
      <w:r w:rsidRPr="0058451C">
        <w:rPr>
          <w:rFonts w:ascii="Arial" w:eastAsia="Arial" w:hAnsi="Arial" w:cs="Arial"/>
          <w:spacing w:val="1"/>
          <w:szCs w:val="24"/>
          <w:rPrChange w:id="992" w:author="Irfan Tri Raharjo, SE" w:date="2024-12-24T15:32:00Z">
            <w:rPr>
              <w:rFonts w:ascii="Arial" w:eastAsia="Arial" w:hAnsi="Arial" w:cs="Arial"/>
              <w:spacing w:val="1"/>
              <w:sz w:val="24"/>
              <w:szCs w:val="24"/>
            </w:rPr>
          </w:rPrChange>
        </w:rPr>
        <w:t>t</w:t>
      </w:r>
      <w:r w:rsidRPr="0058451C">
        <w:rPr>
          <w:rFonts w:ascii="Arial" w:eastAsia="Arial" w:hAnsi="Arial" w:cs="Arial"/>
          <w:spacing w:val="-1"/>
          <w:szCs w:val="24"/>
          <w:rPrChange w:id="993"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994" w:author="Irfan Tri Raharjo, SE" w:date="2024-12-24T15:32:00Z">
            <w:rPr>
              <w:rFonts w:ascii="Arial" w:eastAsia="Arial" w:hAnsi="Arial" w:cs="Arial"/>
              <w:sz w:val="24"/>
              <w:szCs w:val="24"/>
            </w:rPr>
          </w:rPrChange>
        </w:rPr>
        <w:t>t s</w:t>
      </w:r>
      <w:r w:rsidRPr="0058451C">
        <w:rPr>
          <w:rFonts w:ascii="Arial" w:eastAsia="Arial" w:hAnsi="Arial" w:cs="Arial"/>
          <w:spacing w:val="1"/>
          <w:szCs w:val="24"/>
          <w:rPrChange w:id="995" w:author="Irfan Tri Raharjo, SE" w:date="2024-12-24T15:32:00Z">
            <w:rPr>
              <w:rFonts w:ascii="Arial" w:eastAsia="Arial" w:hAnsi="Arial" w:cs="Arial"/>
              <w:spacing w:val="1"/>
              <w:sz w:val="24"/>
              <w:szCs w:val="24"/>
            </w:rPr>
          </w:rPrChange>
        </w:rPr>
        <w:t>eba</w:t>
      </w:r>
      <w:r w:rsidRPr="0058451C">
        <w:rPr>
          <w:rFonts w:ascii="Arial" w:eastAsia="Arial" w:hAnsi="Arial" w:cs="Arial"/>
          <w:spacing w:val="-1"/>
          <w:szCs w:val="24"/>
          <w:rPrChange w:id="996" w:author="Irfan Tri Raharjo, SE" w:date="2024-12-24T15:32:00Z">
            <w:rPr>
              <w:rFonts w:ascii="Arial" w:eastAsia="Arial" w:hAnsi="Arial" w:cs="Arial"/>
              <w:spacing w:val="-1"/>
              <w:sz w:val="24"/>
              <w:szCs w:val="24"/>
            </w:rPr>
          </w:rPrChange>
        </w:rPr>
        <w:t>g</w:t>
      </w:r>
      <w:r w:rsidRPr="0058451C">
        <w:rPr>
          <w:rFonts w:ascii="Arial" w:eastAsia="Arial" w:hAnsi="Arial" w:cs="Arial"/>
          <w:spacing w:val="1"/>
          <w:szCs w:val="24"/>
          <w:rPrChange w:id="997"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998" w:author="Irfan Tri Raharjo, SE" w:date="2024-12-24T15:32:00Z">
            <w:rPr>
              <w:rFonts w:ascii="Arial" w:eastAsia="Arial" w:hAnsi="Arial" w:cs="Arial"/>
              <w:sz w:val="24"/>
              <w:szCs w:val="24"/>
            </w:rPr>
          </w:rPrChange>
        </w:rPr>
        <w:t xml:space="preserve">i </w:t>
      </w:r>
      <w:r w:rsidRPr="0058451C">
        <w:rPr>
          <w:rFonts w:ascii="Arial" w:eastAsia="Arial" w:hAnsi="Arial" w:cs="Arial"/>
          <w:spacing w:val="1"/>
          <w:szCs w:val="24"/>
          <w:rPrChange w:id="999" w:author="Irfan Tri Raharjo, SE" w:date="2024-12-24T15:32:00Z">
            <w:rPr>
              <w:rFonts w:ascii="Arial" w:eastAsia="Arial" w:hAnsi="Arial" w:cs="Arial"/>
              <w:spacing w:val="1"/>
              <w:sz w:val="24"/>
              <w:szCs w:val="24"/>
            </w:rPr>
          </w:rPrChange>
        </w:rPr>
        <w:t>p</w:t>
      </w:r>
      <w:r w:rsidRPr="0058451C">
        <w:rPr>
          <w:rFonts w:ascii="Arial" w:eastAsia="Arial" w:hAnsi="Arial" w:cs="Arial"/>
          <w:szCs w:val="24"/>
          <w:rPrChange w:id="1000" w:author="Irfan Tri Raharjo, SE" w:date="2024-12-24T15:32:00Z">
            <w:rPr>
              <w:rFonts w:ascii="Arial" w:eastAsia="Arial" w:hAnsi="Arial" w:cs="Arial"/>
              <w:sz w:val="24"/>
              <w:szCs w:val="24"/>
            </w:rPr>
          </w:rPrChange>
        </w:rPr>
        <w:t>ro</w:t>
      </w:r>
      <w:r w:rsidRPr="0058451C">
        <w:rPr>
          <w:rFonts w:ascii="Arial" w:eastAsia="Arial" w:hAnsi="Arial" w:cs="Arial"/>
          <w:spacing w:val="-1"/>
          <w:szCs w:val="24"/>
          <w:rPrChange w:id="1001"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1002" w:author="Irfan Tri Raharjo, SE" w:date="2024-12-24T15:32:00Z">
            <w:rPr>
              <w:rFonts w:ascii="Arial" w:eastAsia="Arial" w:hAnsi="Arial" w:cs="Arial"/>
              <w:sz w:val="24"/>
              <w:szCs w:val="24"/>
            </w:rPr>
          </w:rPrChange>
        </w:rPr>
        <w:t>r</w:t>
      </w:r>
      <w:r w:rsidRPr="0058451C">
        <w:rPr>
          <w:rFonts w:ascii="Arial" w:eastAsia="Arial" w:hAnsi="Arial" w:cs="Arial"/>
          <w:spacing w:val="-2"/>
          <w:szCs w:val="24"/>
          <w:rPrChange w:id="1003" w:author="Irfan Tri Raharjo, SE" w:date="2024-12-24T15:32:00Z">
            <w:rPr>
              <w:rFonts w:ascii="Arial" w:eastAsia="Arial" w:hAnsi="Arial" w:cs="Arial"/>
              <w:spacing w:val="-2"/>
              <w:sz w:val="24"/>
              <w:szCs w:val="24"/>
            </w:rPr>
          </w:rPrChange>
        </w:rPr>
        <w:t>a</w:t>
      </w:r>
      <w:r w:rsidRPr="0058451C">
        <w:rPr>
          <w:rFonts w:ascii="Arial" w:eastAsia="Arial" w:hAnsi="Arial" w:cs="Arial"/>
          <w:szCs w:val="24"/>
          <w:rPrChange w:id="1004" w:author="Irfan Tri Raharjo, SE" w:date="2024-12-24T15:32:00Z">
            <w:rPr>
              <w:rFonts w:ascii="Arial" w:eastAsia="Arial" w:hAnsi="Arial" w:cs="Arial"/>
              <w:sz w:val="24"/>
              <w:szCs w:val="24"/>
            </w:rPr>
          </w:rPrChange>
        </w:rPr>
        <w:t>m</w:t>
      </w:r>
      <w:r w:rsidRPr="0058451C">
        <w:rPr>
          <w:rFonts w:ascii="Arial" w:eastAsia="Arial" w:hAnsi="Arial" w:cs="Arial"/>
          <w:spacing w:val="2"/>
          <w:szCs w:val="24"/>
          <w:rPrChange w:id="1005"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zCs w:val="24"/>
          <w:rPrChange w:id="1006" w:author="Irfan Tri Raharjo, SE" w:date="2024-12-24T15:32:00Z">
            <w:rPr>
              <w:rFonts w:ascii="Arial" w:eastAsia="Arial" w:hAnsi="Arial" w:cs="Arial"/>
              <w:sz w:val="24"/>
              <w:szCs w:val="24"/>
            </w:rPr>
          </w:rPrChange>
        </w:rPr>
        <w:t>s</w:t>
      </w:r>
      <w:r w:rsidRPr="0058451C">
        <w:rPr>
          <w:rFonts w:ascii="Arial" w:eastAsia="Arial" w:hAnsi="Arial" w:cs="Arial"/>
          <w:spacing w:val="1"/>
          <w:szCs w:val="24"/>
          <w:rPrChange w:id="1007" w:author="Irfan Tri Raharjo, SE" w:date="2024-12-24T15:32:00Z">
            <w:rPr>
              <w:rFonts w:ascii="Arial" w:eastAsia="Arial" w:hAnsi="Arial" w:cs="Arial"/>
              <w:spacing w:val="1"/>
              <w:sz w:val="24"/>
              <w:szCs w:val="24"/>
            </w:rPr>
          </w:rPrChange>
        </w:rPr>
        <w:t>t</w:t>
      </w:r>
      <w:r w:rsidRPr="0058451C">
        <w:rPr>
          <w:rFonts w:ascii="Arial" w:eastAsia="Arial" w:hAnsi="Arial" w:cs="Arial"/>
          <w:spacing w:val="-1"/>
          <w:szCs w:val="24"/>
          <w:rPrChange w:id="1008" w:author="Irfan Tri Raharjo, SE" w:date="2024-12-24T15:32:00Z">
            <w:rPr>
              <w:rFonts w:ascii="Arial" w:eastAsia="Arial" w:hAnsi="Arial" w:cs="Arial"/>
              <w:spacing w:val="-1"/>
              <w:sz w:val="24"/>
              <w:szCs w:val="24"/>
            </w:rPr>
          </w:rPrChange>
        </w:rPr>
        <w:t>u</w:t>
      </w:r>
      <w:r w:rsidRPr="0058451C">
        <w:rPr>
          <w:rFonts w:ascii="Arial" w:eastAsia="Arial" w:hAnsi="Arial" w:cs="Arial"/>
          <w:spacing w:val="1"/>
          <w:szCs w:val="24"/>
          <w:rPrChange w:id="1009"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1010" w:author="Irfan Tri Raharjo, SE" w:date="2024-12-24T15:32:00Z">
            <w:rPr>
              <w:rFonts w:ascii="Arial" w:eastAsia="Arial" w:hAnsi="Arial" w:cs="Arial"/>
              <w:sz w:val="24"/>
              <w:szCs w:val="24"/>
            </w:rPr>
          </w:rPrChange>
        </w:rPr>
        <w:t>i</w:t>
      </w:r>
      <w:r w:rsidRPr="0058451C">
        <w:rPr>
          <w:rFonts w:ascii="Arial" w:eastAsia="Arial" w:hAnsi="Arial" w:cs="Arial"/>
          <w:spacing w:val="-2"/>
          <w:szCs w:val="24"/>
          <w:rPrChange w:id="1011" w:author="Irfan Tri Raharjo, SE" w:date="2024-12-24T15:32:00Z">
            <w:rPr>
              <w:rFonts w:ascii="Arial" w:eastAsia="Arial" w:hAnsi="Arial" w:cs="Arial"/>
              <w:spacing w:val="-2"/>
              <w:sz w:val="24"/>
              <w:szCs w:val="24"/>
            </w:rPr>
          </w:rPrChange>
        </w:rPr>
        <w:t xml:space="preserve"> y</w:t>
      </w:r>
      <w:r w:rsidRPr="0058451C">
        <w:rPr>
          <w:rFonts w:ascii="Arial" w:eastAsia="Arial" w:hAnsi="Arial" w:cs="Arial"/>
          <w:spacing w:val="1"/>
          <w:szCs w:val="24"/>
          <w:rPrChange w:id="1012" w:author="Irfan Tri Raharjo, SE" w:date="2024-12-24T15:32:00Z">
            <w:rPr>
              <w:rFonts w:ascii="Arial" w:eastAsia="Arial" w:hAnsi="Arial" w:cs="Arial"/>
              <w:spacing w:val="1"/>
              <w:sz w:val="24"/>
              <w:szCs w:val="24"/>
            </w:rPr>
          </w:rPrChange>
        </w:rPr>
        <w:t>an</w:t>
      </w:r>
      <w:r w:rsidRPr="0058451C">
        <w:rPr>
          <w:rFonts w:ascii="Arial" w:eastAsia="Arial" w:hAnsi="Arial" w:cs="Arial"/>
          <w:szCs w:val="24"/>
          <w:rPrChange w:id="1013" w:author="Irfan Tri Raharjo, SE" w:date="2024-12-24T15:32:00Z">
            <w:rPr>
              <w:rFonts w:ascii="Arial" w:eastAsia="Arial" w:hAnsi="Arial" w:cs="Arial"/>
              <w:sz w:val="24"/>
              <w:szCs w:val="24"/>
            </w:rPr>
          </w:rPrChange>
        </w:rPr>
        <w:t>g</w:t>
      </w:r>
      <w:r w:rsidRPr="0058451C">
        <w:rPr>
          <w:rFonts w:ascii="Arial" w:eastAsia="Arial" w:hAnsi="Arial" w:cs="Arial"/>
          <w:spacing w:val="-1"/>
          <w:szCs w:val="24"/>
          <w:rPrChange w:id="1014" w:author="Irfan Tri Raharjo, SE" w:date="2024-12-24T15:32:00Z">
            <w:rPr>
              <w:rFonts w:ascii="Arial" w:eastAsia="Arial" w:hAnsi="Arial" w:cs="Arial"/>
              <w:spacing w:val="-1"/>
              <w:sz w:val="24"/>
              <w:szCs w:val="24"/>
            </w:rPr>
          </w:rPrChange>
        </w:rPr>
        <w:t xml:space="preserve"> </w:t>
      </w:r>
      <w:r w:rsidRPr="0058451C">
        <w:rPr>
          <w:rFonts w:ascii="Arial" w:eastAsia="Arial" w:hAnsi="Arial" w:cs="Arial"/>
          <w:spacing w:val="1"/>
          <w:szCs w:val="24"/>
          <w:rPrChange w:id="1015" w:author="Irfan Tri Raharjo, SE" w:date="2024-12-24T15:32:00Z">
            <w:rPr>
              <w:rFonts w:ascii="Arial" w:eastAsia="Arial" w:hAnsi="Arial" w:cs="Arial"/>
              <w:spacing w:val="1"/>
              <w:sz w:val="24"/>
              <w:szCs w:val="24"/>
            </w:rPr>
          </w:rPrChange>
        </w:rPr>
        <w:t>t</w:t>
      </w:r>
      <w:r w:rsidRPr="0058451C">
        <w:rPr>
          <w:rFonts w:ascii="Arial" w:eastAsia="Arial" w:hAnsi="Arial" w:cs="Arial"/>
          <w:szCs w:val="24"/>
          <w:rPrChange w:id="1016" w:author="Irfan Tri Raharjo, SE" w:date="2024-12-24T15:32:00Z">
            <w:rPr>
              <w:rFonts w:ascii="Arial" w:eastAsia="Arial" w:hAnsi="Arial" w:cs="Arial"/>
              <w:sz w:val="24"/>
              <w:szCs w:val="24"/>
            </w:rPr>
          </w:rPrChange>
        </w:rPr>
        <w:t>id</w:t>
      </w:r>
      <w:r w:rsidRPr="0058451C">
        <w:rPr>
          <w:rFonts w:ascii="Arial" w:eastAsia="Arial" w:hAnsi="Arial" w:cs="Arial"/>
          <w:spacing w:val="1"/>
          <w:szCs w:val="24"/>
          <w:rPrChange w:id="1017"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1018" w:author="Irfan Tri Raharjo, SE" w:date="2024-12-24T15:32:00Z">
            <w:rPr>
              <w:rFonts w:ascii="Arial" w:eastAsia="Arial" w:hAnsi="Arial" w:cs="Arial"/>
              <w:sz w:val="24"/>
              <w:szCs w:val="24"/>
            </w:rPr>
          </w:rPrChange>
        </w:rPr>
        <w:t xml:space="preserve">k </w:t>
      </w:r>
      <w:r w:rsidRPr="0058451C">
        <w:rPr>
          <w:rFonts w:ascii="Arial" w:eastAsia="Arial" w:hAnsi="Arial" w:cs="Arial"/>
          <w:spacing w:val="1"/>
          <w:szCs w:val="24"/>
          <w:rPrChange w:id="1019" w:author="Irfan Tri Raharjo, SE" w:date="2024-12-24T15:32:00Z">
            <w:rPr>
              <w:rFonts w:ascii="Arial" w:eastAsia="Arial" w:hAnsi="Arial" w:cs="Arial"/>
              <w:spacing w:val="1"/>
              <w:sz w:val="24"/>
              <w:szCs w:val="24"/>
            </w:rPr>
          </w:rPrChange>
        </w:rPr>
        <w:t>te</w:t>
      </w:r>
      <w:r w:rsidRPr="0058451C">
        <w:rPr>
          <w:rFonts w:ascii="Arial" w:eastAsia="Arial" w:hAnsi="Arial" w:cs="Arial"/>
          <w:szCs w:val="24"/>
          <w:rPrChange w:id="1020" w:author="Irfan Tri Raharjo, SE" w:date="2024-12-24T15:32:00Z">
            <w:rPr>
              <w:rFonts w:ascii="Arial" w:eastAsia="Arial" w:hAnsi="Arial" w:cs="Arial"/>
              <w:sz w:val="24"/>
              <w:szCs w:val="24"/>
            </w:rPr>
          </w:rPrChange>
        </w:rPr>
        <w:t>rakre</w:t>
      </w:r>
      <w:r w:rsidRPr="0058451C">
        <w:rPr>
          <w:rFonts w:ascii="Arial" w:eastAsia="Arial" w:hAnsi="Arial" w:cs="Arial"/>
          <w:spacing w:val="1"/>
          <w:szCs w:val="24"/>
          <w:rPrChange w:id="1021"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1022" w:author="Irfan Tri Raharjo, SE" w:date="2024-12-24T15:32:00Z">
            <w:rPr>
              <w:rFonts w:ascii="Arial" w:eastAsia="Arial" w:hAnsi="Arial" w:cs="Arial"/>
              <w:sz w:val="24"/>
              <w:szCs w:val="24"/>
            </w:rPr>
          </w:rPrChange>
        </w:rPr>
        <w:t>i</w:t>
      </w:r>
      <w:r w:rsidRPr="0058451C">
        <w:rPr>
          <w:rFonts w:ascii="Arial" w:eastAsia="Arial" w:hAnsi="Arial" w:cs="Arial"/>
          <w:spacing w:val="-2"/>
          <w:szCs w:val="24"/>
          <w:rPrChange w:id="1023" w:author="Irfan Tri Raharjo, SE" w:date="2024-12-24T15:32:00Z">
            <w:rPr>
              <w:rFonts w:ascii="Arial" w:eastAsia="Arial" w:hAnsi="Arial" w:cs="Arial"/>
              <w:spacing w:val="-2"/>
              <w:sz w:val="24"/>
              <w:szCs w:val="24"/>
            </w:rPr>
          </w:rPrChange>
        </w:rPr>
        <w:t>t</w:t>
      </w:r>
      <w:r w:rsidRPr="0058451C">
        <w:rPr>
          <w:rFonts w:ascii="Arial" w:eastAsia="Arial" w:hAnsi="Arial" w:cs="Arial"/>
          <w:spacing w:val="1"/>
          <w:szCs w:val="24"/>
          <w:rPrChange w:id="1024" w:author="Irfan Tri Raharjo, SE" w:date="2024-12-24T15:32:00Z">
            <w:rPr>
              <w:rFonts w:ascii="Arial" w:eastAsia="Arial" w:hAnsi="Arial" w:cs="Arial"/>
              <w:spacing w:val="1"/>
              <w:sz w:val="24"/>
              <w:szCs w:val="24"/>
            </w:rPr>
          </w:rPrChange>
        </w:rPr>
        <w:t>a</w:t>
      </w:r>
      <w:r w:rsidRPr="0058451C">
        <w:rPr>
          <w:rFonts w:ascii="Arial" w:eastAsia="Arial" w:hAnsi="Arial" w:cs="Arial"/>
          <w:spacing w:val="-2"/>
          <w:szCs w:val="24"/>
          <w:rPrChange w:id="1025" w:author="Irfan Tri Raharjo, SE" w:date="2024-12-24T15:32:00Z">
            <w:rPr>
              <w:rFonts w:ascii="Arial" w:eastAsia="Arial" w:hAnsi="Arial" w:cs="Arial"/>
              <w:spacing w:val="-2"/>
              <w:sz w:val="24"/>
              <w:szCs w:val="24"/>
            </w:rPr>
          </w:rPrChange>
        </w:rPr>
        <w:t>s</w:t>
      </w:r>
      <w:r w:rsidRPr="0058451C">
        <w:rPr>
          <w:rFonts w:ascii="Arial" w:eastAsia="Arial" w:hAnsi="Arial" w:cs="Arial"/>
          <w:szCs w:val="24"/>
          <w:rPrChange w:id="1026" w:author="Irfan Tri Raharjo, SE" w:date="2024-12-24T15:32:00Z">
            <w:rPr>
              <w:rFonts w:ascii="Arial" w:eastAsia="Arial" w:hAnsi="Arial" w:cs="Arial"/>
              <w:sz w:val="24"/>
              <w:szCs w:val="24"/>
            </w:rPr>
          </w:rPrChange>
        </w:rPr>
        <w:t>i/k</w:t>
      </w:r>
      <w:r w:rsidRPr="0058451C">
        <w:rPr>
          <w:rFonts w:ascii="Arial" w:eastAsia="Arial" w:hAnsi="Arial" w:cs="Arial"/>
          <w:spacing w:val="1"/>
          <w:szCs w:val="24"/>
          <w:rPrChange w:id="1027" w:author="Irfan Tri Raharjo, SE" w:date="2024-12-24T15:32:00Z">
            <w:rPr>
              <w:rFonts w:ascii="Arial" w:eastAsia="Arial" w:hAnsi="Arial" w:cs="Arial"/>
              <w:spacing w:val="1"/>
              <w:sz w:val="24"/>
              <w:szCs w:val="24"/>
            </w:rPr>
          </w:rPrChange>
        </w:rPr>
        <w:t>ada</w:t>
      </w:r>
      <w:r w:rsidRPr="0058451C">
        <w:rPr>
          <w:rFonts w:ascii="Arial" w:eastAsia="Arial" w:hAnsi="Arial" w:cs="Arial"/>
          <w:szCs w:val="24"/>
          <w:rPrChange w:id="1028" w:author="Irfan Tri Raharjo, SE" w:date="2024-12-24T15:32:00Z">
            <w:rPr>
              <w:rFonts w:ascii="Arial" w:eastAsia="Arial" w:hAnsi="Arial" w:cs="Arial"/>
              <w:sz w:val="24"/>
              <w:szCs w:val="24"/>
            </w:rPr>
          </w:rPrChange>
        </w:rPr>
        <w:t>l</w:t>
      </w:r>
      <w:r w:rsidRPr="0058451C">
        <w:rPr>
          <w:rFonts w:ascii="Arial" w:eastAsia="Arial" w:hAnsi="Arial" w:cs="Arial"/>
          <w:spacing w:val="-2"/>
          <w:szCs w:val="24"/>
          <w:rPrChange w:id="1029" w:author="Irfan Tri Raharjo, SE" w:date="2024-12-24T15:32:00Z">
            <w:rPr>
              <w:rFonts w:ascii="Arial" w:eastAsia="Arial" w:hAnsi="Arial" w:cs="Arial"/>
              <w:spacing w:val="-2"/>
              <w:sz w:val="24"/>
              <w:szCs w:val="24"/>
            </w:rPr>
          </w:rPrChange>
        </w:rPr>
        <w:t>u</w:t>
      </w:r>
      <w:r w:rsidRPr="0058451C">
        <w:rPr>
          <w:rFonts w:ascii="Arial" w:eastAsia="Arial" w:hAnsi="Arial" w:cs="Arial"/>
          <w:spacing w:val="1"/>
          <w:szCs w:val="24"/>
          <w:rPrChange w:id="1030"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1031" w:author="Irfan Tri Raharjo, SE" w:date="2024-12-24T15:32:00Z">
            <w:rPr>
              <w:rFonts w:ascii="Arial" w:eastAsia="Arial" w:hAnsi="Arial" w:cs="Arial"/>
              <w:sz w:val="24"/>
              <w:szCs w:val="24"/>
            </w:rPr>
          </w:rPrChange>
        </w:rPr>
        <w:t>rs</w:t>
      </w:r>
      <w:r w:rsidRPr="0058451C">
        <w:rPr>
          <w:rFonts w:ascii="Arial" w:eastAsia="Arial" w:hAnsi="Arial" w:cs="Arial"/>
          <w:spacing w:val="7"/>
          <w:szCs w:val="24"/>
          <w:rPrChange w:id="1032" w:author="Irfan Tri Raharjo, SE" w:date="2024-12-24T15:32:00Z">
            <w:rPr>
              <w:rFonts w:ascii="Arial" w:eastAsia="Arial" w:hAnsi="Arial" w:cs="Arial"/>
              <w:spacing w:val="7"/>
              <w:sz w:val="24"/>
              <w:szCs w:val="24"/>
            </w:rPr>
          </w:rPrChange>
        </w:rPr>
        <w:t>a</w:t>
      </w:r>
      <w:r w:rsidRPr="0058451C">
        <w:rPr>
          <w:rFonts w:ascii="Arial" w:eastAsia="Arial" w:hAnsi="Arial" w:cs="Arial"/>
          <w:szCs w:val="24"/>
          <w:rPrChange w:id="1033" w:author="Irfan Tri Raharjo, SE" w:date="2024-12-24T15:32:00Z">
            <w:rPr>
              <w:rFonts w:ascii="Arial" w:eastAsia="Arial" w:hAnsi="Arial" w:cs="Arial"/>
              <w:sz w:val="24"/>
              <w:szCs w:val="24"/>
            </w:rPr>
          </w:rPrChange>
        </w:rPr>
        <w:t>/</w:t>
      </w:r>
      <w:r w:rsidRPr="0058451C">
        <w:rPr>
          <w:rFonts w:ascii="Arial" w:eastAsia="Arial" w:hAnsi="Arial" w:cs="Arial"/>
          <w:spacing w:val="1"/>
          <w:szCs w:val="24"/>
          <w:rPrChange w:id="1034" w:author="Irfan Tri Raharjo, SE" w:date="2024-12-24T15:32:00Z">
            <w:rPr>
              <w:rFonts w:ascii="Arial" w:eastAsia="Arial" w:hAnsi="Arial" w:cs="Arial"/>
              <w:spacing w:val="1"/>
              <w:sz w:val="24"/>
              <w:szCs w:val="24"/>
            </w:rPr>
          </w:rPrChange>
        </w:rPr>
        <w:t>t</w:t>
      </w:r>
      <w:r w:rsidRPr="0058451C">
        <w:rPr>
          <w:rFonts w:ascii="Arial" w:eastAsia="Arial" w:hAnsi="Arial" w:cs="Arial"/>
          <w:szCs w:val="24"/>
          <w:rPrChange w:id="1035" w:author="Irfan Tri Raharjo, SE" w:date="2024-12-24T15:32:00Z">
            <w:rPr>
              <w:rFonts w:ascii="Arial" w:eastAsia="Arial" w:hAnsi="Arial" w:cs="Arial"/>
              <w:sz w:val="24"/>
              <w:szCs w:val="24"/>
            </w:rPr>
          </w:rPrChange>
        </w:rPr>
        <w:t>i</w:t>
      </w:r>
      <w:r w:rsidRPr="0058451C">
        <w:rPr>
          <w:rFonts w:ascii="Arial" w:eastAsia="Arial" w:hAnsi="Arial" w:cs="Arial"/>
          <w:spacing w:val="-2"/>
          <w:szCs w:val="24"/>
          <w:rPrChange w:id="1036" w:author="Irfan Tri Raharjo, SE" w:date="2024-12-24T15:32:00Z">
            <w:rPr>
              <w:rFonts w:ascii="Arial" w:eastAsia="Arial" w:hAnsi="Arial" w:cs="Arial"/>
              <w:spacing w:val="-2"/>
              <w:sz w:val="24"/>
              <w:szCs w:val="24"/>
            </w:rPr>
          </w:rPrChange>
        </w:rPr>
        <w:t>d</w:t>
      </w:r>
      <w:r w:rsidRPr="0058451C">
        <w:rPr>
          <w:rFonts w:ascii="Arial" w:eastAsia="Arial" w:hAnsi="Arial" w:cs="Arial"/>
          <w:spacing w:val="1"/>
          <w:szCs w:val="24"/>
          <w:rPrChange w:id="1037"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1038" w:author="Irfan Tri Raharjo, SE" w:date="2024-12-24T15:32:00Z">
            <w:rPr>
              <w:rFonts w:ascii="Arial" w:eastAsia="Arial" w:hAnsi="Arial" w:cs="Arial"/>
              <w:sz w:val="24"/>
              <w:szCs w:val="24"/>
            </w:rPr>
          </w:rPrChange>
        </w:rPr>
        <w:t>k</w:t>
      </w:r>
      <w:r w:rsidRPr="0058451C">
        <w:rPr>
          <w:rFonts w:ascii="Arial" w:eastAsia="Arial" w:hAnsi="Arial" w:cs="Arial"/>
          <w:spacing w:val="-2"/>
          <w:szCs w:val="24"/>
          <w:rPrChange w:id="1039" w:author="Irfan Tri Raharjo, SE" w:date="2024-12-24T15:32:00Z">
            <w:rPr>
              <w:rFonts w:ascii="Arial" w:eastAsia="Arial" w:hAnsi="Arial" w:cs="Arial"/>
              <w:spacing w:val="-2"/>
              <w:sz w:val="24"/>
              <w:szCs w:val="24"/>
            </w:rPr>
          </w:rPrChange>
        </w:rPr>
        <w:t xml:space="preserve"> </w:t>
      </w:r>
      <w:r w:rsidRPr="0058451C">
        <w:rPr>
          <w:rFonts w:ascii="Arial" w:eastAsia="Arial" w:hAnsi="Arial" w:cs="Arial"/>
          <w:spacing w:val="1"/>
          <w:szCs w:val="24"/>
          <w:rPrChange w:id="1040" w:author="Irfan Tri Raharjo, SE" w:date="2024-12-24T15:32:00Z">
            <w:rPr>
              <w:rFonts w:ascii="Arial" w:eastAsia="Arial" w:hAnsi="Arial" w:cs="Arial"/>
              <w:spacing w:val="1"/>
              <w:sz w:val="24"/>
              <w:szCs w:val="24"/>
            </w:rPr>
          </w:rPrChange>
        </w:rPr>
        <w:t>m</w:t>
      </w:r>
      <w:r w:rsidRPr="0058451C">
        <w:rPr>
          <w:rFonts w:ascii="Arial" w:eastAsia="Arial" w:hAnsi="Arial" w:cs="Arial"/>
          <w:spacing w:val="-1"/>
          <w:szCs w:val="24"/>
          <w:rPrChange w:id="1041" w:author="Irfan Tri Raharjo, SE" w:date="2024-12-24T15:32:00Z">
            <w:rPr>
              <w:rFonts w:ascii="Arial" w:eastAsia="Arial" w:hAnsi="Arial" w:cs="Arial"/>
              <w:spacing w:val="-1"/>
              <w:sz w:val="24"/>
              <w:szCs w:val="24"/>
            </w:rPr>
          </w:rPrChange>
        </w:rPr>
        <w:t>e</w:t>
      </w:r>
      <w:r w:rsidRPr="0058451C">
        <w:rPr>
          <w:rFonts w:ascii="Arial" w:eastAsia="Arial" w:hAnsi="Arial" w:cs="Arial"/>
          <w:spacing w:val="1"/>
          <w:szCs w:val="24"/>
          <w:rPrChange w:id="1042" w:author="Irfan Tri Raharjo, SE" w:date="2024-12-24T15:32:00Z">
            <w:rPr>
              <w:rFonts w:ascii="Arial" w:eastAsia="Arial" w:hAnsi="Arial" w:cs="Arial"/>
              <w:spacing w:val="1"/>
              <w:sz w:val="24"/>
              <w:szCs w:val="24"/>
            </w:rPr>
          </w:rPrChange>
        </w:rPr>
        <w:t>me</w:t>
      </w:r>
      <w:r w:rsidRPr="0058451C">
        <w:rPr>
          <w:rFonts w:ascii="Arial" w:eastAsia="Arial" w:hAnsi="Arial" w:cs="Arial"/>
          <w:spacing w:val="-1"/>
          <w:szCs w:val="24"/>
          <w:rPrChange w:id="1043" w:author="Irfan Tri Raharjo, SE" w:date="2024-12-24T15:32:00Z">
            <w:rPr>
              <w:rFonts w:ascii="Arial" w:eastAsia="Arial" w:hAnsi="Arial" w:cs="Arial"/>
              <w:spacing w:val="-1"/>
              <w:sz w:val="24"/>
              <w:szCs w:val="24"/>
            </w:rPr>
          </w:rPrChange>
        </w:rPr>
        <w:t>n</w:t>
      </w:r>
      <w:r w:rsidRPr="0058451C">
        <w:rPr>
          <w:rFonts w:ascii="Arial" w:eastAsia="Arial" w:hAnsi="Arial" w:cs="Arial"/>
          <w:spacing w:val="1"/>
          <w:szCs w:val="24"/>
          <w:rPrChange w:id="1044" w:author="Irfan Tri Raharjo, SE" w:date="2024-12-24T15:32:00Z">
            <w:rPr>
              <w:rFonts w:ascii="Arial" w:eastAsia="Arial" w:hAnsi="Arial" w:cs="Arial"/>
              <w:spacing w:val="1"/>
              <w:sz w:val="24"/>
              <w:szCs w:val="24"/>
            </w:rPr>
          </w:rPrChange>
        </w:rPr>
        <w:t>uh</w:t>
      </w:r>
      <w:r w:rsidRPr="0058451C">
        <w:rPr>
          <w:rFonts w:ascii="Arial" w:eastAsia="Arial" w:hAnsi="Arial" w:cs="Arial"/>
          <w:szCs w:val="24"/>
          <w:rPrChange w:id="1045" w:author="Irfan Tri Raharjo, SE" w:date="2024-12-24T15:32:00Z">
            <w:rPr>
              <w:rFonts w:ascii="Arial" w:eastAsia="Arial" w:hAnsi="Arial" w:cs="Arial"/>
              <w:sz w:val="24"/>
              <w:szCs w:val="24"/>
            </w:rPr>
          </w:rPrChange>
        </w:rPr>
        <w:t>i s</w:t>
      </w:r>
      <w:r w:rsidRPr="0058451C">
        <w:rPr>
          <w:rFonts w:ascii="Arial" w:eastAsia="Arial" w:hAnsi="Arial" w:cs="Arial"/>
          <w:spacing w:val="-2"/>
          <w:szCs w:val="24"/>
          <w:rPrChange w:id="1046" w:author="Irfan Tri Raharjo, SE" w:date="2024-12-24T15:32:00Z">
            <w:rPr>
              <w:rFonts w:ascii="Arial" w:eastAsia="Arial" w:hAnsi="Arial" w:cs="Arial"/>
              <w:spacing w:val="-2"/>
              <w:sz w:val="24"/>
              <w:szCs w:val="24"/>
            </w:rPr>
          </w:rPrChange>
        </w:rPr>
        <w:t>y</w:t>
      </w:r>
      <w:r w:rsidRPr="0058451C">
        <w:rPr>
          <w:rFonts w:ascii="Arial" w:eastAsia="Arial" w:hAnsi="Arial" w:cs="Arial"/>
          <w:spacing w:val="1"/>
          <w:szCs w:val="24"/>
          <w:rPrChange w:id="1047"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1048" w:author="Irfan Tri Raharjo, SE" w:date="2024-12-24T15:32:00Z">
            <w:rPr>
              <w:rFonts w:ascii="Arial" w:eastAsia="Arial" w:hAnsi="Arial" w:cs="Arial"/>
              <w:sz w:val="24"/>
              <w:szCs w:val="24"/>
            </w:rPr>
          </w:rPrChange>
        </w:rPr>
        <w:t>rat</w:t>
      </w:r>
      <w:r w:rsidRPr="0058451C">
        <w:rPr>
          <w:rFonts w:ascii="Arial" w:eastAsia="Arial" w:hAnsi="Arial" w:cs="Arial"/>
          <w:spacing w:val="1"/>
          <w:szCs w:val="24"/>
          <w:rPrChange w:id="1049" w:author="Irfan Tri Raharjo, SE" w:date="2024-12-24T15:32:00Z">
            <w:rPr>
              <w:rFonts w:ascii="Arial" w:eastAsia="Arial" w:hAnsi="Arial" w:cs="Arial"/>
              <w:spacing w:val="1"/>
              <w:sz w:val="24"/>
              <w:szCs w:val="24"/>
            </w:rPr>
          </w:rPrChange>
        </w:rPr>
        <w:t xml:space="preserve"> pe</w:t>
      </w:r>
      <w:r w:rsidRPr="0058451C">
        <w:rPr>
          <w:rFonts w:ascii="Arial" w:eastAsia="Arial" w:hAnsi="Arial" w:cs="Arial"/>
          <w:szCs w:val="24"/>
          <w:rPrChange w:id="1050" w:author="Irfan Tri Raharjo, SE" w:date="2024-12-24T15:32:00Z">
            <w:rPr>
              <w:rFonts w:ascii="Arial" w:eastAsia="Arial" w:hAnsi="Arial" w:cs="Arial"/>
              <w:sz w:val="24"/>
              <w:szCs w:val="24"/>
            </w:rPr>
          </w:rPrChange>
        </w:rPr>
        <w:t>r</w:t>
      </w:r>
      <w:r w:rsidRPr="0058451C">
        <w:rPr>
          <w:rFonts w:ascii="Arial" w:eastAsia="Arial" w:hAnsi="Arial" w:cs="Arial"/>
          <w:spacing w:val="-1"/>
          <w:szCs w:val="24"/>
          <w:rPrChange w:id="1051" w:author="Irfan Tri Raharjo, SE" w:date="2024-12-24T15:32:00Z">
            <w:rPr>
              <w:rFonts w:ascii="Arial" w:eastAsia="Arial" w:hAnsi="Arial" w:cs="Arial"/>
              <w:spacing w:val="-1"/>
              <w:sz w:val="24"/>
              <w:szCs w:val="24"/>
            </w:rPr>
          </w:rPrChange>
        </w:rPr>
        <w:t>i</w:t>
      </w:r>
      <w:r w:rsidRPr="0058451C">
        <w:rPr>
          <w:rFonts w:ascii="Arial" w:eastAsia="Arial" w:hAnsi="Arial" w:cs="Arial"/>
          <w:spacing w:val="1"/>
          <w:szCs w:val="24"/>
          <w:rPrChange w:id="1052" w:author="Irfan Tri Raharjo, SE" w:date="2024-12-24T15:32:00Z">
            <w:rPr>
              <w:rFonts w:ascii="Arial" w:eastAsia="Arial" w:hAnsi="Arial" w:cs="Arial"/>
              <w:spacing w:val="1"/>
              <w:sz w:val="24"/>
              <w:szCs w:val="24"/>
            </w:rPr>
          </w:rPrChange>
        </w:rPr>
        <w:t>n</w:t>
      </w:r>
      <w:r w:rsidRPr="0058451C">
        <w:rPr>
          <w:rFonts w:ascii="Arial" w:eastAsia="Arial" w:hAnsi="Arial" w:cs="Arial"/>
          <w:spacing w:val="-1"/>
          <w:szCs w:val="24"/>
          <w:rPrChange w:id="1053" w:author="Irfan Tri Raharjo, SE" w:date="2024-12-24T15:32:00Z">
            <w:rPr>
              <w:rFonts w:ascii="Arial" w:eastAsia="Arial" w:hAnsi="Arial" w:cs="Arial"/>
              <w:spacing w:val="-1"/>
              <w:sz w:val="24"/>
              <w:szCs w:val="24"/>
            </w:rPr>
          </w:rPrChange>
        </w:rPr>
        <w:t>g</w:t>
      </w:r>
      <w:r w:rsidRPr="0058451C">
        <w:rPr>
          <w:rFonts w:ascii="Arial" w:eastAsia="Arial" w:hAnsi="Arial" w:cs="Arial"/>
          <w:szCs w:val="24"/>
          <w:rPrChange w:id="1054" w:author="Irfan Tri Raharjo, SE" w:date="2024-12-24T15:32:00Z">
            <w:rPr>
              <w:rFonts w:ascii="Arial" w:eastAsia="Arial" w:hAnsi="Arial" w:cs="Arial"/>
              <w:sz w:val="24"/>
              <w:szCs w:val="24"/>
            </w:rPr>
          </w:rPrChange>
        </w:rPr>
        <w:t>k</w:t>
      </w:r>
      <w:r w:rsidRPr="0058451C">
        <w:rPr>
          <w:rFonts w:ascii="Arial" w:eastAsia="Arial" w:hAnsi="Arial" w:cs="Arial"/>
          <w:spacing w:val="1"/>
          <w:szCs w:val="24"/>
          <w:rPrChange w:id="1055"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1056" w:author="Irfan Tri Raharjo, SE" w:date="2024-12-24T15:32:00Z">
            <w:rPr>
              <w:rFonts w:ascii="Arial" w:eastAsia="Arial" w:hAnsi="Arial" w:cs="Arial"/>
              <w:sz w:val="24"/>
              <w:szCs w:val="24"/>
            </w:rPr>
          </w:rPrChange>
        </w:rPr>
        <w:t>t</w:t>
      </w:r>
      <w:r w:rsidRPr="0058451C">
        <w:rPr>
          <w:rFonts w:ascii="Arial" w:eastAsia="Arial" w:hAnsi="Arial" w:cs="Arial"/>
          <w:spacing w:val="1"/>
          <w:szCs w:val="24"/>
          <w:rPrChange w:id="1057" w:author="Irfan Tri Raharjo, SE" w:date="2024-12-24T15:32:00Z">
            <w:rPr>
              <w:rFonts w:ascii="Arial" w:eastAsia="Arial" w:hAnsi="Arial" w:cs="Arial"/>
              <w:spacing w:val="1"/>
              <w:sz w:val="24"/>
              <w:szCs w:val="24"/>
            </w:rPr>
          </w:rPrChange>
        </w:rPr>
        <w:t xml:space="preserve"> a</w:t>
      </w:r>
      <w:r w:rsidRPr="0058451C">
        <w:rPr>
          <w:rFonts w:ascii="Arial" w:eastAsia="Arial" w:hAnsi="Arial" w:cs="Arial"/>
          <w:szCs w:val="24"/>
          <w:rPrChange w:id="1058" w:author="Irfan Tri Raharjo, SE" w:date="2024-12-24T15:32:00Z">
            <w:rPr>
              <w:rFonts w:ascii="Arial" w:eastAsia="Arial" w:hAnsi="Arial" w:cs="Arial"/>
              <w:sz w:val="24"/>
              <w:szCs w:val="24"/>
            </w:rPr>
          </w:rPrChange>
        </w:rPr>
        <w:t>kr</w:t>
      </w:r>
      <w:r w:rsidRPr="0058451C">
        <w:rPr>
          <w:rFonts w:ascii="Arial" w:eastAsia="Arial" w:hAnsi="Arial" w:cs="Arial"/>
          <w:spacing w:val="-2"/>
          <w:szCs w:val="24"/>
          <w:rPrChange w:id="1059" w:author="Irfan Tri Raharjo, SE" w:date="2024-12-24T15:32:00Z">
            <w:rPr>
              <w:rFonts w:ascii="Arial" w:eastAsia="Arial" w:hAnsi="Arial" w:cs="Arial"/>
              <w:spacing w:val="-2"/>
              <w:sz w:val="24"/>
              <w:szCs w:val="24"/>
            </w:rPr>
          </w:rPrChange>
        </w:rPr>
        <w:t>e</w:t>
      </w:r>
      <w:r w:rsidRPr="0058451C">
        <w:rPr>
          <w:rFonts w:ascii="Arial" w:eastAsia="Arial" w:hAnsi="Arial" w:cs="Arial"/>
          <w:spacing w:val="1"/>
          <w:szCs w:val="24"/>
          <w:rPrChange w:id="1060" w:author="Irfan Tri Raharjo, SE" w:date="2024-12-24T15:32:00Z">
            <w:rPr>
              <w:rFonts w:ascii="Arial" w:eastAsia="Arial" w:hAnsi="Arial" w:cs="Arial"/>
              <w:spacing w:val="1"/>
              <w:sz w:val="24"/>
              <w:szCs w:val="24"/>
            </w:rPr>
          </w:rPrChange>
        </w:rPr>
        <w:t>d</w:t>
      </w:r>
      <w:r w:rsidRPr="0058451C">
        <w:rPr>
          <w:rFonts w:ascii="Arial" w:eastAsia="Arial" w:hAnsi="Arial" w:cs="Arial"/>
          <w:szCs w:val="24"/>
          <w:rPrChange w:id="1061" w:author="Irfan Tri Raharjo, SE" w:date="2024-12-24T15:32:00Z">
            <w:rPr>
              <w:rFonts w:ascii="Arial" w:eastAsia="Arial" w:hAnsi="Arial" w:cs="Arial"/>
              <w:sz w:val="24"/>
              <w:szCs w:val="24"/>
            </w:rPr>
          </w:rPrChange>
        </w:rPr>
        <w:t>it</w:t>
      </w:r>
      <w:r w:rsidRPr="0058451C">
        <w:rPr>
          <w:rFonts w:ascii="Arial" w:eastAsia="Arial" w:hAnsi="Arial" w:cs="Arial"/>
          <w:spacing w:val="1"/>
          <w:szCs w:val="24"/>
          <w:rPrChange w:id="1062" w:author="Irfan Tri Raharjo, SE" w:date="2024-12-24T15:32:00Z">
            <w:rPr>
              <w:rFonts w:ascii="Arial" w:eastAsia="Arial" w:hAnsi="Arial" w:cs="Arial"/>
              <w:spacing w:val="1"/>
              <w:sz w:val="24"/>
              <w:szCs w:val="24"/>
            </w:rPr>
          </w:rPrChange>
        </w:rPr>
        <w:t>a</w:t>
      </w:r>
      <w:r w:rsidRPr="0058451C">
        <w:rPr>
          <w:rFonts w:ascii="Arial" w:eastAsia="Arial" w:hAnsi="Arial" w:cs="Arial"/>
          <w:szCs w:val="24"/>
          <w:rPrChange w:id="1063" w:author="Irfan Tri Raharjo, SE" w:date="2024-12-24T15:32:00Z">
            <w:rPr>
              <w:rFonts w:ascii="Arial" w:eastAsia="Arial" w:hAnsi="Arial" w:cs="Arial"/>
              <w:sz w:val="24"/>
              <w:szCs w:val="24"/>
            </w:rPr>
          </w:rPrChange>
        </w:rPr>
        <w:t>s</w:t>
      </w:r>
      <w:r w:rsidRPr="0058451C">
        <w:rPr>
          <w:rFonts w:ascii="Arial" w:eastAsia="Arial" w:hAnsi="Arial" w:cs="Arial"/>
          <w:spacing w:val="3"/>
          <w:szCs w:val="24"/>
          <w:rPrChange w:id="1064" w:author="Irfan Tri Raharjo, SE" w:date="2024-12-24T15:32:00Z">
            <w:rPr>
              <w:rFonts w:ascii="Arial" w:eastAsia="Arial" w:hAnsi="Arial" w:cs="Arial"/>
              <w:spacing w:val="3"/>
              <w:sz w:val="24"/>
              <w:szCs w:val="24"/>
            </w:rPr>
          </w:rPrChange>
        </w:rPr>
        <w:t>i</w:t>
      </w:r>
    </w:p>
    <w:p w14:paraId="0ADE68CC" w14:textId="77777777" w:rsidR="0058451C" w:rsidRDefault="0058451C" w:rsidP="00855DAC">
      <w:pPr>
        <w:spacing w:before="3" w:line="275" w:lineRule="auto"/>
        <w:ind w:left="1001" w:right="406" w:hanging="286"/>
        <w:rPr>
          <w:ins w:id="1065" w:author="Irfan Tri Raharjo, SE" w:date="2024-12-24T15:32:00Z"/>
          <w:rFonts w:ascii="Arial" w:eastAsia="Arial" w:hAnsi="Arial" w:cs="Arial"/>
          <w:spacing w:val="3"/>
          <w:szCs w:val="24"/>
        </w:rPr>
      </w:pPr>
    </w:p>
    <w:p w14:paraId="116707D2" w14:textId="77777777" w:rsidR="0058451C" w:rsidRDefault="0058451C" w:rsidP="00855DAC">
      <w:pPr>
        <w:spacing w:before="3" w:line="275" w:lineRule="auto"/>
        <w:ind w:left="1001" w:right="406" w:hanging="286"/>
        <w:rPr>
          <w:ins w:id="1066" w:author="Irfan Tri Raharjo, SE" w:date="2024-12-24T15:32:00Z"/>
          <w:rFonts w:ascii="Arial" w:eastAsia="Arial" w:hAnsi="Arial" w:cs="Arial"/>
          <w:spacing w:val="3"/>
          <w:szCs w:val="24"/>
        </w:rPr>
      </w:pPr>
    </w:p>
    <w:p w14:paraId="38A3AF1F" w14:textId="77777777" w:rsidR="0058451C" w:rsidRDefault="0058451C">
      <w:pPr>
        <w:spacing w:before="3" w:line="275" w:lineRule="auto"/>
        <w:ind w:left="567" w:right="64"/>
        <w:rPr>
          <w:ins w:id="1067" w:author="Irfan Tri Raharjo, SE" w:date="2024-12-24T15:34:00Z"/>
          <w:rFonts w:ascii="Arial" w:eastAsia="Arial" w:hAnsi="Arial" w:cs="Arial"/>
          <w:spacing w:val="3"/>
          <w:szCs w:val="24"/>
        </w:rPr>
        <w:pPrChange w:id="1068" w:author="Irfan Tri Raharjo, SE" w:date="2024-12-24T15:34:00Z">
          <w:pPr>
            <w:spacing w:before="3" w:line="275" w:lineRule="auto"/>
            <w:ind w:left="1001" w:right="406" w:hanging="286"/>
          </w:pPr>
        </w:pPrChange>
      </w:pPr>
      <w:ins w:id="1069" w:author="Irfan Tri Raharjo, SE" w:date="2024-12-24T15:32:00Z">
        <w:r>
          <w:rPr>
            <w:rFonts w:ascii="Arial" w:eastAsia="Arial" w:hAnsi="Arial" w:cs="Arial"/>
            <w:spacing w:val="3"/>
            <w:szCs w:val="24"/>
          </w:rPr>
          <w:t>Data hasil akre</w:t>
        </w:r>
      </w:ins>
      <w:ins w:id="1070" w:author="Irfan Tri Raharjo, SE" w:date="2024-12-24T15:33:00Z">
        <w:r>
          <w:rPr>
            <w:rFonts w:ascii="Arial" w:eastAsia="Arial" w:hAnsi="Arial" w:cs="Arial"/>
            <w:spacing w:val="3"/>
            <w:szCs w:val="24"/>
          </w:rPr>
          <w:t>ditasi program studi yang ada di Universitas Ma Chung  dapat dilihat pada laman berikut</w:t>
        </w:r>
      </w:ins>
      <w:ins w:id="1071" w:author="Irfan Tri Raharjo, SE" w:date="2024-12-24T15:34:00Z">
        <w:r>
          <w:rPr>
            <w:rFonts w:ascii="Arial" w:eastAsia="Arial" w:hAnsi="Arial" w:cs="Arial"/>
            <w:spacing w:val="3"/>
            <w:szCs w:val="24"/>
          </w:rPr>
          <w:t>:</w:t>
        </w:r>
      </w:ins>
    </w:p>
    <w:p w14:paraId="7A821C10" w14:textId="77777777" w:rsidR="0058451C" w:rsidRDefault="0058451C">
      <w:pPr>
        <w:pStyle w:val="ListParagraph"/>
        <w:numPr>
          <w:ilvl w:val="0"/>
          <w:numId w:val="38"/>
        </w:numPr>
        <w:spacing w:before="3" w:line="275" w:lineRule="auto"/>
        <w:ind w:right="64"/>
        <w:rPr>
          <w:ins w:id="1072" w:author="Irfan Tri Raharjo, SE" w:date="2024-12-24T15:36:00Z"/>
          <w:rFonts w:ascii="Arial" w:eastAsia="Arial" w:hAnsi="Arial" w:cs="Arial"/>
          <w:szCs w:val="24"/>
        </w:rPr>
        <w:pPrChange w:id="1073" w:author="Irfan Tri Raharjo, SE" w:date="2024-12-24T15:36:00Z">
          <w:pPr/>
        </w:pPrChange>
      </w:pPr>
      <w:ins w:id="1074" w:author="Irfan Tri Raharjo, SE" w:date="2024-12-24T15:37:00Z">
        <w:r>
          <w:rPr>
            <w:rFonts w:ascii="Arial" w:eastAsia="Arial" w:hAnsi="Arial" w:cs="Arial"/>
            <w:szCs w:val="24"/>
          </w:rPr>
          <w:fldChar w:fldCharType="begin"/>
        </w:r>
        <w:r>
          <w:rPr>
            <w:rFonts w:ascii="Arial" w:eastAsia="Arial" w:hAnsi="Arial" w:cs="Arial"/>
            <w:szCs w:val="24"/>
          </w:rPr>
          <w:instrText xml:space="preserve"> HYPERLINK "https://pddikti.kemdiktisaintek.go.id/detail-pt/brkE8uJmaGgXvtD96xjw8IyXY4Y-t7YwxlFrRdb-S35YOsxv7wzcSenLtfdLgLS7_lY4ZA==" </w:instrText>
        </w:r>
        <w:r>
          <w:rPr>
            <w:rFonts w:ascii="Arial" w:eastAsia="Arial" w:hAnsi="Arial" w:cs="Arial"/>
            <w:szCs w:val="24"/>
          </w:rPr>
        </w:r>
        <w:r>
          <w:rPr>
            <w:rFonts w:ascii="Arial" w:eastAsia="Arial" w:hAnsi="Arial" w:cs="Arial"/>
            <w:szCs w:val="24"/>
          </w:rPr>
          <w:fldChar w:fldCharType="separate"/>
        </w:r>
        <w:r w:rsidRPr="0058451C">
          <w:rPr>
            <w:rStyle w:val="Hyperlink"/>
            <w:rFonts w:ascii="Arial" w:eastAsia="Arial" w:hAnsi="Arial" w:cs="Arial"/>
            <w:szCs w:val="24"/>
          </w:rPr>
          <w:t>PDDIKTI</w:t>
        </w:r>
        <w:r>
          <w:rPr>
            <w:rFonts w:ascii="Arial" w:eastAsia="Arial" w:hAnsi="Arial" w:cs="Arial"/>
            <w:szCs w:val="24"/>
          </w:rPr>
          <w:fldChar w:fldCharType="end"/>
        </w:r>
      </w:ins>
    </w:p>
    <w:p w14:paraId="6C7B8FEA" w14:textId="77777777" w:rsidR="004C7FB9" w:rsidRPr="0058451C" w:rsidRDefault="0058451C">
      <w:pPr>
        <w:pStyle w:val="ListParagraph"/>
        <w:numPr>
          <w:ilvl w:val="0"/>
          <w:numId w:val="38"/>
        </w:numPr>
        <w:spacing w:before="3" w:line="275" w:lineRule="auto"/>
        <w:ind w:right="64"/>
        <w:rPr>
          <w:rFonts w:ascii="Arial" w:eastAsia="Arial" w:hAnsi="Arial" w:cs="Arial"/>
          <w:szCs w:val="24"/>
          <w:rPrChange w:id="1075" w:author="Irfan Tri Raharjo, SE" w:date="2024-12-24T15:36:00Z">
            <w:rPr/>
          </w:rPrChange>
        </w:rPr>
        <w:pPrChange w:id="1076" w:author="Irfan Tri Raharjo, SE" w:date="2024-12-24T15:36:00Z">
          <w:pPr/>
        </w:pPrChange>
      </w:pPr>
      <w:ins w:id="1077" w:author="Irfan Tri Raharjo, SE" w:date="2024-12-24T15:36:00Z">
        <w:r w:rsidRPr="0058451C">
          <w:rPr>
            <w:rFonts w:ascii="Arial" w:eastAsia="Arial" w:hAnsi="Arial" w:cs="Arial"/>
            <w:szCs w:val="24"/>
            <w:rPrChange w:id="1078" w:author="Irfan Tri Raharjo, SE" w:date="2024-12-24T15:36:00Z">
              <w:rPr>
                <w:rFonts w:eastAsia="Arial"/>
              </w:rPr>
            </w:rPrChange>
          </w:rPr>
          <w:fldChar w:fldCharType="begin"/>
        </w:r>
        <w:r w:rsidRPr="0058451C">
          <w:rPr>
            <w:rFonts w:ascii="Arial" w:eastAsia="Arial" w:hAnsi="Arial" w:cs="Arial"/>
            <w:szCs w:val="24"/>
            <w:rPrChange w:id="1079" w:author="Irfan Tri Raharjo, SE" w:date="2024-12-24T15:36:00Z">
              <w:rPr>
                <w:rFonts w:eastAsia="Arial"/>
              </w:rPr>
            </w:rPrChange>
          </w:rPr>
          <w:instrText xml:space="preserve"> HYPERLINK "https://service.banpt.or.id/bianglala/bianglala.php" </w:instrText>
        </w:r>
        <w:r w:rsidRPr="00263A78">
          <w:rPr>
            <w:rFonts w:ascii="Arial" w:eastAsia="Arial" w:hAnsi="Arial" w:cs="Arial"/>
            <w:szCs w:val="24"/>
          </w:rPr>
        </w:r>
        <w:r w:rsidRPr="0058451C">
          <w:rPr>
            <w:rFonts w:ascii="Arial" w:eastAsia="Arial" w:hAnsi="Arial" w:cs="Arial"/>
            <w:szCs w:val="24"/>
            <w:rPrChange w:id="1080" w:author="Irfan Tri Raharjo, SE" w:date="2024-12-24T15:36:00Z">
              <w:rPr>
                <w:rFonts w:eastAsia="Arial"/>
              </w:rPr>
            </w:rPrChange>
          </w:rPr>
          <w:fldChar w:fldCharType="separate"/>
        </w:r>
        <w:r w:rsidRPr="0058451C">
          <w:rPr>
            <w:rStyle w:val="Hyperlink"/>
            <w:rFonts w:ascii="Arial" w:eastAsia="Arial" w:hAnsi="Arial" w:cs="Arial"/>
            <w:szCs w:val="24"/>
          </w:rPr>
          <w:t>BAN PT</w:t>
        </w:r>
        <w:r w:rsidRPr="0058451C">
          <w:rPr>
            <w:rFonts w:ascii="Arial" w:eastAsia="Arial" w:hAnsi="Arial" w:cs="Arial"/>
            <w:szCs w:val="24"/>
            <w:rPrChange w:id="1081" w:author="Irfan Tri Raharjo, SE" w:date="2024-12-24T15:36:00Z">
              <w:rPr>
                <w:rFonts w:eastAsia="Arial"/>
              </w:rPr>
            </w:rPrChange>
          </w:rPr>
          <w:fldChar w:fldCharType="end"/>
        </w:r>
      </w:ins>
    </w:p>
    <w:sectPr w:rsidR="004C7FB9" w:rsidRPr="0058451C" w:rsidSect="001A3526">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40749"/>
    <w:multiLevelType w:val="hybridMultilevel"/>
    <w:tmpl w:val="66DC9B9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A3401"/>
    <w:multiLevelType w:val="hybridMultilevel"/>
    <w:tmpl w:val="A09AD6DA"/>
    <w:lvl w:ilvl="0" w:tplc="38090017">
      <w:start w:val="1"/>
      <w:numFmt w:val="lowerLetter"/>
      <w:lvlText w:val="%1)"/>
      <w:lvlJc w:val="left"/>
      <w:pPr>
        <w:ind w:left="2016" w:hanging="360"/>
      </w:pPr>
    </w:lvl>
    <w:lvl w:ilvl="1" w:tplc="38090019" w:tentative="1">
      <w:start w:val="1"/>
      <w:numFmt w:val="lowerLetter"/>
      <w:lvlText w:val="%2."/>
      <w:lvlJc w:val="left"/>
      <w:pPr>
        <w:ind w:left="2736" w:hanging="360"/>
      </w:pPr>
    </w:lvl>
    <w:lvl w:ilvl="2" w:tplc="3809001B" w:tentative="1">
      <w:start w:val="1"/>
      <w:numFmt w:val="lowerRoman"/>
      <w:lvlText w:val="%3."/>
      <w:lvlJc w:val="right"/>
      <w:pPr>
        <w:ind w:left="3456" w:hanging="180"/>
      </w:pPr>
    </w:lvl>
    <w:lvl w:ilvl="3" w:tplc="3809000F" w:tentative="1">
      <w:start w:val="1"/>
      <w:numFmt w:val="decimal"/>
      <w:lvlText w:val="%4."/>
      <w:lvlJc w:val="left"/>
      <w:pPr>
        <w:ind w:left="4176" w:hanging="360"/>
      </w:pPr>
    </w:lvl>
    <w:lvl w:ilvl="4" w:tplc="38090019" w:tentative="1">
      <w:start w:val="1"/>
      <w:numFmt w:val="lowerLetter"/>
      <w:lvlText w:val="%5."/>
      <w:lvlJc w:val="left"/>
      <w:pPr>
        <w:ind w:left="4896" w:hanging="360"/>
      </w:pPr>
    </w:lvl>
    <w:lvl w:ilvl="5" w:tplc="3809001B" w:tentative="1">
      <w:start w:val="1"/>
      <w:numFmt w:val="lowerRoman"/>
      <w:lvlText w:val="%6."/>
      <w:lvlJc w:val="right"/>
      <w:pPr>
        <w:ind w:left="5616" w:hanging="180"/>
      </w:pPr>
    </w:lvl>
    <w:lvl w:ilvl="6" w:tplc="3809000F" w:tentative="1">
      <w:start w:val="1"/>
      <w:numFmt w:val="decimal"/>
      <w:lvlText w:val="%7."/>
      <w:lvlJc w:val="left"/>
      <w:pPr>
        <w:ind w:left="6336" w:hanging="360"/>
      </w:pPr>
    </w:lvl>
    <w:lvl w:ilvl="7" w:tplc="38090019" w:tentative="1">
      <w:start w:val="1"/>
      <w:numFmt w:val="lowerLetter"/>
      <w:lvlText w:val="%8."/>
      <w:lvlJc w:val="left"/>
      <w:pPr>
        <w:ind w:left="7056" w:hanging="360"/>
      </w:pPr>
    </w:lvl>
    <w:lvl w:ilvl="8" w:tplc="3809001B" w:tentative="1">
      <w:start w:val="1"/>
      <w:numFmt w:val="lowerRoman"/>
      <w:lvlText w:val="%9."/>
      <w:lvlJc w:val="right"/>
      <w:pPr>
        <w:ind w:left="7776" w:hanging="180"/>
      </w:pPr>
    </w:lvl>
  </w:abstractNum>
  <w:abstractNum w:abstractNumId="2" w15:restartNumberingAfterBreak="0">
    <w:nsid w:val="18687531"/>
    <w:multiLevelType w:val="hybridMultilevel"/>
    <w:tmpl w:val="6694D8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F20E7"/>
    <w:multiLevelType w:val="hybridMultilevel"/>
    <w:tmpl w:val="DFD0E072"/>
    <w:lvl w:ilvl="0" w:tplc="32BE01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20DAA"/>
    <w:multiLevelType w:val="hybridMultilevel"/>
    <w:tmpl w:val="D8B4152E"/>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 w15:restartNumberingAfterBreak="0">
    <w:nsid w:val="224205B6"/>
    <w:multiLevelType w:val="hybridMultilevel"/>
    <w:tmpl w:val="838C31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C63D4F"/>
    <w:multiLevelType w:val="hybridMultilevel"/>
    <w:tmpl w:val="79B0D0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100333"/>
    <w:multiLevelType w:val="hybridMultilevel"/>
    <w:tmpl w:val="CC3A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013E4"/>
    <w:multiLevelType w:val="hybridMultilevel"/>
    <w:tmpl w:val="6EFAE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947B9"/>
    <w:multiLevelType w:val="hybridMultilevel"/>
    <w:tmpl w:val="78E4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77E8F5"/>
    <w:multiLevelType w:val="hybridMultilevel"/>
    <w:tmpl w:val="511E5920"/>
    <w:lvl w:ilvl="0" w:tplc="962CA730">
      <w:start w:val="1"/>
      <w:numFmt w:val="lowerLetter"/>
      <w:lvlText w:val="%1."/>
      <w:lvlJc w:val="left"/>
      <w:pPr>
        <w:ind w:left="720" w:hanging="360"/>
      </w:pPr>
    </w:lvl>
    <w:lvl w:ilvl="1" w:tplc="860841D8">
      <w:start w:val="1"/>
      <w:numFmt w:val="lowerLetter"/>
      <w:lvlText w:val="%2."/>
      <w:lvlJc w:val="left"/>
      <w:pPr>
        <w:ind w:left="1440" w:hanging="360"/>
      </w:pPr>
    </w:lvl>
    <w:lvl w:ilvl="2" w:tplc="6BE8163C">
      <w:start w:val="1"/>
      <w:numFmt w:val="lowerRoman"/>
      <w:lvlText w:val="%3."/>
      <w:lvlJc w:val="right"/>
      <w:pPr>
        <w:ind w:left="2160" w:hanging="180"/>
      </w:pPr>
    </w:lvl>
    <w:lvl w:ilvl="3" w:tplc="5740AB18">
      <w:start w:val="1"/>
      <w:numFmt w:val="decimal"/>
      <w:lvlText w:val="%4."/>
      <w:lvlJc w:val="left"/>
      <w:pPr>
        <w:ind w:left="2880" w:hanging="360"/>
      </w:pPr>
    </w:lvl>
    <w:lvl w:ilvl="4" w:tplc="445622C6">
      <w:start w:val="1"/>
      <w:numFmt w:val="lowerLetter"/>
      <w:lvlText w:val="%5."/>
      <w:lvlJc w:val="left"/>
      <w:pPr>
        <w:ind w:left="3600" w:hanging="360"/>
      </w:pPr>
    </w:lvl>
    <w:lvl w:ilvl="5" w:tplc="77044FC2">
      <w:start w:val="1"/>
      <w:numFmt w:val="lowerRoman"/>
      <w:lvlText w:val="%6."/>
      <w:lvlJc w:val="right"/>
      <w:pPr>
        <w:ind w:left="4320" w:hanging="180"/>
      </w:pPr>
    </w:lvl>
    <w:lvl w:ilvl="6" w:tplc="5EA66DB4">
      <w:start w:val="1"/>
      <w:numFmt w:val="decimal"/>
      <w:lvlText w:val="%7."/>
      <w:lvlJc w:val="left"/>
      <w:pPr>
        <w:ind w:left="5040" w:hanging="360"/>
      </w:pPr>
    </w:lvl>
    <w:lvl w:ilvl="7" w:tplc="34727E72">
      <w:start w:val="1"/>
      <w:numFmt w:val="lowerLetter"/>
      <w:lvlText w:val="%8."/>
      <w:lvlJc w:val="left"/>
      <w:pPr>
        <w:ind w:left="5760" w:hanging="360"/>
      </w:pPr>
    </w:lvl>
    <w:lvl w:ilvl="8" w:tplc="60D65F4A">
      <w:start w:val="1"/>
      <w:numFmt w:val="lowerRoman"/>
      <w:lvlText w:val="%9."/>
      <w:lvlJc w:val="right"/>
      <w:pPr>
        <w:ind w:left="6480" w:hanging="180"/>
      </w:pPr>
    </w:lvl>
  </w:abstractNum>
  <w:abstractNum w:abstractNumId="11" w15:restartNumberingAfterBreak="0">
    <w:nsid w:val="34126781"/>
    <w:multiLevelType w:val="hybridMultilevel"/>
    <w:tmpl w:val="36CE0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A149CA"/>
    <w:multiLevelType w:val="hybridMultilevel"/>
    <w:tmpl w:val="220C8F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5762163"/>
    <w:multiLevelType w:val="hybridMultilevel"/>
    <w:tmpl w:val="F846487E"/>
    <w:lvl w:ilvl="0" w:tplc="C52CBBD2">
      <w:start w:val="1"/>
      <w:numFmt w:val="lowerLetter"/>
      <w:lvlText w:val="%1."/>
      <w:lvlJc w:val="left"/>
      <w:pPr>
        <w:ind w:left="824" w:hanging="360"/>
      </w:pPr>
      <w:rPr>
        <w:rFonts w:hint="default"/>
      </w:rPr>
    </w:lvl>
    <w:lvl w:ilvl="1" w:tplc="04090019" w:tentative="1">
      <w:start w:val="1"/>
      <w:numFmt w:val="lowerLetter"/>
      <w:lvlText w:val="%2."/>
      <w:lvlJc w:val="left"/>
      <w:pPr>
        <w:ind w:left="1544" w:hanging="360"/>
      </w:pPr>
    </w:lvl>
    <w:lvl w:ilvl="2" w:tplc="0409001B" w:tentative="1">
      <w:start w:val="1"/>
      <w:numFmt w:val="lowerRoman"/>
      <w:lvlText w:val="%3."/>
      <w:lvlJc w:val="right"/>
      <w:pPr>
        <w:ind w:left="2264" w:hanging="180"/>
      </w:pPr>
    </w:lvl>
    <w:lvl w:ilvl="3" w:tplc="0409000F" w:tentative="1">
      <w:start w:val="1"/>
      <w:numFmt w:val="decimal"/>
      <w:lvlText w:val="%4."/>
      <w:lvlJc w:val="left"/>
      <w:pPr>
        <w:ind w:left="2984" w:hanging="360"/>
      </w:pPr>
    </w:lvl>
    <w:lvl w:ilvl="4" w:tplc="04090019" w:tentative="1">
      <w:start w:val="1"/>
      <w:numFmt w:val="lowerLetter"/>
      <w:lvlText w:val="%5."/>
      <w:lvlJc w:val="left"/>
      <w:pPr>
        <w:ind w:left="3704" w:hanging="360"/>
      </w:pPr>
    </w:lvl>
    <w:lvl w:ilvl="5" w:tplc="0409001B" w:tentative="1">
      <w:start w:val="1"/>
      <w:numFmt w:val="lowerRoman"/>
      <w:lvlText w:val="%6."/>
      <w:lvlJc w:val="right"/>
      <w:pPr>
        <w:ind w:left="4424" w:hanging="180"/>
      </w:pPr>
    </w:lvl>
    <w:lvl w:ilvl="6" w:tplc="0409000F" w:tentative="1">
      <w:start w:val="1"/>
      <w:numFmt w:val="decimal"/>
      <w:lvlText w:val="%7."/>
      <w:lvlJc w:val="left"/>
      <w:pPr>
        <w:ind w:left="5144" w:hanging="360"/>
      </w:pPr>
    </w:lvl>
    <w:lvl w:ilvl="7" w:tplc="04090019" w:tentative="1">
      <w:start w:val="1"/>
      <w:numFmt w:val="lowerLetter"/>
      <w:lvlText w:val="%8."/>
      <w:lvlJc w:val="left"/>
      <w:pPr>
        <w:ind w:left="5864" w:hanging="360"/>
      </w:pPr>
    </w:lvl>
    <w:lvl w:ilvl="8" w:tplc="0409001B" w:tentative="1">
      <w:start w:val="1"/>
      <w:numFmt w:val="lowerRoman"/>
      <w:lvlText w:val="%9."/>
      <w:lvlJc w:val="right"/>
      <w:pPr>
        <w:ind w:left="6584" w:hanging="180"/>
      </w:pPr>
    </w:lvl>
  </w:abstractNum>
  <w:abstractNum w:abstractNumId="14" w15:restartNumberingAfterBreak="0">
    <w:nsid w:val="377A7B3A"/>
    <w:multiLevelType w:val="hybridMultilevel"/>
    <w:tmpl w:val="06CC16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7CD61F5"/>
    <w:multiLevelType w:val="hybridMultilevel"/>
    <w:tmpl w:val="712C04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3D6C0A0F"/>
    <w:multiLevelType w:val="hybridMultilevel"/>
    <w:tmpl w:val="A768C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106C25"/>
    <w:multiLevelType w:val="multilevel"/>
    <w:tmpl w:val="28A8180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48FAD1C5"/>
    <w:multiLevelType w:val="hybridMultilevel"/>
    <w:tmpl w:val="77EC2D4C"/>
    <w:lvl w:ilvl="0" w:tplc="1492755C">
      <w:start w:val="1"/>
      <w:numFmt w:val="lowerLetter"/>
      <w:lvlText w:val="%1."/>
      <w:lvlJc w:val="left"/>
      <w:pPr>
        <w:ind w:left="720" w:hanging="360"/>
      </w:pPr>
    </w:lvl>
    <w:lvl w:ilvl="1" w:tplc="B504EFCE">
      <w:start w:val="1"/>
      <w:numFmt w:val="lowerLetter"/>
      <w:lvlText w:val="%2."/>
      <w:lvlJc w:val="left"/>
      <w:pPr>
        <w:ind w:left="1440" w:hanging="360"/>
      </w:pPr>
    </w:lvl>
    <w:lvl w:ilvl="2" w:tplc="52004488">
      <w:start w:val="1"/>
      <w:numFmt w:val="lowerRoman"/>
      <w:lvlText w:val="%3."/>
      <w:lvlJc w:val="right"/>
      <w:pPr>
        <w:ind w:left="2160" w:hanging="180"/>
      </w:pPr>
    </w:lvl>
    <w:lvl w:ilvl="3" w:tplc="78829E4A">
      <w:start w:val="1"/>
      <w:numFmt w:val="decimal"/>
      <w:lvlText w:val="%4."/>
      <w:lvlJc w:val="left"/>
      <w:pPr>
        <w:ind w:left="2880" w:hanging="360"/>
      </w:pPr>
    </w:lvl>
    <w:lvl w:ilvl="4" w:tplc="06E0310E">
      <w:start w:val="1"/>
      <w:numFmt w:val="lowerLetter"/>
      <w:lvlText w:val="%5."/>
      <w:lvlJc w:val="left"/>
      <w:pPr>
        <w:ind w:left="3600" w:hanging="360"/>
      </w:pPr>
    </w:lvl>
    <w:lvl w:ilvl="5" w:tplc="3BA20FA4">
      <w:start w:val="1"/>
      <w:numFmt w:val="lowerRoman"/>
      <w:lvlText w:val="%6."/>
      <w:lvlJc w:val="right"/>
      <w:pPr>
        <w:ind w:left="4320" w:hanging="180"/>
      </w:pPr>
    </w:lvl>
    <w:lvl w:ilvl="6" w:tplc="53FE931A">
      <w:start w:val="1"/>
      <w:numFmt w:val="decimal"/>
      <w:lvlText w:val="%7."/>
      <w:lvlJc w:val="left"/>
      <w:pPr>
        <w:ind w:left="5040" w:hanging="360"/>
      </w:pPr>
    </w:lvl>
    <w:lvl w:ilvl="7" w:tplc="BD8C232A">
      <w:start w:val="1"/>
      <w:numFmt w:val="lowerLetter"/>
      <w:lvlText w:val="%8."/>
      <w:lvlJc w:val="left"/>
      <w:pPr>
        <w:ind w:left="5760" w:hanging="360"/>
      </w:pPr>
    </w:lvl>
    <w:lvl w:ilvl="8" w:tplc="5516943A">
      <w:start w:val="1"/>
      <w:numFmt w:val="lowerRoman"/>
      <w:lvlText w:val="%9."/>
      <w:lvlJc w:val="right"/>
      <w:pPr>
        <w:ind w:left="6480" w:hanging="180"/>
      </w:pPr>
    </w:lvl>
  </w:abstractNum>
  <w:abstractNum w:abstractNumId="19" w15:restartNumberingAfterBreak="0">
    <w:nsid w:val="4ACB0C16"/>
    <w:multiLevelType w:val="hybridMultilevel"/>
    <w:tmpl w:val="D25EE3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61116E"/>
    <w:multiLevelType w:val="hybridMultilevel"/>
    <w:tmpl w:val="D67620E8"/>
    <w:lvl w:ilvl="0" w:tplc="38090017">
      <w:start w:val="1"/>
      <w:numFmt w:val="lowerLetter"/>
      <w:lvlText w:val="%1)"/>
      <w:lvlJc w:val="left"/>
      <w:pPr>
        <w:ind w:left="2016" w:hanging="360"/>
      </w:pPr>
    </w:lvl>
    <w:lvl w:ilvl="1" w:tplc="38090019" w:tentative="1">
      <w:start w:val="1"/>
      <w:numFmt w:val="lowerLetter"/>
      <w:lvlText w:val="%2."/>
      <w:lvlJc w:val="left"/>
      <w:pPr>
        <w:ind w:left="2736" w:hanging="360"/>
      </w:pPr>
    </w:lvl>
    <w:lvl w:ilvl="2" w:tplc="3809001B" w:tentative="1">
      <w:start w:val="1"/>
      <w:numFmt w:val="lowerRoman"/>
      <w:lvlText w:val="%3."/>
      <w:lvlJc w:val="right"/>
      <w:pPr>
        <w:ind w:left="3456" w:hanging="180"/>
      </w:pPr>
    </w:lvl>
    <w:lvl w:ilvl="3" w:tplc="3809000F" w:tentative="1">
      <w:start w:val="1"/>
      <w:numFmt w:val="decimal"/>
      <w:lvlText w:val="%4."/>
      <w:lvlJc w:val="left"/>
      <w:pPr>
        <w:ind w:left="4176" w:hanging="360"/>
      </w:pPr>
    </w:lvl>
    <w:lvl w:ilvl="4" w:tplc="38090019" w:tentative="1">
      <w:start w:val="1"/>
      <w:numFmt w:val="lowerLetter"/>
      <w:lvlText w:val="%5."/>
      <w:lvlJc w:val="left"/>
      <w:pPr>
        <w:ind w:left="4896" w:hanging="360"/>
      </w:pPr>
    </w:lvl>
    <w:lvl w:ilvl="5" w:tplc="3809001B" w:tentative="1">
      <w:start w:val="1"/>
      <w:numFmt w:val="lowerRoman"/>
      <w:lvlText w:val="%6."/>
      <w:lvlJc w:val="right"/>
      <w:pPr>
        <w:ind w:left="5616" w:hanging="180"/>
      </w:pPr>
    </w:lvl>
    <w:lvl w:ilvl="6" w:tplc="3809000F" w:tentative="1">
      <w:start w:val="1"/>
      <w:numFmt w:val="decimal"/>
      <w:lvlText w:val="%7."/>
      <w:lvlJc w:val="left"/>
      <w:pPr>
        <w:ind w:left="6336" w:hanging="360"/>
      </w:pPr>
    </w:lvl>
    <w:lvl w:ilvl="7" w:tplc="38090019" w:tentative="1">
      <w:start w:val="1"/>
      <w:numFmt w:val="lowerLetter"/>
      <w:lvlText w:val="%8."/>
      <w:lvlJc w:val="left"/>
      <w:pPr>
        <w:ind w:left="7056" w:hanging="360"/>
      </w:pPr>
    </w:lvl>
    <w:lvl w:ilvl="8" w:tplc="3809001B" w:tentative="1">
      <w:start w:val="1"/>
      <w:numFmt w:val="lowerRoman"/>
      <w:lvlText w:val="%9."/>
      <w:lvlJc w:val="right"/>
      <w:pPr>
        <w:ind w:left="7776" w:hanging="180"/>
      </w:pPr>
    </w:lvl>
  </w:abstractNum>
  <w:abstractNum w:abstractNumId="21" w15:restartNumberingAfterBreak="0">
    <w:nsid w:val="4BE71BFD"/>
    <w:multiLevelType w:val="hybridMultilevel"/>
    <w:tmpl w:val="DBBE84A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A3177B"/>
    <w:multiLevelType w:val="hybridMultilevel"/>
    <w:tmpl w:val="DBBE84A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3669A4"/>
    <w:multiLevelType w:val="hybridMultilevel"/>
    <w:tmpl w:val="18246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617F96"/>
    <w:multiLevelType w:val="hybridMultilevel"/>
    <w:tmpl w:val="072437C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941A9C"/>
    <w:multiLevelType w:val="hybridMultilevel"/>
    <w:tmpl w:val="2C8C6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9CD5C21"/>
    <w:multiLevelType w:val="hybridMultilevel"/>
    <w:tmpl w:val="D7C06A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BC009F"/>
    <w:multiLevelType w:val="hybridMultilevel"/>
    <w:tmpl w:val="F8DE1B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8A5F1A"/>
    <w:multiLevelType w:val="hybridMultilevel"/>
    <w:tmpl w:val="5FF0D26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9" w15:restartNumberingAfterBreak="0">
    <w:nsid w:val="5CB55FC3"/>
    <w:multiLevelType w:val="hybridMultilevel"/>
    <w:tmpl w:val="F8D81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C33670"/>
    <w:multiLevelType w:val="hybridMultilevel"/>
    <w:tmpl w:val="2C8C6A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E610E3"/>
    <w:multiLevelType w:val="hybridMultilevel"/>
    <w:tmpl w:val="FAE0E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A3F48AF"/>
    <w:multiLevelType w:val="hybridMultilevel"/>
    <w:tmpl w:val="79B0D054"/>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B26CC3"/>
    <w:multiLevelType w:val="hybridMultilevel"/>
    <w:tmpl w:val="633EC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2E223B"/>
    <w:multiLevelType w:val="hybridMultilevel"/>
    <w:tmpl w:val="BAB401C4"/>
    <w:lvl w:ilvl="0" w:tplc="52B2D152">
      <w:start w:val="1"/>
      <w:numFmt w:val="decimal"/>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AEA9AB"/>
    <w:multiLevelType w:val="hybridMultilevel"/>
    <w:tmpl w:val="608E7B94"/>
    <w:lvl w:ilvl="0" w:tplc="60BC8B82">
      <w:start w:val="1"/>
      <w:numFmt w:val="lowerLetter"/>
      <w:lvlText w:val="%1."/>
      <w:lvlJc w:val="left"/>
      <w:pPr>
        <w:ind w:left="720" w:hanging="360"/>
      </w:pPr>
    </w:lvl>
    <w:lvl w:ilvl="1" w:tplc="97BA3774">
      <w:start w:val="1"/>
      <w:numFmt w:val="lowerLetter"/>
      <w:lvlText w:val="%2."/>
      <w:lvlJc w:val="left"/>
      <w:pPr>
        <w:ind w:left="1440" w:hanging="360"/>
      </w:pPr>
    </w:lvl>
    <w:lvl w:ilvl="2" w:tplc="C114B72E">
      <w:start w:val="1"/>
      <w:numFmt w:val="lowerRoman"/>
      <w:lvlText w:val="%3."/>
      <w:lvlJc w:val="right"/>
      <w:pPr>
        <w:ind w:left="2160" w:hanging="180"/>
      </w:pPr>
    </w:lvl>
    <w:lvl w:ilvl="3" w:tplc="D39A3C2C">
      <w:start w:val="1"/>
      <w:numFmt w:val="decimal"/>
      <w:lvlText w:val="%4."/>
      <w:lvlJc w:val="left"/>
      <w:pPr>
        <w:ind w:left="2880" w:hanging="360"/>
      </w:pPr>
    </w:lvl>
    <w:lvl w:ilvl="4" w:tplc="CC043D8A">
      <w:start w:val="1"/>
      <w:numFmt w:val="lowerLetter"/>
      <w:lvlText w:val="%5."/>
      <w:lvlJc w:val="left"/>
      <w:pPr>
        <w:ind w:left="3600" w:hanging="360"/>
      </w:pPr>
    </w:lvl>
    <w:lvl w:ilvl="5" w:tplc="24D20E24">
      <w:start w:val="1"/>
      <w:numFmt w:val="lowerRoman"/>
      <w:lvlText w:val="%6."/>
      <w:lvlJc w:val="right"/>
      <w:pPr>
        <w:ind w:left="4320" w:hanging="180"/>
      </w:pPr>
    </w:lvl>
    <w:lvl w:ilvl="6" w:tplc="C4A8F132">
      <w:start w:val="1"/>
      <w:numFmt w:val="decimal"/>
      <w:lvlText w:val="%7."/>
      <w:lvlJc w:val="left"/>
      <w:pPr>
        <w:ind w:left="5040" w:hanging="360"/>
      </w:pPr>
    </w:lvl>
    <w:lvl w:ilvl="7" w:tplc="B8960788">
      <w:start w:val="1"/>
      <w:numFmt w:val="lowerLetter"/>
      <w:lvlText w:val="%8."/>
      <w:lvlJc w:val="left"/>
      <w:pPr>
        <w:ind w:left="5760" w:hanging="360"/>
      </w:pPr>
    </w:lvl>
    <w:lvl w:ilvl="8" w:tplc="362EEE62">
      <w:start w:val="1"/>
      <w:numFmt w:val="lowerRoman"/>
      <w:lvlText w:val="%9."/>
      <w:lvlJc w:val="right"/>
      <w:pPr>
        <w:ind w:left="6480" w:hanging="180"/>
      </w:pPr>
    </w:lvl>
  </w:abstractNum>
  <w:abstractNum w:abstractNumId="36" w15:restartNumberingAfterBreak="0">
    <w:nsid w:val="79E17952"/>
    <w:multiLevelType w:val="hybridMultilevel"/>
    <w:tmpl w:val="0492BE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F859A2"/>
    <w:multiLevelType w:val="hybridMultilevel"/>
    <w:tmpl w:val="D48A48FA"/>
    <w:lvl w:ilvl="0" w:tplc="04090017">
      <w:start w:val="1"/>
      <w:numFmt w:val="lowerLetter"/>
      <w:lvlText w:val="%1)"/>
      <w:lvlJc w:val="left"/>
      <w:pPr>
        <w:ind w:left="2016" w:hanging="360"/>
      </w:pPr>
    </w:lvl>
    <w:lvl w:ilvl="1" w:tplc="04090019" w:tentative="1">
      <w:start w:val="1"/>
      <w:numFmt w:val="lowerLetter"/>
      <w:lvlText w:val="%2."/>
      <w:lvlJc w:val="left"/>
      <w:pPr>
        <w:ind w:left="2736" w:hanging="360"/>
      </w:pPr>
    </w:lvl>
    <w:lvl w:ilvl="2" w:tplc="0409001B" w:tentative="1">
      <w:start w:val="1"/>
      <w:numFmt w:val="lowerRoman"/>
      <w:lvlText w:val="%3."/>
      <w:lvlJc w:val="right"/>
      <w:pPr>
        <w:ind w:left="3456" w:hanging="180"/>
      </w:pPr>
    </w:lvl>
    <w:lvl w:ilvl="3" w:tplc="0409000F" w:tentative="1">
      <w:start w:val="1"/>
      <w:numFmt w:val="decimal"/>
      <w:lvlText w:val="%4."/>
      <w:lvlJc w:val="left"/>
      <w:pPr>
        <w:ind w:left="4176" w:hanging="360"/>
      </w:pPr>
    </w:lvl>
    <w:lvl w:ilvl="4" w:tplc="04090019" w:tentative="1">
      <w:start w:val="1"/>
      <w:numFmt w:val="lowerLetter"/>
      <w:lvlText w:val="%5."/>
      <w:lvlJc w:val="left"/>
      <w:pPr>
        <w:ind w:left="4896" w:hanging="360"/>
      </w:pPr>
    </w:lvl>
    <w:lvl w:ilvl="5" w:tplc="0409001B" w:tentative="1">
      <w:start w:val="1"/>
      <w:numFmt w:val="lowerRoman"/>
      <w:lvlText w:val="%6."/>
      <w:lvlJc w:val="right"/>
      <w:pPr>
        <w:ind w:left="5616" w:hanging="180"/>
      </w:pPr>
    </w:lvl>
    <w:lvl w:ilvl="6" w:tplc="0409000F" w:tentative="1">
      <w:start w:val="1"/>
      <w:numFmt w:val="decimal"/>
      <w:lvlText w:val="%7."/>
      <w:lvlJc w:val="left"/>
      <w:pPr>
        <w:ind w:left="6336" w:hanging="360"/>
      </w:pPr>
    </w:lvl>
    <w:lvl w:ilvl="7" w:tplc="04090019" w:tentative="1">
      <w:start w:val="1"/>
      <w:numFmt w:val="lowerLetter"/>
      <w:lvlText w:val="%8."/>
      <w:lvlJc w:val="left"/>
      <w:pPr>
        <w:ind w:left="7056" w:hanging="360"/>
      </w:pPr>
    </w:lvl>
    <w:lvl w:ilvl="8" w:tplc="0409001B" w:tentative="1">
      <w:start w:val="1"/>
      <w:numFmt w:val="lowerRoman"/>
      <w:lvlText w:val="%9."/>
      <w:lvlJc w:val="right"/>
      <w:pPr>
        <w:ind w:left="7776" w:hanging="180"/>
      </w:pPr>
    </w:lvl>
  </w:abstractNum>
  <w:abstractNum w:abstractNumId="38" w15:restartNumberingAfterBreak="0">
    <w:nsid w:val="7C2B543B"/>
    <w:multiLevelType w:val="hybridMultilevel"/>
    <w:tmpl w:val="66DC9B98"/>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D95924"/>
    <w:multiLevelType w:val="hybridMultilevel"/>
    <w:tmpl w:val="36CE0B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D0BFF"/>
    <w:multiLevelType w:val="hybridMultilevel"/>
    <w:tmpl w:val="B52E31E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789763">
    <w:abstractNumId w:val="17"/>
  </w:num>
  <w:num w:numId="2" w16cid:durableId="987174474">
    <w:abstractNumId w:val="24"/>
  </w:num>
  <w:num w:numId="3" w16cid:durableId="151289305">
    <w:abstractNumId w:val="13"/>
  </w:num>
  <w:num w:numId="4" w16cid:durableId="2029913657">
    <w:abstractNumId w:val="36"/>
  </w:num>
  <w:num w:numId="5" w16cid:durableId="1004286939">
    <w:abstractNumId w:val="23"/>
  </w:num>
  <w:num w:numId="6" w16cid:durableId="369040424">
    <w:abstractNumId w:val="34"/>
  </w:num>
  <w:num w:numId="7" w16cid:durableId="853691786">
    <w:abstractNumId w:val="26"/>
  </w:num>
  <w:num w:numId="8" w16cid:durableId="1576695996">
    <w:abstractNumId w:val="19"/>
  </w:num>
  <w:num w:numId="9" w16cid:durableId="2104304637">
    <w:abstractNumId w:val="3"/>
  </w:num>
  <w:num w:numId="10" w16cid:durableId="1431974500">
    <w:abstractNumId w:val="5"/>
  </w:num>
  <w:num w:numId="11" w16cid:durableId="2072726540">
    <w:abstractNumId w:val="27"/>
  </w:num>
  <w:num w:numId="12" w16cid:durableId="1549565499">
    <w:abstractNumId w:val="29"/>
  </w:num>
  <w:num w:numId="13" w16cid:durableId="874083317">
    <w:abstractNumId w:val="33"/>
  </w:num>
  <w:num w:numId="14" w16cid:durableId="1881360161">
    <w:abstractNumId w:val="8"/>
  </w:num>
  <w:num w:numId="15" w16cid:durableId="828669407">
    <w:abstractNumId w:val="9"/>
  </w:num>
  <w:num w:numId="16" w16cid:durableId="788160749">
    <w:abstractNumId w:val="7"/>
  </w:num>
  <w:num w:numId="17" w16cid:durableId="1613241495">
    <w:abstractNumId w:val="2"/>
  </w:num>
  <w:num w:numId="18" w16cid:durableId="329869114">
    <w:abstractNumId w:val="35"/>
  </w:num>
  <w:num w:numId="19" w16cid:durableId="1575627439">
    <w:abstractNumId w:val="10"/>
  </w:num>
  <w:num w:numId="20" w16cid:durableId="1728644971">
    <w:abstractNumId w:val="18"/>
  </w:num>
  <w:num w:numId="21" w16cid:durableId="1242449489">
    <w:abstractNumId w:val="38"/>
  </w:num>
  <w:num w:numId="22" w16cid:durableId="1047291721">
    <w:abstractNumId w:val="21"/>
  </w:num>
  <w:num w:numId="23" w16cid:durableId="1068697441">
    <w:abstractNumId w:val="11"/>
  </w:num>
  <w:num w:numId="24" w16cid:durableId="76437902">
    <w:abstractNumId w:val="6"/>
  </w:num>
  <w:num w:numId="25" w16cid:durableId="1514418782">
    <w:abstractNumId w:val="30"/>
  </w:num>
  <w:num w:numId="26" w16cid:durableId="1541897208">
    <w:abstractNumId w:val="0"/>
  </w:num>
  <w:num w:numId="27" w16cid:durableId="190802838">
    <w:abstractNumId w:val="22"/>
  </w:num>
  <w:num w:numId="28" w16cid:durableId="748384767">
    <w:abstractNumId w:val="39"/>
  </w:num>
  <w:num w:numId="29" w16cid:durableId="1240363977">
    <w:abstractNumId w:val="32"/>
  </w:num>
  <w:num w:numId="30" w16cid:durableId="81729979">
    <w:abstractNumId w:val="25"/>
  </w:num>
  <w:num w:numId="31" w16cid:durableId="1771318207">
    <w:abstractNumId w:val="40"/>
  </w:num>
  <w:num w:numId="32" w16cid:durableId="1512918093">
    <w:abstractNumId w:val="15"/>
  </w:num>
  <w:num w:numId="33" w16cid:durableId="672685843">
    <w:abstractNumId w:val="12"/>
  </w:num>
  <w:num w:numId="34" w16cid:durableId="905720983">
    <w:abstractNumId w:val="31"/>
  </w:num>
  <w:num w:numId="35" w16cid:durableId="1023945644">
    <w:abstractNumId w:val="4"/>
  </w:num>
  <w:num w:numId="36" w16cid:durableId="202517838">
    <w:abstractNumId w:val="16"/>
  </w:num>
  <w:num w:numId="37" w16cid:durableId="1208685596">
    <w:abstractNumId w:val="37"/>
  </w:num>
  <w:num w:numId="38" w16cid:durableId="696079304">
    <w:abstractNumId w:val="28"/>
  </w:num>
  <w:num w:numId="39" w16cid:durableId="1189027821">
    <w:abstractNumId w:val="14"/>
  </w:num>
  <w:num w:numId="40" w16cid:durableId="920674919">
    <w:abstractNumId w:val="20"/>
  </w:num>
  <w:num w:numId="41" w16cid:durableId="12067196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rfan Tri Raharjo, SE">
    <w15:presenceInfo w15:providerId="AD" w15:userId="S-1-5-21-3024393671-740170379-2464046821-2058"/>
  </w15:person>
  <w15:person w15:author="IRFAN TRI RAHARJO">
    <w15:presenceInfo w15:providerId="Windows Live" w15:userId="e0dabd3ee3ea91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526"/>
    <w:rsid w:val="00017D47"/>
    <w:rsid w:val="000275AF"/>
    <w:rsid w:val="00050684"/>
    <w:rsid w:val="00061395"/>
    <w:rsid w:val="00070A82"/>
    <w:rsid w:val="00072008"/>
    <w:rsid w:val="000730BA"/>
    <w:rsid w:val="00090E9F"/>
    <w:rsid w:val="000A614A"/>
    <w:rsid w:val="000F7AE5"/>
    <w:rsid w:val="001005FE"/>
    <w:rsid w:val="00124CB6"/>
    <w:rsid w:val="00143486"/>
    <w:rsid w:val="00156EA1"/>
    <w:rsid w:val="00193035"/>
    <w:rsid w:val="001A3526"/>
    <w:rsid w:val="001B5488"/>
    <w:rsid w:val="001C11A9"/>
    <w:rsid w:val="001E441E"/>
    <w:rsid w:val="001F022D"/>
    <w:rsid w:val="002032F3"/>
    <w:rsid w:val="0023486A"/>
    <w:rsid w:val="00241852"/>
    <w:rsid w:val="002545A5"/>
    <w:rsid w:val="00263807"/>
    <w:rsid w:val="00263A78"/>
    <w:rsid w:val="00266D4A"/>
    <w:rsid w:val="00272A3C"/>
    <w:rsid w:val="002A64C1"/>
    <w:rsid w:val="002A66C2"/>
    <w:rsid w:val="002A724A"/>
    <w:rsid w:val="002F35BD"/>
    <w:rsid w:val="003001E3"/>
    <w:rsid w:val="00300298"/>
    <w:rsid w:val="0032791A"/>
    <w:rsid w:val="00347CDC"/>
    <w:rsid w:val="00371FAF"/>
    <w:rsid w:val="00394117"/>
    <w:rsid w:val="003A6E8A"/>
    <w:rsid w:val="003B26DB"/>
    <w:rsid w:val="003B6595"/>
    <w:rsid w:val="003D3460"/>
    <w:rsid w:val="003E013D"/>
    <w:rsid w:val="003F13C1"/>
    <w:rsid w:val="00411CD2"/>
    <w:rsid w:val="00413886"/>
    <w:rsid w:val="00426B6C"/>
    <w:rsid w:val="00455A8B"/>
    <w:rsid w:val="004762CD"/>
    <w:rsid w:val="004821F1"/>
    <w:rsid w:val="00491184"/>
    <w:rsid w:val="00496B0D"/>
    <w:rsid w:val="004B1407"/>
    <w:rsid w:val="004C5226"/>
    <w:rsid w:val="004C58C5"/>
    <w:rsid w:val="004C6F22"/>
    <w:rsid w:val="004C7667"/>
    <w:rsid w:val="004C7FB9"/>
    <w:rsid w:val="004D7652"/>
    <w:rsid w:val="004E0EE2"/>
    <w:rsid w:val="005019AD"/>
    <w:rsid w:val="00536438"/>
    <w:rsid w:val="00547D19"/>
    <w:rsid w:val="00557FD0"/>
    <w:rsid w:val="00562B4F"/>
    <w:rsid w:val="00566CAD"/>
    <w:rsid w:val="00577A36"/>
    <w:rsid w:val="0058053D"/>
    <w:rsid w:val="0058451C"/>
    <w:rsid w:val="00585CFD"/>
    <w:rsid w:val="005A7B3F"/>
    <w:rsid w:val="005B64CA"/>
    <w:rsid w:val="005D0570"/>
    <w:rsid w:val="005F002D"/>
    <w:rsid w:val="0061783E"/>
    <w:rsid w:val="006341DF"/>
    <w:rsid w:val="00642BCC"/>
    <w:rsid w:val="00676705"/>
    <w:rsid w:val="006C3B55"/>
    <w:rsid w:val="006C66C2"/>
    <w:rsid w:val="006D4D5D"/>
    <w:rsid w:val="0072516B"/>
    <w:rsid w:val="00741EC0"/>
    <w:rsid w:val="007478E8"/>
    <w:rsid w:val="00751F87"/>
    <w:rsid w:val="00767860"/>
    <w:rsid w:val="00792368"/>
    <w:rsid w:val="00796FEC"/>
    <w:rsid w:val="007C6B27"/>
    <w:rsid w:val="007D55DA"/>
    <w:rsid w:val="007F3764"/>
    <w:rsid w:val="00811871"/>
    <w:rsid w:val="0083645F"/>
    <w:rsid w:val="0085320D"/>
    <w:rsid w:val="00855DAC"/>
    <w:rsid w:val="0086495B"/>
    <w:rsid w:val="00870822"/>
    <w:rsid w:val="00884A8D"/>
    <w:rsid w:val="008C4394"/>
    <w:rsid w:val="008D313A"/>
    <w:rsid w:val="008D415C"/>
    <w:rsid w:val="00926F5C"/>
    <w:rsid w:val="00936FF5"/>
    <w:rsid w:val="00994C27"/>
    <w:rsid w:val="009E13A8"/>
    <w:rsid w:val="009F123A"/>
    <w:rsid w:val="009F4E74"/>
    <w:rsid w:val="009F59B1"/>
    <w:rsid w:val="00A24CD0"/>
    <w:rsid w:val="00A3655B"/>
    <w:rsid w:val="00A374A8"/>
    <w:rsid w:val="00A37BBC"/>
    <w:rsid w:val="00A43A97"/>
    <w:rsid w:val="00A609C2"/>
    <w:rsid w:val="00A74DD4"/>
    <w:rsid w:val="00A955FA"/>
    <w:rsid w:val="00AD46EB"/>
    <w:rsid w:val="00B03546"/>
    <w:rsid w:val="00B23DEE"/>
    <w:rsid w:val="00B55CA8"/>
    <w:rsid w:val="00B728BE"/>
    <w:rsid w:val="00B86477"/>
    <w:rsid w:val="00BC72E6"/>
    <w:rsid w:val="00BE4EDF"/>
    <w:rsid w:val="00BE5916"/>
    <w:rsid w:val="00BE7535"/>
    <w:rsid w:val="00C06CFC"/>
    <w:rsid w:val="00C21217"/>
    <w:rsid w:val="00C27460"/>
    <w:rsid w:val="00C43A1A"/>
    <w:rsid w:val="00C50B4A"/>
    <w:rsid w:val="00C70142"/>
    <w:rsid w:val="00C9174F"/>
    <w:rsid w:val="00CC11C3"/>
    <w:rsid w:val="00CE719E"/>
    <w:rsid w:val="00CF16C8"/>
    <w:rsid w:val="00D200FE"/>
    <w:rsid w:val="00D20230"/>
    <w:rsid w:val="00D63FC5"/>
    <w:rsid w:val="00DB0FF4"/>
    <w:rsid w:val="00DD3F58"/>
    <w:rsid w:val="00DF68ED"/>
    <w:rsid w:val="00E268DF"/>
    <w:rsid w:val="00E51060"/>
    <w:rsid w:val="00E74C0A"/>
    <w:rsid w:val="00E75770"/>
    <w:rsid w:val="00EA5265"/>
    <w:rsid w:val="00EC52B7"/>
    <w:rsid w:val="00EF524F"/>
    <w:rsid w:val="00F004BA"/>
    <w:rsid w:val="00F265FB"/>
    <w:rsid w:val="00F274F1"/>
    <w:rsid w:val="00F31E3C"/>
    <w:rsid w:val="00F4248B"/>
    <w:rsid w:val="00F43469"/>
    <w:rsid w:val="00F8604D"/>
    <w:rsid w:val="00FA4B9F"/>
    <w:rsid w:val="00FA7120"/>
    <w:rsid w:val="00FA7A07"/>
    <w:rsid w:val="00FB1EC1"/>
    <w:rsid w:val="00FE0411"/>
    <w:rsid w:val="00FE3AF0"/>
    <w:rsid w:val="00FF6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C6E3B"/>
  <w15:chartTrackingRefBased/>
  <w15:docId w15:val="{A692F8B2-92C0-4F6B-927E-A2358CD6A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DA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55DAC"/>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855DAC"/>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55DAC"/>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855DAC"/>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55DAC"/>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855DAC"/>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55DAC"/>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55DAC"/>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55DAC"/>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DAC"/>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855DAC"/>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855DAC"/>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55DAC"/>
    <w:rPr>
      <w:rFonts w:eastAsiaTheme="minorEastAsia"/>
      <w:b/>
      <w:bCs/>
      <w:sz w:val="28"/>
      <w:szCs w:val="28"/>
    </w:rPr>
  </w:style>
  <w:style w:type="character" w:customStyle="1" w:styleId="Heading5Char">
    <w:name w:val="Heading 5 Char"/>
    <w:basedOn w:val="DefaultParagraphFont"/>
    <w:link w:val="Heading5"/>
    <w:uiPriority w:val="9"/>
    <w:semiHidden/>
    <w:rsid w:val="00855DAC"/>
    <w:rPr>
      <w:rFonts w:eastAsiaTheme="minorEastAsia"/>
      <w:b/>
      <w:bCs/>
      <w:i/>
      <w:iCs/>
      <w:sz w:val="26"/>
      <w:szCs w:val="26"/>
    </w:rPr>
  </w:style>
  <w:style w:type="character" w:customStyle="1" w:styleId="Heading6Char">
    <w:name w:val="Heading 6 Char"/>
    <w:basedOn w:val="DefaultParagraphFont"/>
    <w:link w:val="Heading6"/>
    <w:rsid w:val="00855DAC"/>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855DAC"/>
    <w:rPr>
      <w:rFonts w:eastAsiaTheme="minorEastAsia"/>
      <w:sz w:val="24"/>
      <w:szCs w:val="24"/>
    </w:rPr>
  </w:style>
  <w:style w:type="character" w:customStyle="1" w:styleId="Heading8Char">
    <w:name w:val="Heading 8 Char"/>
    <w:basedOn w:val="DefaultParagraphFont"/>
    <w:link w:val="Heading8"/>
    <w:uiPriority w:val="9"/>
    <w:semiHidden/>
    <w:rsid w:val="00855DAC"/>
    <w:rPr>
      <w:rFonts w:eastAsiaTheme="minorEastAsia"/>
      <w:i/>
      <w:iCs/>
      <w:sz w:val="24"/>
      <w:szCs w:val="24"/>
    </w:rPr>
  </w:style>
  <w:style w:type="character" w:customStyle="1" w:styleId="Heading9Char">
    <w:name w:val="Heading 9 Char"/>
    <w:basedOn w:val="DefaultParagraphFont"/>
    <w:link w:val="Heading9"/>
    <w:uiPriority w:val="9"/>
    <w:semiHidden/>
    <w:rsid w:val="00855DAC"/>
    <w:rPr>
      <w:rFonts w:asciiTheme="majorHAnsi" w:eastAsiaTheme="majorEastAsia" w:hAnsiTheme="majorHAnsi" w:cstheme="majorBidi"/>
    </w:rPr>
  </w:style>
  <w:style w:type="paragraph" w:styleId="ListParagraph">
    <w:name w:val="List Paragraph"/>
    <w:basedOn w:val="Normal"/>
    <w:uiPriority w:val="34"/>
    <w:qFormat/>
    <w:rsid w:val="00DB0FF4"/>
    <w:pPr>
      <w:ind w:left="720"/>
      <w:contextualSpacing/>
    </w:pPr>
  </w:style>
  <w:style w:type="character" w:styleId="Hyperlink">
    <w:name w:val="Hyperlink"/>
    <w:basedOn w:val="DefaultParagraphFont"/>
    <w:uiPriority w:val="99"/>
    <w:unhideWhenUsed/>
    <w:rsid w:val="00124CB6"/>
    <w:rPr>
      <w:color w:val="0563C1" w:themeColor="hyperlink"/>
      <w:u w:val="single"/>
    </w:rPr>
  </w:style>
  <w:style w:type="character" w:styleId="FollowedHyperlink">
    <w:name w:val="FollowedHyperlink"/>
    <w:basedOn w:val="DefaultParagraphFont"/>
    <w:uiPriority w:val="99"/>
    <w:semiHidden/>
    <w:unhideWhenUsed/>
    <w:rsid w:val="00124CB6"/>
    <w:rPr>
      <w:color w:val="954F72" w:themeColor="followedHyperlink"/>
      <w:u w:val="single"/>
    </w:rPr>
  </w:style>
  <w:style w:type="table" w:styleId="TableGrid">
    <w:name w:val="Table Grid"/>
    <w:basedOn w:val="TableNormal"/>
    <w:uiPriority w:val="39"/>
    <w:rsid w:val="0093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C76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7667"/>
    <w:rPr>
      <w:rFonts w:ascii="Segoe UI" w:eastAsia="Times New Roman" w:hAnsi="Segoe UI" w:cs="Segoe UI"/>
      <w:sz w:val="18"/>
      <w:szCs w:val="18"/>
    </w:rPr>
  </w:style>
  <w:style w:type="paragraph" w:styleId="Revision">
    <w:name w:val="Revision"/>
    <w:hidden/>
    <w:uiPriority w:val="99"/>
    <w:semiHidden/>
    <w:rsid w:val="00263A78"/>
    <w:pPr>
      <w:spacing w:after="0" w:line="240" w:lineRule="auto"/>
    </w:pPr>
    <w:rPr>
      <w:rFonts w:ascii="Times New Roman" w:eastAsia="Times New Roman" w:hAnsi="Times New Roman" w:cs="Times New Roman"/>
      <w:sz w:val="20"/>
      <w:szCs w:val="20"/>
    </w:rPr>
  </w:style>
  <w:style w:type="character" w:styleId="UnresolvedMention">
    <w:name w:val="Unresolved Mention"/>
    <w:basedOn w:val="DefaultParagraphFont"/>
    <w:uiPriority w:val="99"/>
    <w:semiHidden/>
    <w:unhideWhenUsed/>
    <w:rsid w:val="00072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172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eg"/><Relationship Id="rId21" Type="http://schemas.openxmlformats.org/officeDocument/2006/relationships/hyperlink" Target="https://machung.ac.id/wp-content/uploads/2024/09/Buku-Panduan-SPMI-Ma-Chung-2021.pdf" TargetMode="External"/><Relationship Id="rId42" Type="http://schemas.openxmlformats.org/officeDocument/2006/relationships/hyperlink" Target="http://eksekutif.machung.ac.id/" TargetMode="External"/><Relationship Id="rId47" Type="http://schemas.openxmlformats.org/officeDocument/2006/relationships/hyperlink" Target="https://machungac-my.sharepoint.com/:b:/g/personal/lpm_machung_ac_id/ESksaYxI2KdCo68VzRRApS4BH2cV6UnWp1jjjleSOc_dxw?e=AHGEkf" TargetMode="External"/><Relationship Id="rId63" Type="http://schemas.openxmlformats.org/officeDocument/2006/relationships/image" Target="media/image8.png"/><Relationship Id="rId68" Type="http://schemas.openxmlformats.org/officeDocument/2006/relationships/hyperlink" Target="https://machung.ac.id/wp-content/uploads/2024/09/Buku-Panduan-SPMI-Ma-Chung-2021.pdf" TargetMode="External"/><Relationship Id="rId84" Type="http://schemas.openxmlformats.org/officeDocument/2006/relationships/hyperlink" Target="https://machungac-my.sharepoint.com/:b:/g/personal/lpm_machung_ac_id/ETYj6BjoO8dBn3TtuIETy2EBfqPcG8mMYSSSzxSdhdZQwQ?e=5JwS7j" TargetMode="External"/><Relationship Id="rId89" Type="http://schemas.openxmlformats.org/officeDocument/2006/relationships/image" Target="media/image12.png"/><Relationship Id="rId16" Type="http://schemas.openxmlformats.org/officeDocument/2006/relationships/hyperlink" Target="https://machungac-my.sharepoint.com/:b:/g/personal/dono_sunardi_machung_ac_id/ESN7NrMG0GJEpmoASytqPEIBFgs-LjxGPw3USyAf5UOUSA?e=HIlyGf" TargetMode="External"/><Relationship Id="rId11" Type="http://schemas.openxmlformats.org/officeDocument/2006/relationships/hyperlink" Target="https://machungac-my.sharepoint.com/:b:/g/personal/dono_sunardi_machung_ac_id/ESN7NrMG0GJEpmoASytqPEIBFgs-LjxGPw3USyAf5UOUSA?e=Qyakw0" TargetMode="External"/><Relationship Id="rId32" Type="http://schemas.openxmlformats.org/officeDocument/2006/relationships/image" Target="media/image7.png"/><Relationship Id="rId37" Type="http://schemas.openxmlformats.org/officeDocument/2006/relationships/hyperlink" Target="http://dosen.machung.ac.id/" TargetMode="External"/><Relationship Id="rId53" Type="http://schemas.openxmlformats.org/officeDocument/2006/relationships/hyperlink" Target="https://machungac-my.sharepoint.com/:b:/g/personal/lpm_machung_ac_id/EZcuvozS8wFFvP37TNtlZ5IB39TV4h7XC7b8AK4fNeceRQ?e=ibUpuu" TargetMode="External"/><Relationship Id="rId58" Type="http://schemas.openxmlformats.org/officeDocument/2006/relationships/hyperlink" Target="http://dosen.machung.ac.id/" TargetMode="External"/><Relationship Id="rId74" Type="http://schemas.openxmlformats.org/officeDocument/2006/relationships/hyperlink" Target="https://machung.ac.id/wp-content/uploads/2024/09/Buku-Panduan-SPMI-Ma-Chung-2021.pdf" TargetMode="External"/><Relationship Id="rId79" Type="http://schemas.openxmlformats.org/officeDocument/2006/relationships/hyperlink" Target="https://machungac-my.sharepoint.com/:b:/g/personal/lpm_machung_ac_id/EXCLnsHaQlFAhGzcsTQ9HOABgX-hk2LGomHNuzrT3rYV6g?e=tXqL7k" TargetMode="External"/><Relationship Id="rId5" Type="http://schemas.openxmlformats.org/officeDocument/2006/relationships/webSettings" Target="webSettings.xml"/><Relationship Id="rId90" Type="http://schemas.openxmlformats.org/officeDocument/2006/relationships/image" Target="media/image13.png"/><Relationship Id="rId95" Type="http://schemas.openxmlformats.org/officeDocument/2006/relationships/chart" Target="charts/chart1.xml"/><Relationship Id="rId22" Type="http://schemas.openxmlformats.org/officeDocument/2006/relationships/image" Target="media/image2.jpeg"/><Relationship Id="rId27" Type="http://schemas.openxmlformats.org/officeDocument/2006/relationships/hyperlink" Target="https://semar.machung.ac.id./" TargetMode="External"/><Relationship Id="rId43" Type="http://schemas.openxmlformats.org/officeDocument/2006/relationships/hyperlink" Target="https://semar.machung.ac.id/" TargetMode="External"/><Relationship Id="rId48" Type="http://schemas.openxmlformats.org/officeDocument/2006/relationships/hyperlink" Target="http://penjaminanmutu.machung.ac.id" TargetMode="External"/><Relationship Id="rId64" Type="http://schemas.openxmlformats.org/officeDocument/2006/relationships/hyperlink" Target="https://machungac-my.sharepoint.com/:b:/g/personal/lilis_lestari_machung_ac_id/ESO2_sY62zFKmKV99XjiKWIBU5vs7lmZl9q21ZC_VVa0FQ?e=gwqWEn" TargetMode="External"/><Relationship Id="rId69" Type="http://schemas.openxmlformats.org/officeDocument/2006/relationships/hyperlink" Target="https://machungac-my.sharepoint.com/:b:/g/personal/lpm_machung_ac_id/EZ7wfJIJ4-FDsRsltYX67awBvoGJ7r6NDi0TC2LPVa6GBg?e=faNYwY" TargetMode="External"/><Relationship Id="rId80" Type="http://schemas.openxmlformats.org/officeDocument/2006/relationships/hyperlink" Target="https://machungac-my.sharepoint.com/:b:/g/personal/lpm_machung_ac_id/EUbRIo5c8x9FnYORhJGZqRABnDHo1gWDsbgAQ0xoCMic4A?e=aqdL6i" TargetMode="External"/><Relationship Id="rId85" Type="http://schemas.openxmlformats.org/officeDocument/2006/relationships/hyperlink" Target="https://machungac-my.sharepoint.com/:b:/g/personal/lpm_machung_ac_id/EWjvR8KYqaBNohmbo5RhfcMBM5QJisZF4Pyl5UbOs4zqFA?e=JSHB4U" TargetMode="External"/><Relationship Id="rId3" Type="http://schemas.openxmlformats.org/officeDocument/2006/relationships/styles" Target="styles.xml"/><Relationship Id="rId12" Type="http://schemas.openxmlformats.org/officeDocument/2006/relationships/hyperlink" Target="https://machungac-my.sharepoint.com/:b:/g/personal/dono_sunardi_machung_ac_id/ESN7NrMG0GJEpmoASytqPEIBFgs-LjxGPw3USyAf5UOUSA?e=Qyakw0" TargetMode="External"/><Relationship Id="rId17" Type="http://schemas.openxmlformats.org/officeDocument/2006/relationships/hyperlink" Target="https://machungac-my.sharepoint.com/:b:/g/personal/dono_sunardi_machung_ac_id/ETYfGwOT5MJMv4p5edCKaocBRUKuCSzdMOF_oy4pIZfyjg?e=I2zIbm" TargetMode="External"/><Relationship Id="rId25" Type="http://schemas.openxmlformats.org/officeDocument/2006/relationships/hyperlink" Target="http://mahasiswa.machung.ac.id./" TargetMode="External"/><Relationship Id="rId33" Type="http://schemas.openxmlformats.org/officeDocument/2006/relationships/hyperlink" Target="http://mahasiswa.machung.ac.id/" TargetMode="External"/><Relationship Id="rId38" Type="http://schemas.openxmlformats.org/officeDocument/2006/relationships/hyperlink" Target="http://eksekutif.machung.ac.id/" TargetMode="External"/><Relationship Id="rId46" Type="http://schemas.openxmlformats.org/officeDocument/2006/relationships/hyperlink" Target="http://data.machung.ac.id" TargetMode="External"/><Relationship Id="rId59" Type="http://schemas.openxmlformats.org/officeDocument/2006/relationships/hyperlink" Target="http://eksekutif.machung.ac.id/" TargetMode="External"/><Relationship Id="rId67" Type="http://schemas.openxmlformats.org/officeDocument/2006/relationships/hyperlink" Target="https://machungac-my.sharepoint.com/:b:/g/personal/lilis_lestari_machung_ac_id/EU6i0a5rsrREjzqVjWhcmaMBtjQi__CwLD4ZDBFQJqbsvA?e=APkkw1" TargetMode="External"/><Relationship Id="rId20" Type="http://schemas.openxmlformats.org/officeDocument/2006/relationships/hyperlink" Target="https://machungac-my.sharepoint.com/:b:/g/personal/lilis_lestari_machung_ac_id/EW3T1pknSQ5NhBNfssSW4WcB-qsbs6eKf5BqX1sARTYgtw?e=gCJtkA" TargetMode="External"/><Relationship Id="rId41" Type="http://schemas.openxmlformats.org/officeDocument/2006/relationships/hyperlink" Target="https://lookerstudio.google.com/reporting/4a270557-6980-4bb5-b395-9c0e7b623577/page/ginEE" TargetMode="External"/><Relationship Id="rId54" Type="http://schemas.openxmlformats.org/officeDocument/2006/relationships/hyperlink" Target="http://dosen.machung.ac.id/" TargetMode="External"/><Relationship Id="rId62" Type="http://schemas.openxmlformats.org/officeDocument/2006/relationships/hyperlink" Target="http://data.machung.ac.id/" TargetMode="External"/><Relationship Id="rId70" Type="http://schemas.openxmlformats.org/officeDocument/2006/relationships/hyperlink" Target="https://machungac-my.sharepoint.com/:b:/g/personal/lpm_machung_ac_id/Edwsjv9qy6pOhQvhbA1-0PIBmZrUVGdQVKHYNnWp4WnFuw?e=Od1ktg" TargetMode="External"/><Relationship Id="rId75" Type="http://schemas.openxmlformats.org/officeDocument/2006/relationships/hyperlink" Target="https://machungac-my.sharepoint.com/:b:/g/personal/lpm_machung_ac_id/EeImy2sLsZFJrmax1J15_80B-RwZ9O-3enUL-7k9FAH3eA?e=xeqTtb" TargetMode="External"/><Relationship Id="rId83" Type="http://schemas.openxmlformats.org/officeDocument/2006/relationships/hyperlink" Target="https://machung.ac.id/wp-content/uploads/2024/09/Buku-Panduan-SPMI-Ma-Chung-2021.pdf" TargetMode="External"/><Relationship Id="rId88" Type="http://schemas.openxmlformats.org/officeDocument/2006/relationships/image" Target="media/image11.png"/><Relationship Id="rId91" Type="http://schemas.openxmlformats.org/officeDocument/2006/relationships/image" Target="media/image14.png"/><Relationship Id="rId96"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https://machungac-my.sharepoint.com/:b:/g/personal/dono_sunardi_machung_ac_id/EebE34bwkVhGnHKcxMw-lXIBptNEuUdMTp9qChHkvmPrgQ?e=7RZOXN" TargetMode="External"/><Relationship Id="rId15" Type="http://schemas.openxmlformats.org/officeDocument/2006/relationships/hyperlink" Target="https://machungac-my.sharepoint.com/:b:/g/personal/dono_sunardi_machung_ac_id/ESN7NrMG0GJEpmoASytqPEIBFgs-LjxGPw3USyAf5UOUSA?e=HIlyGf" TargetMode="External"/><Relationship Id="rId23" Type="http://schemas.openxmlformats.org/officeDocument/2006/relationships/hyperlink" Target="http://dosen.machung.ac.id./" TargetMode="External"/><Relationship Id="rId28" Type="http://schemas.openxmlformats.org/officeDocument/2006/relationships/image" Target="media/image5.png"/><Relationship Id="rId36" Type="http://schemas.openxmlformats.org/officeDocument/2006/relationships/hyperlink" Target="http://data.machung.ac.id/" TargetMode="External"/><Relationship Id="rId49" Type="http://schemas.openxmlformats.org/officeDocument/2006/relationships/hyperlink" Target="https://machungac-my.sharepoint.com/:b:/g/personal/lpm_machung_ac_id/EZ7wfJIJ4-FDsRsltYX67awBvoGJ7r6NDi0TC2LPVa6GBg?e=v2xcId" TargetMode="External"/><Relationship Id="rId57" Type="http://schemas.openxmlformats.org/officeDocument/2006/relationships/hyperlink" Target="https://semar.machung.ac.id/" TargetMode="External"/><Relationship Id="rId10" Type="http://schemas.openxmlformats.org/officeDocument/2006/relationships/hyperlink" Target="https://machungac-my.sharepoint.com/:b:/g/personal/lilis_lestari_machung_ac_id/Ee1FRukmHwlEjxvM-E6cuu4BW17HNCBe2VhOaan3FovvnQ?e=FvaRgS" TargetMode="External"/><Relationship Id="rId31" Type="http://schemas.openxmlformats.org/officeDocument/2006/relationships/hyperlink" Target="http://penjaminanmutu.machung.ac.id/index.php" TargetMode="External"/><Relationship Id="rId44" Type="http://schemas.openxmlformats.org/officeDocument/2006/relationships/hyperlink" Target="http://penjaminanmutu.machung.ac.id/index.php" TargetMode="External"/><Relationship Id="rId52" Type="http://schemas.openxmlformats.org/officeDocument/2006/relationships/hyperlink" Target="https://machung.ac.id/dokumen-penting/" TargetMode="External"/><Relationship Id="rId60" Type="http://schemas.openxmlformats.org/officeDocument/2006/relationships/hyperlink" Target="https://machungac-my.sharepoint.com/:b:/g/personal/lpm_machung_ac_id/ETWxwJcIKwhMvQJMeFo2Ks0BybUd6ckHaE2nFA2ZPw8y5g?e=9VSA32" TargetMode="External"/><Relationship Id="rId65" Type="http://schemas.openxmlformats.org/officeDocument/2006/relationships/hyperlink" Target="https://machungac-my.sharepoint.com/:b:/g/personal/lilis_lestari_machung_ac_id/EazOuHiJhftBn6sPbd1bm0ABL7dhIpVaK37tNEjH4Qn2aw?e=JMdTOG" TargetMode="External"/><Relationship Id="rId73" Type="http://schemas.openxmlformats.org/officeDocument/2006/relationships/hyperlink" Target="https://machungac-my.sharepoint.com/:b:/g/personal/lpm_machung_ac_id/EX1sAPjgbb5Dr0tQ4U8GDTIBbc4WaNJDhvxxNAPqQ6OQgg?e=ezyQhN" TargetMode="External"/><Relationship Id="rId78" Type="http://schemas.openxmlformats.org/officeDocument/2006/relationships/hyperlink" Target="https://machungac-my.sharepoint.com/:b:/g/personal/lpm_machung_ac_id/ES9bMZ0icSVGpkFCo43jcpIBlGjJx5bjMxw6mNOeSnofXw?e=CpTYY3" TargetMode="External"/><Relationship Id="rId81" Type="http://schemas.openxmlformats.org/officeDocument/2006/relationships/hyperlink" Target="https://machungac-my.sharepoint.com/:b:/g/personal/lpm_machung_ac_id/EQ6Neb_rGGNCpmh-RfRipesBTcJ93nm_fkvwsl9pAqerzw?e=OfTyQn" TargetMode="External"/><Relationship Id="rId86" Type="http://schemas.openxmlformats.org/officeDocument/2006/relationships/image" Target="media/image9.png"/><Relationship Id="rId94" Type="http://schemas.openxmlformats.org/officeDocument/2006/relationships/image" Target="media/image17.png"/><Relationship Id="rId9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machungac-my.sharepoint.com/:b:/g/personal/lilis_lestari_machung_ac_id/Ee1FRukmHwlEjxvM-E6cuu4BW17HNCBe2VhOaan3FovvnQ?e=FvaRgS" TargetMode="External"/><Relationship Id="rId13" Type="http://schemas.openxmlformats.org/officeDocument/2006/relationships/hyperlink" Target="https://machungac-my.sharepoint.com/:b:/g/personal/lilis_lestari_machung_ac_id/Ee1FRukmHwlEjxvM-E6cuu4BW17HNCBe2VhOaan3FovvnQ?e=536pEN" TargetMode="External"/><Relationship Id="rId18" Type="http://schemas.openxmlformats.org/officeDocument/2006/relationships/hyperlink" Target="https://machungac-my.sharepoint.com/:b:/g/personal/dono_sunardi_machung_ac_id/ETYfGwOT5MJMv4p5edCKaocBRUKuCSzdMOF_oy4pIZfyjg?e=I2zIbm" TargetMode="External"/><Relationship Id="rId39" Type="http://schemas.openxmlformats.org/officeDocument/2006/relationships/hyperlink" Target="http://data.machung.ac.id/" TargetMode="External"/><Relationship Id="rId34" Type="http://schemas.openxmlformats.org/officeDocument/2006/relationships/hyperlink" Target="http://penjaminanmutu.machung.ac.id/index.php" TargetMode="External"/><Relationship Id="rId50" Type="http://schemas.openxmlformats.org/officeDocument/2006/relationships/hyperlink" Target="https://machungac-my.sharepoint.com/:b:/g/personal/lpm_machung_ac_id/EUbRIo5c8x9FnYORhJGZqRABnDHo1gWDsbgAQ0xoCMic4A?e=8Ah2zM" TargetMode="External"/><Relationship Id="rId55" Type="http://schemas.openxmlformats.org/officeDocument/2006/relationships/hyperlink" Target="https://e-learning.machung.ac.id/" TargetMode="External"/><Relationship Id="rId76" Type="http://schemas.openxmlformats.org/officeDocument/2006/relationships/hyperlink" Target="https://machungac-my.sharepoint.com/:b:/g/personal/lpm_machung_ac_id/EeImy2sLsZFJrmax1J15_80B-RwZ9O-3enUL-7k9FAH3eA?e=YT5n7q" TargetMode="External"/><Relationship Id="rId97" Type="http://schemas.openxmlformats.org/officeDocument/2006/relationships/image" Target="media/image19.png"/><Relationship Id="rId7" Type="http://schemas.openxmlformats.org/officeDocument/2006/relationships/image" Target="media/image1.jpeg"/><Relationship Id="rId71" Type="http://schemas.openxmlformats.org/officeDocument/2006/relationships/hyperlink" Target="https://machungac-my.sharepoint.com/:b:/g/personal/lpm_machung_ac_id/EdnQ-6R-wC1AiIINyPczpb8BMqyUjXfR7vQx-IMal8J57Q?e=wJo88X" TargetMode="External"/><Relationship Id="rId92" Type="http://schemas.openxmlformats.org/officeDocument/2006/relationships/image" Target="media/image15.png"/><Relationship Id="rId2" Type="http://schemas.openxmlformats.org/officeDocument/2006/relationships/numbering" Target="numbering.xml"/><Relationship Id="rId29" Type="http://schemas.openxmlformats.org/officeDocument/2006/relationships/hyperlink" Target="https://semar.machung.ac.id" TargetMode="External"/><Relationship Id="rId24" Type="http://schemas.openxmlformats.org/officeDocument/2006/relationships/image" Target="media/image3.png"/><Relationship Id="rId40" Type="http://schemas.openxmlformats.org/officeDocument/2006/relationships/hyperlink" Target="https://bit.ly/MitraUMC" TargetMode="External"/><Relationship Id="rId45" Type="http://schemas.openxmlformats.org/officeDocument/2006/relationships/hyperlink" Target="http://eksekutif.machung.ac.id" TargetMode="External"/><Relationship Id="rId66" Type="http://schemas.openxmlformats.org/officeDocument/2006/relationships/hyperlink" Target="https://machungac-my.sharepoint.com/:b:/g/personal/lilis_lestari_machung_ac_id/ER2UWJXqkMVNlkLYd-6WkFkBQUA8w-_nFBHqMVCYVR64fw?e=ubtbKa" TargetMode="External"/><Relationship Id="rId87" Type="http://schemas.openxmlformats.org/officeDocument/2006/relationships/image" Target="media/image10.png"/><Relationship Id="rId61" Type="http://schemas.openxmlformats.org/officeDocument/2006/relationships/hyperlink" Target="http://eksekutif.machung.ac.id/" TargetMode="External"/><Relationship Id="rId82" Type="http://schemas.openxmlformats.org/officeDocument/2006/relationships/hyperlink" Target="https://machungac-my.sharepoint.com/:b:/g/personal/lpm_machung_ac_id/EdnQ-6R-wC1AiIINyPczpb8BMqyUjXfR7vQx-IMal8J57Q?e=rPZpIY" TargetMode="External"/><Relationship Id="rId19" Type="http://schemas.openxmlformats.org/officeDocument/2006/relationships/hyperlink" Target="https://machungac-my.sharepoint.com/:b:/g/personal/lilis_lestari_machung_ac_id/EW3T1pknSQ5NhBNfssSW4WcB-qsbs6eKf5BqX1sARTYgtw?e=gCJtkA" TargetMode="External"/><Relationship Id="rId14" Type="http://schemas.openxmlformats.org/officeDocument/2006/relationships/hyperlink" Target="https://machungac-my.sharepoint.com/:b:/g/personal/lilis_lestari_machung_ac_id/Ee1FRukmHwlEjxvM-E6cuu4BW17HNCBe2VhOaan3FovvnQ?e=536pEN" TargetMode="External"/><Relationship Id="rId30" Type="http://schemas.openxmlformats.org/officeDocument/2006/relationships/image" Target="media/image6.png"/><Relationship Id="rId35" Type="http://schemas.openxmlformats.org/officeDocument/2006/relationships/hyperlink" Target="http://eksekutif.machung.ac.id/" TargetMode="External"/><Relationship Id="rId56" Type="http://schemas.openxmlformats.org/officeDocument/2006/relationships/hyperlink" Target="http://mahasiswa.machung.ac.id/" TargetMode="External"/><Relationship Id="rId77" Type="http://schemas.openxmlformats.org/officeDocument/2006/relationships/hyperlink" Target="https://machungac-my.sharepoint.com/:b:/g/personal/lpm_machung_ac_id/EUP0W38VRWxHrVfm3OXSxIYBupjBtfKvy9vapfZGUUsSDA?e=JGcwYc" TargetMode="External"/><Relationship Id="rId100" Type="http://schemas.openxmlformats.org/officeDocument/2006/relationships/theme" Target="theme/theme1.xml"/><Relationship Id="rId8" Type="http://schemas.openxmlformats.org/officeDocument/2006/relationships/hyperlink" Target="https://machungac-my.sharepoint.com/:b:/g/personal/lilis_lestari_machung_ac_id/EUuEznt2v2hGqCGZtkUCJtYBzeYt0nTPW0Y7f0Br9aNBag?e=f7rHmv" TargetMode="External"/><Relationship Id="rId51" Type="http://schemas.openxmlformats.org/officeDocument/2006/relationships/hyperlink" Target="https://semar.machung.ac.id/" TargetMode="External"/><Relationship Id="rId72" Type="http://schemas.openxmlformats.org/officeDocument/2006/relationships/hyperlink" Target="https://machungac-my.sharepoint.com/:b:/g/personal/lpm_machung_ac_id/EdnQ-6R-wC1AiIINyPczpb8BMqyUjXfR7vQx-IMal8J57Q?e=H75CVR" TargetMode="External"/><Relationship Id="rId93" Type="http://schemas.openxmlformats.org/officeDocument/2006/relationships/image" Target="media/image16.png"/><Relationship Id="rId98"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rfan.tri\Downloads\bandwith.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Evaluasi Sistem</a:t>
            </a:r>
            <a:r>
              <a:rPr lang="en-US" baseline="0"/>
              <a:t> Informasi Akademik</a:t>
            </a:r>
          </a:p>
          <a:p>
            <a:pPr>
              <a:defRPr/>
            </a:pPr>
            <a:r>
              <a:rPr lang="en-US" baseline="0"/>
              <a:t>TA 2023-2024</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[bandwith.xlsx]Sheet1!$C$1</c:f>
              <c:strCache>
                <c:ptCount val="1"/>
                <c:pt idx="0">
                  <c:v>Tidak Puas</c:v>
                </c:pt>
              </c:strCache>
            </c:strRef>
          </c:tx>
          <c:spPr>
            <a:solidFill>
              <a:schemeClr val="accent1"/>
            </a:solidFill>
            <a:ln>
              <a:noFill/>
            </a:ln>
            <a:effectLst/>
          </c:spPr>
          <c:invertIfNegative val="0"/>
          <c:cat>
            <c:strRef>
              <c:f>[bandwith.xlsx]Sheet1!$B$2:$B$8</c:f>
              <c:strCache>
                <c:ptCount val="7"/>
                <c:pt idx="0">
                  <c:v>Kemudahan dan kecepatan akses sistem informasi akademik (mahasiswa.machung.ac.id) (nilai, presensi, akses dari dalam dan luar kampus)</c:v>
                </c:pt>
                <c:pt idx="1">
                  <c:v>Kemudahan dan kecepatan akses on-line koleksi jurnal dan e-book perpustakaan</c:v>
                </c:pt>
                <c:pt idx="2">
                  <c:v>Ketersediaan fasilitas e-learning/ pembelajaran daring (e-learning.machung.ac.id)</c:v>
                </c:pt>
                <c:pt idx="3">
                  <c:v>Sistem informasi akademik (mahasiswa.machung.ac.id) menyediakan semua informasi yang dibutuhkan mahasiswa terkait kegiatan perkuliahan</c:v>
                </c:pt>
                <c:pt idx="4">
                  <c:v>Ketersediaan komputer publik di area kampus</c:v>
                </c:pt>
                <c:pt idx="5">
                  <c:v>Ketersediaan wifi di area kampus</c:v>
                </c:pt>
                <c:pt idx="6">
                  <c:v>Bandwith/kecepatan akses internet di area kampus</c:v>
                </c:pt>
              </c:strCache>
            </c:strRef>
          </c:cat>
          <c:val>
            <c:numRef>
              <c:f>[bandwith.xlsx]Sheet1!$C$2:$C$8</c:f>
              <c:numCache>
                <c:formatCode>0%</c:formatCode>
                <c:ptCount val="7"/>
                <c:pt idx="0">
                  <c:v>0.02</c:v>
                </c:pt>
                <c:pt idx="1">
                  <c:v>0.02</c:v>
                </c:pt>
                <c:pt idx="2">
                  <c:v>0.02</c:v>
                </c:pt>
                <c:pt idx="3">
                  <c:v>0.01</c:v>
                </c:pt>
                <c:pt idx="4">
                  <c:v>0.04</c:v>
                </c:pt>
                <c:pt idx="5">
                  <c:v>0.03</c:v>
                </c:pt>
                <c:pt idx="6">
                  <c:v>0.05</c:v>
                </c:pt>
              </c:numCache>
            </c:numRef>
          </c:val>
          <c:extLst>
            <c:ext xmlns:c16="http://schemas.microsoft.com/office/drawing/2014/chart" uri="{C3380CC4-5D6E-409C-BE32-E72D297353CC}">
              <c16:uniqueId val="{00000000-B09E-486B-A01F-45153D49318B}"/>
            </c:ext>
          </c:extLst>
        </c:ser>
        <c:ser>
          <c:idx val="1"/>
          <c:order val="1"/>
          <c:tx>
            <c:strRef>
              <c:f>[bandwith.xlsx]Sheet1!$D$1</c:f>
              <c:strCache>
                <c:ptCount val="1"/>
                <c:pt idx="0">
                  <c:v>Kurang Puas</c:v>
                </c:pt>
              </c:strCache>
            </c:strRef>
          </c:tx>
          <c:spPr>
            <a:solidFill>
              <a:schemeClr val="accent2"/>
            </a:solidFill>
            <a:ln>
              <a:noFill/>
            </a:ln>
            <a:effectLst/>
          </c:spPr>
          <c:invertIfNegative val="0"/>
          <c:cat>
            <c:strRef>
              <c:f>[bandwith.xlsx]Sheet1!$B$2:$B$8</c:f>
              <c:strCache>
                <c:ptCount val="7"/>
                <c:pt idx="0">
                  <c:v>Kemudahan dan kecepatan akses sistem informasi akademik (mahasiswa.machung.ac.id) (nilai, presensi, akses dari dalam dan luar kampus)</c:v>
                </c:pt>
                <c:pt idx="1">
                  <c:v>Kemudahan dan kecepatan akses on-line koleksi jurnal dan e-book perpustakaan</c:v>
                </c:pt>
                <c:pt idx="2">
                  <c:v>Ketersediaan fasilitas e-learning/ pembelajaran daring (e-learning.machung.ac.id)</c:v>
                </c:pt>
                <c:pt idx="3">
                  <c:v>Sistem informasi akademik (mahasiswa.machung.ac.id) menyediakan semua informasi yang dibutuhkan mahasiswa terkait kegiatan perkuliahan</c:v>
                </c:pt>
                <c:pt idx="4">
                  <c:v>Ketersediaan komputer publik di area kampus</c:v>
                </c:pt>
                <c:pt idx="5">
                  <c:v>Ketersediaan wifi di area kampus</c:v>
                </c:pt>
                <c:pt idx="6">
                  <c:v>Bandwith/kecepatan akses internet di area kampus</c:v>
                </c:pt>
              </c:strCache>
            </c:strRef>
          </c:cat>
          <c:val>
            <c:numRef>
              <c:f>[bandwith.xlsx]Sheet1!$D$2:$D$8</c:f>
              <c:numCache>
                <c:formatCode>0%</c:formatCode>
                <c:ptCount val="7"/>
                <c:pt idx="0">
                  <c:v>0.12</c:v>
                </c:pt>
                <c:pt idx="1">
                  <c:v>0.14000000000000001</c:v>
                </c:pt>
                <c:pt idx="2">
                  <c:v>0.14000000000000001</c:v>
                </c:pt>
                <c:pt idx="3">
                  <c:v>0.12</c:v>
                </c:pt>
                <c:pt idx="4">
                  <c:v>0.13</c:v>
                </c:pt>
                <c:pt idx="5">
                  <c:v>0.14000000000000001</c:v>
                </c:pt>
                <c:pt idx="6">
                  <c:v>0.15</c:v>
                </c:pt>
              </c:numCache>
            </c:numRef>
          </c:val>
          <c:extLst>
            <c:ext xmlns:c16="http://schemas.microsoft.com/office/drawing/2014/chart" uri="{C3380CC4-5D6E-409C-BE32-E72D297353CC}">
              <c16:uniqueId val="{00000001-B09E-486B-A01F-45153D49318B}"/>
            </c:ext>
          </c:extLst>
        </c:ser>
        <c:ser>
          <c:idx val="2"/>
          <c:order val="2"/>
          <c:tx>
            <c:strRef>
              <c:f>[bandwith.xlsx]Sheet1!$E$1</c:f>
              <c:strCache>
                <c:ptCount val="1"/>
                <c:pt idx="0">
                  <c:v>Cukup Puas</c:v>
                </c:pt>
              </c:strCache>
            </c:strRef>
          </c:tx>
          <c:spPr>
            <a:solidFill>
              <a:schemeClr val="accent3"/>
            </a:solidFill>
            <a:ln>
              <a:noFill/>
            </a:ln>
            <a:effectLst/>
          </c:spPr>
          <c:invertIfNegative val="0"/>
          <c:cat>
            <c:strRef>
              <c:f>[bandwith.xlsx]Sheet1!$B$2:$B$8</c:f>
              <c:strCache>
                <c:ptCount val="7"/>
                <c:pt idx="0">
                  <c:v>Kemudahan dan kecepatan akses sistem informasi akademik (mahasiswa.machung.ac.id) (nilai, presensi, akses dari dalam dan luar kampus)</c:v>
                </c:pt>
                <c:pt idx="1">
                  <c:v>Kemudahan dan kecepatan akses on-line koleksi jurnal dan e-book perpustakaan</c:v>
                </c:pt>
                <c:pt idx="2">
                  <c:v>Ketersediaan fasilitas e-learning/ pembelajaran daring (e-learning.machung.ac.id)</c:v>
                </c:pt>
                <c:pt idx="3">
                  <c:v>Sistem informasi akademik (mahasiswa.machung.ac.id) menyediakan semua informasi yang dibutuhkan mahasiswa terkait kegiatan perkuliahan</c:v>
                </c:pt>
                <c:pt idx="4">
                  <c:v>Ketersediaan komputer publik di area kampus</c:v>
                </c:pt>
                <c:pt idx="5">
                  <c:v>Ketersediaan wifi di area kampus</c:v>
                </c:pt>
                <c:pt idx="6">
                  <c:v>Bandwith/kecepatan akses internet di area kampus</c:v>
                </c:pt>
              </c:strCache>
            </c:strRef>
          </c:cat>
          <c:val>
            <c:numRef>
              <c:f>[bandwith.xlsx]Sheet1!$E$2:$E$8</c:f>
              <c:numCache>
                <c:formatCode>0%</c:formatCode>
                <c:ptCount val="7"/>
                <c:pt idx="0">
                  <c:v>0.42</c:v>
                </c:pt>
                <c:pt idx="1">
                  <c:v>0.46</c:v>
                </c:pt>
                <c:pt idx="2">
                  <c:v>0.45</c:v>
                </c:pt>
                <c:pt idx="3">
                  <c:v>0.47</c:v>
                </c:pt>
                <c:pt idx="4">
                  <c:v>0.44</c:v>
                </c:pt>
                <c:pt idx="5">
                  <c:v>0.43</c:v>
                </c:pt>
                <c:pt idx="6">
                  <c:v>0.43</c:v>
                </c:pt>
              </c:numCache>
            </c:numRef>
          </c:val>
          <c:extLst>
            <c:ext xmlns:c16="http://schemas.microsoft.com/office/drawing/2014/chart" uri="{C3380CC4-5D6E-409C-BE32-E72D297353CC}">
              <c16:uniqueId val="{00000002-B09E-486B-A01F-45153D49318B}"/>
            </c:ext>
          </c:extLst>
        </c:ser>
        <c:ser>
          <c:idx val="3"/>
          <c:order val="3"/>
          <c:tx>
            <c:strRef>
              <c:f>[bandwith.xlsx]Sheet1!$F$1</c:f>
              <c:strCache>
                <c:ptCount val="1"/>
                <c:pt idx="0">
                  <c:v>Sangat Puas</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[bandwith.xlsx]Sheet1!$B$2:$B$8</c:f>
              <c:strCache>
                <c:ptCount val="7"/>
                <c:pt idx="0">
                  <c:v>Kemudahan dan kecepatan akses sistem informasi akademik (mahasiswa.machung.ac.id) (nilai, presensi, akses dari dalam dan luar kampus)</c:v>
                </c:pt>
                <c:pt idx="1">
                  <c:v>Kemudahan dan kecepatan akses on-line koleksi jurnal dan e-book perpustakaan</c:v>
                </c:pt>
                <c:pt idx="2">
                  <c:v>Ketersediaan fasilitas e-learning/ pembelajaran daring (e-learning.machung.ac.id)</c:v>
                </c:pt>
                <c:pt idx="3">
                  <c:v>Sistem informasi akademik (mahasiswa.machung.ac.id) menyediakan semua informasi yang dibutuhkan mahasiswa terkait kegiatan perkuliahan</c:v>
                </c:pt>
                <c:pt idx="4">
                  <c:v>Ketersediaan komputer publik di area kampus</c:v>
                </c:pt>
                <c:pt idx="5">
                  <c:v>Ketersediaan wifi di area kampus</c:v>
                </c:pt>
                <c:pt idx="6">
                  <c:v>Bandwith/kecepatan akses internet di area kampus</c:v>
                </c:pt>
              </c:strCache>
            </c:strRef>
          </c:cat>
          <c:val>
            <c:numRef>
              <c:f>[bandwith.xlsx]Sheet1!$F$2:$F$8</c:f>
              <c:numCache>
                <c:formatCode>0%</c:formatCode>
                <c:ptCount val="7"/>
                <c:pt idx="0">
                  <c:v>0.44</c:v>
                </c:pt>
                <c:pt idx="1">
                  <c:v>0.39</c:v>
                </c:pt>
                <c:pt idx="2">
                  <c:v>0.39</c:v>
                </c:pt>
                <c:pt idx="3">
                  <c:v>0.41</c:v>
                </c:pt>
                <c:pt idx="4">
                  <c:v>0.39</c:v>
                </c:pt>
                <c:pt idx="5">
                  <c:v>0.4</c:v>
                </c:pt>
                <c:pt idx="6">
                  <c:v>0.37</c:v>
                </c:pt>
              </c:numCache>
            </c:numRef>
          </c:val>
          <c:extLst>
            <c:ext xmlns:c16="http://schemas.microsoft.com/office/drawing/2014/chart" uri="{C3380CC4-5D6E-409C-BE32-E72D297353CC}">
              <c16:uniqueId val="{00000003-B09E-486B-A01F-45153D49318B}"/>
            </c:ext>
          </c:extLst>
        </c:ser>
        <c:dLbls>
          <c:showLegendKey val="0"/>
          <c:showVal val="0"/>
          <c:showCatName val="0"/>
          <c:showSerName val="0"/>
          <c:showPercent val="0"/>
          <c:showBubbleSize val="0"/>
        </c:dLbls>
        <c:gapWidth val="150"/>
        <c:overlap val="100"/>
        <c:axId val="760604064"/>
        <c:axId val="760601344"/>
      </c:barChart>
      <c:catAx>
        <c:axId val="760604064"/>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0601344"/>
        <c:crosses val="autoZero"/>
        <c:auto val="1"/>
        <c:lblAlgn val="ctr"/>
        <c:lblOffset val="100"/>
        <c:noMultiLvlLbl val="0"/>
      </c:catAx>
      <c:valAx>
        <c:axId val="760601344"/>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0604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0F4D0-7884-49C0-9720-BB60229DC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32</Pages>
  <Words>8854</Words>
  <Characters>50468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Tri Raharjo, SE</dc:creator>
  <cp:keywords/>
  <dc:description/>
  <cp:lastModifiedBy>IRFAN TRI RAHARJO</cp:lastModifiedBy>
  <cp:revision>1</cp:revision>
  <dcterms:created xsi:type="dcterms:W3CDTF">2024-12-28T19:09:00Z</dcterms:created>
  <dcterms:modified xsi:type="dcterms:W3CDTF">2024-12-28T22:14:00Z</dcterms:modified>
</cp:coreProperties>
</file>